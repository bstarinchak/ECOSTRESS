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BB99F" w14:textId="6B912347" w:rsidR="00925F8D" w:rsidRPr="00883F17" w:rsidRDefault="008913C4">
      <w:pPr>
        <w:pStyle w:val="Title"/>
        <w:ind w:right="-261"/>
        <w:rPr>
          <w:rFonts w:asciiTheme="minorHAnsi" w:hAnsiTheme="minorHAnsi"/>
          <w:color w:val="000000"/>
          <w:sz w:val="24"/>
          <w:szCs w:val="24"/>
          <w:lang w:val="en-US"/>
          <w:rPrChange w:id="0" w:author="Microsoft Office User" w:date="2023-07-10T07:16:00Z">
            <w:rPr>
              <w:color w:val="000000"/>
              <w:lang w:val="en-US"/>
            </w:rPr>
          </w:rPrChange>
        </w:rPr>
      </w:pPr>
      <w:r w:rsidRPr="00883F17">
        <w:rPr>
          <w:rFonts w:asciiTheme="minorHAnsi" w:hAnsiTheme="minorHAnsi"/>
          <w:color w:val="000000"/>
          <w:sz w:val="24"/>
          <w:szCs w:val="24"/>
          <w:lang w:val="en-US"/>
          <w:rPrChange w:id="1" w:author="Microsoft Office User" w:date="2023-07-10T07:16:00Z">
            <w:rPr>
              <w:color w:val="000000"/>
              <w:lang w:val="en-US"/>
            </w:rPr>
          </w:rPrChange>
        </w:rPr>
        <w:t>Starch</w:t>
      </w:r>
      <w:r w:rsidRPr="00883F17">
        <w:rPr>
          <w:rFonts w:asciiTheme="minorHAnsi" w:hAnsiTheme="minorHAnsi"/>
          <w:color w:val="000000"/>
          <w:sz w:val="24"/>
          <w:szCs w:val="24"/>
          <w:rPrChange w:id="2" w:author="Microsoft Office User" w:date="2023-07-10T07:16:00Z">
            <w:rPr>
              <w:color w:val="000000"/>
            </w:rPr>
          </w:rPrChange>
        </w:rPr>
        <w:t xml:space="preserve"> </w:t>
      </w:r>
      <w:r w:rsidRPr="00883F17">
        <w:rPr>
          <w:rFonts w:asciiTheme="minorHAnsi" w:hAnsiTheme="minorHAnsi"/>
          <w:color w:val="000000"/>
          <w:sz w:val="24"/>
          <w:szCs w:val="24"/>
          <w:lang w:val="en-US"/>
          <w:rPrChange w:id="3" w:author="Microsoft Office User" w:date="2023-07-10T07:16:00Z">
            <w:rPr>
              <w:color w:val="000000"/>
              <w:lang w:val="en-US"/>
            </w:rPr>
          </w:rPrChange>
        </w:rPr>
        <w:t>storage strategy in the stem wood influences carbon dynamics and storage-growth trade-offs in tropical trees</w:t>
      </w:r>
    </w:p>
    <w:p w14:paraId="4F6CEBE4" w14:textId="77777777" w:rsidR="00925F8D" w:rsidRPr="00883F17" w:rsidRDefault="00000000">
      <w:pPr>
        <w:pStyle w:val="Title"/>
        <w:ind w:right="-261"/>
        <w:rPr>
          <w:rFonts w:asciiTheme="minorHAnsi" w:hAnsiTheme="minorHAnsi"/>
          <w:b w:val="0"/>
          <w:color w:val="000000"/>
          <w:sz w:val="24"/>
          <w:szCs w:val="24"/>
          <w:vertAlign w:val="superscript"/>
          <w:rPrChange w:id="4" w:author="Microsoft Office User" w:date="2023-07-10T07:16:00Z">
            <w:rPr>
              <w:b w:val="0"/>
              <w:color w:val="000000"/>
              <w:sz w:val="24"/>
              <w:szCs w:val="24"/>
              <w:vertAlign w:val="superscript"/>
            </w:rPr>
          </w:rPrChange>
        </w:rPr>
      </w:pPr>
      <w:r w:rsidRPr="00883F17">
        <w:rPr>
          <w:rFonts w:asciiTheme="minorHAnsi" w:hAnsiTheme="minorHAnsi"/>
          <w:b w:val="0"/>
          <w:color w:val="000000"/>
          <w:sz w:val="24"/>
          <w:szCs w:val="24"/>
          <w:rPrChange w:id="5" w:author="Microsoft Office User" w:date="2023-07-10T07:16:00Z">
            <w:rPr>
              <w:b w:val="0"/>
              <w:color w:val="000000"/>
              <w:sz w:val="24"/>
              <w:szCs w:val="24"/>
            </w:rPr>
          </w:rPrChange>
        </w:rPr>
        <w:t>David Herrera-Ramírez</w:t>
      </w:r>
      <w:r w:rsidRPr="00883F17">
        <w:rPr>
          <w:rFonts w:asciiTheme="minorHAnsi" w:hAnsiTheme="minorHAnsi"/>
          <w:b w:val="0"/>
          <w:color w:val="000000"/>
          <w:sz w:val="24"/>
          <w:szCs w:val="24"/>
          <w:vertAlign w:val="superscript"/>
          <w:rPrChange w:id="6" w:author="Microsoft Office User" w:date="2023-07-10T07:16:00Z">
            <w:rPr>
              <w:b w:val="0"/>
              <w:color w:val="000000"/>
              <w:sz w:val="24"/>
              <w:szCs w:val="24"/>
              <w:vertAlign w:val="superscript"/>
            </w:rPr>
          </w:rPrChange>
        </w:rPr>
        <w:t>1*</w:t>
      </w:r>
      <w:r w:rsidRPr="00883F17">
        <w:rPr>
          <w:rFonts w:asciiTheme="minorHAnsi" w:hAnsiTheme="minorHAnsi"/>
          <w:b w:val="0"/>
          <w:color w:val="000000"/>
          <w:sz w:val="24"/>
          <w:szCs w:val="24"/>
          <w:rPrChange w:id="7" w:author="Microsoft Office User" w:date="2023-07-10T07:16:00Z">
            <w:rPr>
              <w:b w:val="0"/>
              <w:color w:val="000000"/>
              <w:sz w:val="24"/>
              <w:szCs w:val="24"/>
            </w:rPr>
          </w:rPrChange>
        </w:rPr>
        <w:t>, Henrik Hartmann</w:t>
      </w:r>
      <w:r w:rsidRPr="00883F17">
        <w:rPr>
          <w:rFonts w:asciiTheme="minorHAnsi" w:hAnsiTheme="minorHAnsi"/>
          <w:b w:val="0"/>
          <w:color w:val="000000"/>
          <w:sz w:val="24"/>
          <w:szCs w:val="24"/>
          <w:vertAlign w:val="superscript"/>
          <w:rPrChange w:id="8" w:author="Microsoft Office User" w:date="2023-07-10T07:16:00Z">
            <w:rPr>
              <w:b w:val="0"/>
              <w:color w:val="000000"/>
              <w:sz w:val="24"/>
              <w:szCs w:val="24"/>
              <w:vertAlign w:val="superscript"/>
            </w:rPr>
          </w:rPrChange>
        </w:rPr>
        <w:t>1</w:t>
      </w:r>
      <w:r w:rsidRPr="00883F17">
        <w:rPr>
          <w:rFonts w:asciiTheme="minorHAnsi" w:hAnsiTheme="minorHAnsi"/>
          <w:b w:val="0"/>
          <w:color w:val="000000"/>
          <w:sz w:val="24"/>
          <w:szCs w:val="24"/>
          <w:rPrChange w:id="9" w:author="Microsoft Office User" w:date="2023-07-10T07:16:00Z">
            <w:rPr>
              <w:b w:val="0"/>
              <w:color w:val="000000"/>
              <w:sz w:val="24"/>
              <w:szCs w:val="24"/>
            </w:rPr>
          </w:rPrChange>
        </w:rPr>
        <w:t>, Christine Römermann</w:t>
      </w:r>
      <w:r w:rsidRPr="00883F17">
        <w:rPr>
          <w:rFonts w:asciiTheme="minorHAnsi" w:hAnsiTheme="minorHAnsi"/>
          <w:b w:val="0"/>
          <w:color w:val="000000"/>
          <w:sz w:val="24"/>
          <w:szCs w:val="24"/>
          <w:vertAlign w:val="superscript"/>
          <w:rPrChange w:id="10" w:author="Microsoft Office User" w:date="2023-07-10T07:16:00Z">
            <w:rPr>
              <w:b w:val="0"/>
              <w:color w:val="000000"/>
              <w:sz w:val="24"/>
              <w:szCs w:val="24"/>
              <w:vertAlign w:val="superscript"/>
            </w:rPr>
          </w:rPrChange>
        </w:rPr>
        <w:t>2,3</w:t>
      </w:r>
      <w:r w:rsidRPr="00883F17">
        <w:rPr>
          <w:rFonts w:asciiTheme="minorHAnsi" w:hAnsiTheme="minorHAnsi"/>
          <w:b w:val="0"/>
          <w:color w:val="000000"/>
          <w:sz w:val="24"/>
          <w:szCs w:val="24"/>
          <w:rPrChange w:id="11" w:author="Microsoft Office User" w:date="2023-07-10T07:16:00Z">
            <w:rPr>
              <w:b w:val="0"/>
              <w:color w:val="000000"/>
              <w:sz w:val="24"/>
              <w:szCs w:val="24"/>
            </w:rPr>
          </w:rPrChange>
        </w:rPr>
        <w:t>, Susan Trumbore</w:t>
      </w:r>
      <w:r w:rsidRPr="00883F17">
        <w:rPr>
          <w:rFonts w:asciiTheme="minorHAnsi" w:hAnsiTheme="minorHAnsi"/>
          <w:b w:val="0"/>
          <w:color w:val="000000"/>
          <w:sz w:val="24"/>
          <w:szCs w:val="24"/>
          <w:vertAlign w:val="superscript"/>
          <w:rPrChange w:id="12" w:author="Microsoft Office User" w:date="2023-07-10T07:16:00Z">
            <w:rPr>
              <w:b w:val="0"/>
              <w:color w:val="000000"/>
              <w:sz w:val="24"/>
              <w:szCs w:val="24"/>
              <w:vertAlign w:val="superscript"/>
            </w:rPr>
          </w:rPrChange>
        </w:rPr>
        <w:t>1</w:t>
      </w:r>
      <w:r w:rsidRPr="00883F17">
        <w:rPr>
          <w:rFonts w:asciiTheme="minorHAnsi" w:hAnsiTheme="minorHAnsi"/>
          <w:b w:val="0"/>
          <w:color w:val="000000"/>
          <w:sz w:val="24"/>
          <w:szCs w:val="24"/>
          <w:rPrChange w:id="13" w:author="Microsoft Office User" w:date="2023-07-10T07:16:00Z">
            <w:rPr>
              <w:b w:val="0"/>
              <w:color w:val="000000"/>
              <w:sz w:val="24"/>
              <w:szCs w:val="24"/>
            </w:rPr>
          </w:rPrChange>
        </w:rPr>
        <w:t>, Jan Muhr</w:t>
      </w:r>
      <w:r w:rsidRPr="00883F17">
        <w:rPr>
          <w:rFonts w:asciiTheme="minorHAnsi" w:hAnsiTheme="minorHAnsi"/>
          <w:b w:val="0"/>
          <w:color w:val="000000"/>
          <w:sz w:val="24"/>
          <w:szCs w:val="24"/>
          <w:vertAlign w:val="superscript"/>
          <w:rPrChange w:id="14" w:author="Microsoft Office User" w:date="2023-07-10T07:16:00Z">
            <w:rPr>
              <w:b w:val="0"/>
              <w:color w:val="000000"/>
              <w:sz w:val="24"/>
              <w:szCs w:val="24"/>
              <w:vertAlign w:val="superscript"/>
            </w:rPr>
          </w:rPrChange>
        </w:rPr>
        <w:t>1, 4</w:t>
      </w:r>
      <w:r w:rsidRPr="00883F17">
        <w:rPr>
          <w:rFonts w:asciiTheme="minorHAnsi" w:hAnsiTheme="minorHAnsi"/>
          <w:b w:val="0"/>
          <w:color w:val="000000"/>
          <w:sz w:val="24"/>
          <w:szCs w:val="24"/>
          <w:rPrChange w:id="15" w:author="Microsoft Office User" w:date="2023-07-10T07:16:00Z">
            <w:rPr>
              <w:b w:val="0"/>
              <w:color w:val="000000"/>
              <w:sz w:val="24"/>
              <w:szCs w:val="24"/>
            </w:rPr>
          </w:rPrChange>
        </w:rPr>
        <w:t>, Leonardo Maracahipes-Santos</w:t>
      </w:r>
      <w:r w:rsidRPr="00883F17">
        <w:rPr>
          <w:rFonts w:asciiTheme="minorHAnsi" w:hAnsiTheme="minorHAnsi"/>
          <w:b w:val="0"/>
          <w:color w:val="000000"/>
          <w:sz w:val="24"/>
          <w:szCs w:val="24"/>
          <w:vertAlign w:val="superscript"/>
          <w:rPrChange w:id="16" w:author="Microsoft Office User" w:date="2023-07-10T07:16:00Z">
            <w:rPr>
              <w:b w:val="0"/>
              <w:color w:val="000000"/>
              <w:sz w:val="24"/>
              <w:szCs w:val="24"/>
              <w:vertAlign w:val="superscript"/>
            </w:rPr>
          </w:rPrChange>
        </w:rPr>
        <w:t>7</w:t>
      </w:r>
      <w:r w:rsidRPr="00883F17">
        <w:rPr>
          <w:rFonts w:asciiTheme="minorHAnsi" w:hAnsiTheme="minorHAnsi"/>
          <w:b w:val="0"/>
          <w:color w:val="000000"/>
          <w:sz w:val="24"/>
          <w:szCs w:val="24"/>
          <w:rPrChange w:id="17" w:author="Microsoft Office User" w:date="2023-07-10T07:16:00Z">
            <w:rPr>
              <w:b w:val="0"/>
              <w:color w:val="000000"/>
              <w:sz w:val="24"/>
              <w:szCs w:val="24"/>
            </w:rPr>
          </w:rPrChange>
        </w:rPr>
        <w:t>, Paulo Brando</w:t>
      </w:r>
      <w:r w:rsidRPr="00883F17">
        <w:rPr>
          <w:rFonts w:asciiTheme="minorHAnsi" w:hAnsiTheme="minorHAnsi"/>
          <w:b w:val="0"/>
          <w:color w:val="000000"/>
          <w:sz w:val="24"/>
          <w:szCs w:val="24"/>
          <w:vertAlign w:val="superscript"/>
          <w:rPrChange w:id="18" w:author="Microsoft Office User" w:date="2023-07-10T07:16:00Z">
            <w:rPr>
              <w:b w:val="0"/>
              <w:color w:val="000000"/>
              <w:sz w:val="24"/>
              <w:szCs w:val="24"/>
              <w:vertAlign w:val="superscript"/>
            </w:rPr>
          </w:rPrChange>
        </w:rPr>
        <w:t>5, 6,7</w:t>
      </w:r>
      <w:r w:rsidRPr="00883F17">
        <w:rPr>
          <w:rFonts w:asciiTheme="minorHAnsi" w:hAnsiTheme="minorHAnsi"/>
          <w:b w:val="0"/>
          <w:color w:val="000000"/>
          <w:sz w:val="24"/>
          <w:szCs w:val="24"/>
          <w:rPrChange w:id="19" w:author="Microsoft Office User" w:date="2023-07-10T07:16:00Z">
            <w:rPr>
              <w:b w:val="0"/>
              <w:color w:val="000000"/>
              <w:sz w:val="24"/>
              <w:szCs w:val="24"/>
            </w:rPr>
          </w:rPrChange>
        </w:rPr>
        <w:t>, Divino Silvério</w:t>
      </w:r>
      <w:r w:rsidRPr="00883F17">
        <w:rPr>
          <w:rFonts w:asciiTheme="minorHAnsi" w:hAnsiTheme="minorHAnsi"/>
          <w:b w:val="0"/>
          <w:color w:val="000000"/>
          <w:sz w:val="24"/>
          <w:szCs w:val="24"/>
          <w:vertAlign w:val="superscript"/>
          <w:rPrChange w:id="20" w:author="Microsoft Office User" w:date="2023-07-10T07:16:00Z">
            <w:rPr>
              <w:b w:val="0"/>
              <w:color w:val="000000"/>
              <w:sz w:val="24"/>
              <w:szCs w:val="24"/>
              <w:vertAlign w:val="superscript"/>
            </w:rPr>
          </w:rPrChange>
        </w:rPr>
        <w:t>8</w:t>
      </w:r>
      <w:r w:rsidRPr="00883F17">
        <w:rPr>
          <w:rFonts w:asciiTheme="minorHAnsi" w:hAnsiTheme="minorHAnsi"/>
          <w:b w:val="0"/>
          <w:color w:val="000000"/>
          <w:sz w:val="24"/>
          <w:szCs w:val="24"/>
          <w:rPrChange w:id="21" w:author="Microsoft Office User" w:date="2023-07-10T07:16:00Z">
            <w:rPr>
              <w:b w:val="0"/>
              <w:color w:val="000000"/>
              <w:sz w:val="24"/>
              <w:szCs w:val="24"/>
            </w:rPr>
          </w:rPrChange>
        </w:rPr>
        <w:t>, Huang Jianbei</w:t>
      </w:r>
      <w:r w:rsidRPr="00883F17">
        <w:rPr>
          <w:rFonts w:asciiTheme="minorHAnsi" w:hAnsiTheme="minorHAnsi"/>
          <w:b w:val="0"/>
          <w:color w:val="000000"/>
          <w:sz w:val="24"/>
          <w:szCs w:val="24"/>
          <w:vertAlign w:val="superscript"/>
          <w:rPrChange w:id="22" w:author="Microsoft Office User" w:date="2023-07-10T07:16:00Z">
            <w:rPr>
              <w:b w:val="0"/>
              <w:color w:val="000000"/>
              <w:sz w:val="24"/>
              <w:szCs w:val="24"/>
              <w:vertAlign w:val="superscript"/>
            </w:rPr>
          </w:rPrChange>
        </w:rPr>
        <w:t>1</w:t>
      </w:r>
      <w:r w:rsidRPr="00883F17">
        <w:rPr>
          <w:rFonts w:asciiTheme="minorHAnsi" w:hAnsiTheme="minorHAnsi"/>
          <w:b w:val="0"/>
          <w:color w:val="000000"/>
          <w:sz w:val="24"/>
          <w:szCs w:val="24"/>
          <w:rPrChange w:id="23" w:author="Microsoft Office User" w:date="2023-07-10T07:16:00Z">
            <w:rPr>
              <w:b w:val="0"/>
              <w:color w:val="000000"/>
              <w:sz w:val="24"/>
              <w:szCs w:val="24"/>
            </w:rPr>
          </w:rPrChange>
        </w:rPr>
        <w:t>, Iris Kuhlmann</w:t>
      </w:r>
      <w:r w:rsidRPr="00883F17">
        <w:rPr>
          <w:rFonts w:asciiTheme="minorHAnsi" w:hAnsiTheme="minorHAnsi"/>
          <w:b w:val="0"/>
          <w:color w:val="000000"/>
          <w:sz w:val="24"/>
          <w:szCs w:val="24"/>
          <w:vertAlign w:val="superscript"/>
          <w:rPrChange w:id="24" w:author="Microsoft Office User" w:date="2023-07-10T07:16:00Z">
            <w:rPr>
              <w:b w:val="0"/>
              <w:color w:val="000000"/>
              <w:sz w:val="24"/>
              <w:szCs w:val="24"/>
              <w:vertAlign w:val="superscript"/>
            </w:rPr>
          </w:rPrChange>
        </w:rPr>
        <w:t>1</w:t>
      </w:r>
      <w:r w:rsidRPr="00883F17">
        <w:rPr>
          <w:rFonts w:asciiTheme="minorHAnsi" w:hAnsiTheme="minorHAnsi"/>
          <w:b w:val="0"/>
          <w:color w:val="000000"/>
          <w:sz w:val="24"/>
          <w:szCs w:val="24"/>
          <w:rPrChange w:id="25" w:author="Microsoft Office User" w:date="2023-07-10T07:16:00Z">
            <w:rPr>
              <w:b w:val="0"/>
              <w:color w:val="000000"/>
              <w:sz w:val="24"/>
              <w:szCs w:val="24"/>
            </w:rPr>
          </w:rPrChange>
        </w:rPr>
        <w:t xml:space="preserve"> and Carlos A. Sierra</w:t>
      </w:r>
      <w:r w:rsidRPr="00883F17">
        <w:rPr>
          <w:rFonts w:asciiTheme="minorHAnsi" w:hAnsiTheme="minorHAnsi"/>
          <w:b w:val="0"/>
          <w:color w:val="000000"/>
          <w:sz w:val="24"/>
          <w:szCs w:val="24"/>
          <w:vertAlign w:val="superscript"/>
          <w:rPrChange w:id="26" w:author="Microsoft Office User" w:date="2023-07-10T07:16:00Z">
            <w:rPr>
              <w:b w:val="0"/>
              <w:color w:val="000000"/>
              <w:sz w:val="24"/>
              <w:szCs w:val="24"/>
              <w:vertAlign w:val="superscript"/>
            </w:rPr>
          </w:rPrChange>
        </w:rPr>
        <w:t>1</w:t>
      </w:r>
    </w:p>
    <w:p w14:paraId="20A26FA8" w14:textId="77777777" w:rsidR="00925F8D" w:rsidRPr="00883F17" w:rsidRDefault="00925F8D">
      <w:pPr>
        <w:ind w:right="-260"/>
        <w:rPr>
          <w:rFonts w:asciiTheme="minorHAnsi" w:hAnsiTheme="minorHAnsi"/>
          <w:vertAlign w:val="superscript"/>
          <w:rPrChange w:id="27" w:author="Microsoft Office User" w:date="2023-07-10T07:16:00Z">
            <w:rPr>
              <w:vertAlign w:val="superscript"/>
            </w:rPr>
          </w:rPrChange>
        </w:rPr>
      </w:pPr>
    </w:p>
    <w:p w14:paraId="12A2541B" w14:textId="77777777" w:rsidR="00925F8D" w:rsidRPr="00883F17" w:rsidRDefault="00000000">
      <w:pPr>
        <w:pStyle w:val="Title"/>
        <w:keepLines w:val="0"/>
        <w:spacing w:before="0"/>
        <w:ind w:right="-260"/>
        <w:jc w:val="left"/>
        <w:rPr>
          <w:rFonts w:asciiTheme="minorHAnsi" w:hAnsiTheme="minorHAnsi"/>
          <w:b w:val="0"/>
          <w:color w:val="000000"/>
          <w:sz w:val="24"/>
          <w:szCs w:val="24"/>
          <w:rPrChange w:id="28" w:author="Microsoft Office User" w:date="2023-07-10T07:16:00Z">
            <w:rPr>
              <w:b w:val="0"/>
              <w:color w:val="000000"/>
              <w:sz w:val="24"/>
              <w:szCs w:val="24"/>
            </w:rPr>
          </w:rPrChange>
        </w:rPr>
      </w:pPr>
      <w:r w:rsidRPr="00883F17">
        <w:rPr>
          <w:rFonts w:asciiTheme="minorHAnsi" w:hAnsiTheme="minorHAnsi"/>
          <w:b w:val="0"/>
          <w:color w:val="000000"/>
          <w:sz w:val="24"/>
          <w:szCs w:val="24"/>
          <w:vertAlign w:val="superscript"/>
          <w:rPrChange w:id="29" w:author="Microsoft Office User" w:date="2023-07-10T07:16:00Z">
            <w:rPr>
              <w:b w:val="0"/>
              <w:color w:val="000000"/>
              <w:sz w:val="24"/>
              <w:szCs w:val="24"/>
              <w:vertAlign w:val="superscript"/>
            </w:rPr>
          </w:rPrChange>
        </w:rPr>
        <w:t>1</w:t>
      </w:r>
      <w:r w:rsidRPr="00883F17">
        <w:rPr>
          <w:rFonts w:asciiTheme="minorHAnsi" w:hAnsiTheme="minorHAnsi"/>
          <w:b w:val="0"/>
          <w:color w:val="000000"/>
          <w:sz w:val="24"/>
          <w:szCs w:val="24"/>
          <w:rPrChange w:id="30" w:author="Microsoft Office User" w:date="2023-07-10T07:16:00Z">
            <w:rPr>
              <w:b w:val="0"/>
              <w:color w:val="000000"/>
              <w:sz w:val="24"/>
              <w:szCs w:val="24"/>
            </w:rPr>
          </w:rPrChange>
        </w:rPr>
        <w:t>Max Planck Institute for Biogeochemistry, Hans-Knöll-Str 10, 07745 Jena</w:t>
      </w:r>
    </w:p>
    <w:p w14:paraId="78813BA3" w14:textId="77777777" w:rsidR="00925F8D" w:rsidRPr="00883F17" w:rsidRDefault="00000000">
      <w:pPr>
        <w:pStyle w:val="Title"/>
        <w:keepLines w:val="0"/>
        <w:spacing w:before="0"/>
        <w:ind w:right="-260"/>
        <w:jc w:val="left"/>
        <w:rPr>
          <w:rFonts w:asciiTheme="minorHAnsi" w:hAnsiTheme="minorHAnsi"/>
          <w:b w:val="0"/>
          <w:color w:val="000000"/>
          <w:sz w:val="24"/>
          <w:szCs w:val="24"/>
          <w:rPrChange w:id="31" w:author="Microsoft Office User" w:date="2023-07-10T07:16:00Z">
            <w:rPr>
              <w:b w:val="0"/>
              <w:color w:val="000000"/>
              <w:sz w:val="24"/>
              <w:szCs w:val="24"/>
            </w:rPr>
          </w:rPrChange>
        </w:rPr>
      </w:pPr>
      <w:r w:rsidRPr="00883F17">
        <w:rPr>
          <w:rFonts w:asciiTheme="minorHAnsi" w:hAnsiTheme="minorHAnsi"/>
          <w:b w:val="0"/>
          <w:color w:val="000000"/>
          <w:sz w:val="24"/>
          <w:szCs w:val="24"/>
          <w:vertAlign w:val="superscript"/>
          <w:rPrChange w:id="32" w:author="Microsoft Office User" w:date="2023-07-10T07:16:00Z">
            <w:rPr>
              <w:b w:val="0"/>
              <w:color w:val="000000"/>
              <w:sz w:val="24"/>
              <w:szCs w:val="24"/>
              <w:vertAlign w:val="superscript"/>
            </w:rPr>
          </w:rPrChange>
        </w:rPr>
        <w:t>2</w:t>
      </w:r>
      <w:r w:rsidRPr="00883F17">
        <w:rPr>
          <w:rFonts w:asciiTheme="minorHAnsi" w:hAnsiTheme="minorHAnsi"/>
          <w:b w:val="0"/>
          <w:color w:val="000000"/>
          <w:sz w:val="24"/>
          <w:szCs w:val="24"/>
          <w:rPrChange w:id="33" w:author="Microsoft Office User" w:date="2023-07-10T07:16:00Z">
            <w:rPr>
              <w:b w:val="0"/>
              <w:color w:val="000000"/>
              <w:sz w:val="24"/>
              <w:szCs w:val="24"/>
            </w:rPr>
          </w:rPrChange>
        </w:rPr>
        <w:t>Friedrich Schiller University Jena, Institute for Ecology and Evolution, Philosophenweg 16, 07743, Jena, Germany</w:t>
      </w:r>
    </w:p>
    <w:p w14:paraId="10D9E663" w14:textId="77777777" w:rsidR="00925F8D" w:rsidRPr="00883F17" w:rsidRDefault="00000000">
      <w:pPr>
        <w:pStyle w:val="Title"/>
        <w:keepLines w:val="0"/>
        <w:spacing w:before="240"/>
        <w:ind w:right="-260"/>
        <w:jc w:val="left"/>
        <w:rPr>
          <w:rFonts w:asciiTheme="minorHAnsi" w:hAnsiTheme="minorHAnsi"/>
          <w:b w:val="0"/>
          <w:color w:val="000000"/>
          <w:sz w:val="24"/>
          <w:szCs w:val="24"/>
          <w:rPrChange w:id="34" w:author="Microsoft Office User" w:date="2023-07-10T07:16:00Z">
            <w:rPr>
              <w:b w:val="0"/>
              <w:color w:val="000000"/>
              <w:sz w:val="24"/>
              <w:szCs w:val="24"/>
            </w:rPr>
          </w:rPrChange>
        </w:rPr>
      </w:pPr>
      <w:r w:rsidRPr="00883F17">
        <w:rPr>
          <w:rFonts w:asciiTheme="minorHAnsi" w:hAnsiTheme="minorHAnsi"/>
          <w:b w:val="0"/>
          <w:color w:val="000000"/>
          <w:sz w:val="24"/>
          <w:szCs w:val="24"/>
          <w:vertAlign w:val="superscript"/>
          <w:rPrChange w:id="35" w:author="Microsoft Office User" w:date="2023-07-10T07:16:00Z">
            <w:rPr>
              <w:b w:val="0"/>
              <w:color w:val="000000"/>
              <w:sz w:val="24"/>
              <w:szCs w:val="24"/>
              <w:vertAlign w:val="superscript"/>
            </w:rPr>
          </w:rPrChange>
        </w:rPr>
        <w:t>3</w:t>
      </w:r>
      <w:r w:rsidRPr="00883F17">
        <w:rPr>
          <w:rFonts w:asciiTheme="minorHAnsi" w:hAnsiTheme="minorHAnsi"/>
          <w:b w:val="0"/>
          <w:color w:val="000000"/>
          <w:sz w:val="24"/>
          <w:szCs w:val="24"/>
          <w:rPrChange w:id="36" w:author="Microsoft Office User" w:date="2023-07-10T07:16:00Z">
            <w:rPr>
              <w:b w:val="0"/>
              <w:color w:val="000000"/>
              <w:sz w:val="24"/>
              <w:szCs w:val="24"/>
            </w:rPr>
          </w:rPrChange>
        </w:rPr>
        <w:t xml:space="preserve">German Centre for Integrative Biodiversity Research (iDiv) Halle-Jena-Leipzig, D- 04103 Leipzig </w:t>
      </w:r>
    </w:p>
    <w:p w14:paraId="12681558" w14:textId="77777777" w:rsidR="00925F8D" w:rsidRPr="00883F17" w:rsidRDefault="00000000">
      <w:pPr>
        <w:pStyle w:val="Title"/>
        <w:keepLines w:val="0"/>
        <w:spacing w:before="240"/>
        <w:ind w:right="-260"/>
        <w:jc w:val="left"/>
        <w:rPr>
          <w:rFonts w:asciiTheme="minorHAnsi" w:hAnsiTheme="minorHAnsi"/>
          <w:b w:val="0"/>
          <w:color w:val="000000"/>
          <w:sz w:val="24"/>
          <w:szCs w:val="24"/>
          <w:rPrChange w:id="37" w:author="Microsoft Office User" w:date="2023-07-10T07:16:00Z">
            <w:rPr>
              <w:b w:val="0"/>
              <w:color w:val="000000"/>
              <w:sz w:val="24"/>
              <w:szCs w:val="24"/>
            </w:rPr>
          </w:rPrChange>
        </w:rPr>
      </w:pPr>
      <w:r w:rsidRPr="00883F17">
        <w:rPr>
          <w:rFonts w:asciiTheme="minorHAnsi" w:hAnsiTheme="minorHAnsi"/>
          <w:b w:val="0"/>
          <w:color w:val="000000"/>
          <w:sz w:val="24"/>
          <w:szCs w:val="24"/>
          <w:vertAlign w:val="superscript"/>
          <w:rPrChange w:id="38" w:author="Microsoft Office User" w:date="2023-07-10T07:16:00Z">
            <w:rPr>
              <w:b w:val="0"/>
              <w:color w:val="000000"/>
              <w:sz w:val="24"/>
              <w:szCs w:val="24"/>
              <w:vertAlign w:val="superscript"/>
            </w:rPr>
          </w:rPrChange>
        </w:rPr>
        <w:t>4</w:t>
      </w:r>
      <w:r w:rsidRPr="00883F17">
        <w:rPr>
          <w:rFonts w:asciiTheme="minorHAnsi" w:hAnsiTheme="minorHAnsi"/>
          <w:b w:val="0"/>
          <w:color w:val="000000"/>
          <w:sz w:val="24"/>
          <w:szCs w:val="24"/>
          <w:rPrChange w:id="39" w:author="Microsoft Office User" w:date="2023-07-10T07:16:00Z">
            <w:rPr>
              <w:b w:val="0"/>
              <w:color w:val="000000"/>
              <w:sz w:val="24"/>
              <w:szCs w:val="24"/>
            </w:rPr>
          </w:rPrChange>
        </w:rPr>
        <w:t>Georg August University Göttingen, Department of Bioclimatology, Büsgenweg 2, 37077 Göttingen, Germany</w:t>
      </w:r>
    </w:p>
    <w:p w14:paraId="3E079F58" w14:textId="77777777" w:rsidR="00925F8D" w:rsidRPr="00883F17" w:rsidRDefault="00000000">
      <w:pPr>
        <w:pStyle w:val="Title"/>
        <w:keepLines w:val="0"/>
        <w:spacing w:before="240"/>
        <w:ind w:right="-260"/>
        <w:jc w:val="left"/>
        <w:rPr>
          <w:rFonts w:asciiTheme="minorHAnsi" w:hAnsiTheme="minorHAnsi"/>
          <w:b w:val="0"/>
          <w:color w:val="000000"/>
          <w:sz w:val="24"/>
          <w:szCs w:val="24"/>
          <w:rPrChange w:id="40" w:author="Microsoft Office User" w:date="2023-07-10T07:16:00Z">
            <w:rPr>
              <w:b w:val="0"/>
              <w:color w:val="000000"/>
              <w:sz w:val="24"/>
              <w:szCs w:val="24"/>
            </w:rPr>
          </w:rPrChange>
        </w:rPr>
      </w:pPr>
      <w:r w:rsidRPr="00883F17">
        <w:rPr>
          <w:rFonts w:asciiTheme="minorHAnsi" w:hAnsiTheme="minorHAnsi"/>
          <w:b w:val="0"/>
          <w:color w:val="000000"/>
          <w:sz w:val="24"/>
          <w:szCs w:val="24"/>
          <w:vertAlign w:val="superscript"/>
          <w:rPrChange w:id="41" w:author="Microsoft Office User" w:date="2023-07-10T07:16:00Z">
            <w:rPr>
              <w:b w:val="0"/>
              <w:color w:val="000000"/>
              <w:sz w:val="24"/>
              <w:szCs w:val="24"/>
              <w:vertAlign w:val="superscript"/>
            </w:rPr>
          </w:rPrChange>
        </w:rPr>
        <w:t>5</w:t>
      </w:r>
      <w:r w:rsidRPr="00883F17">
        <w:rPr>
          <w:rFonts w:asciiTheme="minorHAnsi" w:hAnsiTheme="minorHAnsi"/>
          <w:b w:val="0"/>
          <w:color w:val="000000"/>
          <w:sz w:val="24"/>
          <w:szCs w:val="24"/>
          <w:rPrChange w:id="42" w:author="Microsoft Office User" w:date="2023-07-10T07:16:00Z">
            <w:rPr>
              <w:b w:val="0"/>
              <w:color w:val="000000"/>
              <w:sz w:val="24"/>
              <w:szCs w:val="24"/>
            </w:rPr>
          </w:rPrChange>
        </w:rPr>
        <w:t xml:space="preserve">Department of Earth System Science, University of California, Irvine, CA 92697, USA </w:t>
      </w:r>
    </w:p>
    <w:p w14:paraId="4578CCA8" w14:textId="77777777" w:rsidR="00925F8D" w:rsidRPr="00883F17" w:rsidRDefault="00000000">
      <w:pPr>
        <w:rPr>
          <w:rFonts w:asciiTheme="minorHAnsi" w:eastAsia="Calibri" w:hAnsiTheme="minorHAnsi" w:cs="Calibri"/>
          <w:rPrChange w:id="43" w:author="Microsoft Office User" w:date="2023-07-10T07:16:00Z">
            <w:rPr>
              <w:rFonts w:ascii="Calibri" w:eastAsia="Calibri" w:hAnsi="Calibri" w:cs="Calibri"/>
            </w:rPr>
          </w:rPrChange>
        </w:rPr>
      </w:pPr>
      <w:r w:rsidRPr="00883F17">
        <w:rPr>
          <w:rFonts w:asciiTheme="minorHAnsi" w:eastAsia="Calibri" w:hAnsiTheme="minorHAnsi" w:cs="Calibri"/>
          <w:vertAlign w:val="superscript"/>
          <w:rPrChange w:id="44" w:author="Microsoft Office User" w:date="2023-07-10T07:16:00Z">
            <w:rPr>
              <w:rFonts w:ascii="Calibri" w:eastAsia="Calibri" w:hAnsi="Calibri" w:cs="Calibri"/>
              <w:vertAlign w:val="superscript"/>
            </w:rPr>
          </w:rPrChange>
        </w:rPr>
        <w:t>6</w:t>
      </w:r>
      <w:r w:rsidRPr="00883F17">
        <w:rPr>
          <w:rFonts w:asciiTheme="minorHAnsi" w:eastAsia="Calibri" w:hAnsiTheme="minorHAnsi" w:cs="Calibri"/>
          <w:rPrChange w:id="45" w:author="Microsoft Office User" w:date="2023-07-10T07:16:00Z">
            <w:rPr>
              <w:rFonts w:ascii="Calibri" w:eastAsia="Calibri" w:hAnsi="Calibri" w:cs="Calibri"/>
            </w:rPr>
          </w:rPrChange>
        </w:rPr>
        <w:t>Yale School of the Environment, Yale University, New Haven, CT, United States.</w:t>
      </w:r>
    </w:p>
    <w:p w14:paraId="46503321" w14:textId="77777777" w:rsidR="00925F8D" w:rsidRPr="00883F17" w:rsidRDefault="00000000">
      <w:pPr>
        <w:pStyle w:val="Title"/>
        <w:keepLines w:val="0"/>
        <w:spacing w:before="240"/>
        <w:ind w:right="-260"/>
        <w:jc w:val="left"/>
        <w:rPr>
          <w:rFonts w:asciiTheme="minorHAnsi" w:hAnsiTheme="minorHAnsi"/>
          <w:b w:val="0"/>
          <w:color w:val="000000"/>
          <w:sz w:val="24"/>
          <w:szCs w:val="24"/>
          <w:rPrChange w:id="46" w:author="Microsoft Office User" w:date="2023-07-10T07:16:00Z">
            <w:rPr>
              <w:b w:val="0"/>
              <w:color w:val="000000"/>
              <w:sz w:val="24"/>
              <w:szCs w:val="24"/>
            </w:rPr>
          </w:rPrChange>
        </w:rPr>
      </w:pPr>
      <w:r w:rsidRPr="00883F17">
        <w:rPr>
          <w:rFonts w:asciiTheme="minorHAnsi" w:eastAsia="Calibri" w:hAnsiTheme="minorHAnsi" w:cs="Calibri"/>
          <w:sz w:val="24"/>
          <w:szCs w:val="24"/>
          <w:vertAlign w:val="superscript"/>
          <w:rPrChange w:id="47" w:author="Microsoft Office User" w:date="2023-07-10T07:16:00Z">
            <w:rPr>
              <w:rFonts w:ascii="Calibri" w:eastAsia="Calibri" w:hAnsi="Calibri" w:cs="Calibri"/>
              <w:sz w:val="24"/>
              <w:szCs w:val="24"/>
              <w:vertAlign w:val="superscript"/>
            </w:rPr>
          </w:rPrChange>
        </w:rPr>
        <w:t>7</w:t>
      </w:r>
      <w:r w:rsidRPr="00883F17">
        <w:rPr>
          <w:rFonts w:asciiTheme="minorHAnsi" w:hAnsiTheme="minorHAnsi"/>
          <w:b w:val="0"/>
          <w:color w:val="000000"/>
          <w:sz w:val="24"/>
          <w:szCs w:val="24"/>
          <w:rPrChange w:id="48" w:author="Microsoft Office User" w:date="2023-07-10T07:16:00Z">
            <w:rPr>
              <w:b w:val="0"/>
              <w:color w:val="000000"/>
              <w:sz w:val="24"/>
              <w:szCs w:val="24"/>
            </w:rPr>
          </w:rPrChange>
        </w:rPr>
        <w:t xml:space="preserve">Instituto de Pesquisa Ambiental da Amazônia, Brasília, DF 70863-520, Brazil </w:t>
      </w:r>
    </w:p>
    <w:p w14:paraId="0DC65AA0" w14:textId="77777777" w:rsidR="00925F8D" w:rsidRPr="00883F17" w:rsidRDefault="00000000">
      <w:pPr>
        <w:pStyle w:val="Title"/>
        <w:keepLines w:val="0"/>
        <w:spacing w:before="240"/>
        <w:ind w:right="-260"/>
        <w:jc w:val="left"/>
        <w:rPr>
          <w:rFonts w:asciiTheme="minorHAnsi" w:hAnsiTheme="minorHAnsi"/>
          <w:b w:val="0"/>
          <w:color w:val="000000"/>
          <w:sz w:val="24"/>
          <w:szCs w:val="24"/>
          <w:rPrChange w:id="49" w:author="Microsoft Office User" w:date="2023-07-10T07:16:00Z">
            <w:rPr>
              <w:b w:val="0"/>
              <w:color w:val="000000"/>
              <w:sz w:val="24"/>
              <w:szCs w:val="24"/>
            </w:rPr>
          </w:rPrChange>
        </w:rPr>
      </w:pPr>
      <w:r w:rsidRPr="00883F17">
        <w:rPr>
          <w:rFonts w:asciiTheme="minorHAnsi" w:hAnsiTheme="minorHAnsi"/>
          <w:b w:val="0"/>
          <w:color w:val="000000"/>
          <w:sz w:val="24"/>
          <w:szCs w:val="24"/>
          <w:vertAlign w:val="superscript"/>
          <w:rPrChange w:id="50" w:author="Microsoft Office User" w:date="2023-07-10T07:16:00Z">
            <w:rPr>
              <w:b w:val="0"/>
              <w:color w:val="000000"/>
              <w:sz w:val="24"/>
              <w:szCs w:val="24"/>
              <w:vertAlign w:val="superscript"/>
            </w:rPr>
          </w:rPrChange>
        </w:rPr>
        <w:t>8</w:t>
      </w:r>
      <w:r w:rsidRPr="00883F17">
        <w:rPr>
          <w:rFonts w:asciiTheme="minorHAnsi" w:hAnsiTheme="minorHAnsi"/>
          <w:b w:val="0"/>
          <w:color w:val="000000"/>
          <w:sz w:val="24"/>
          <w:szCs w:val="24"/>
          <w:rPrChange w:id="51" w:author="Microsoft Office User" w:date="2023-07-10T07:16:00Z">
            <w:rPr>
              <w:b w:val="0"/>
              <w:color w:val="000000"/>
              <w:sz w:val="24"/>
              <w:szCs w:val="24"/>
            </w:rPr>
          </w:rPrChange>
        </w:rPr>
        <w:t xml:space="preserve">Department of Biology, Universidade Federal Rural da Amazônia-UFRA, Capitāo Poço 68650-000, Pará, Brazil </w:t>
      </w:r>
    </w:p>
    <w:p w14:paraId="0D8F533E" w14:textId="77777777" w:rsidR="00925F8D" w:rsidRPr="00883F17" w:rsidRDefault="00925F8D">
      <w:pPr>
        <w:ind w:right="-261"/>
        <w:jc w:val="center"/>
        <w:rPr>
          <w:rFonts w:asciiTheme="minorHAnsi" w:hAnsiTheme="minorHAnsi"/>
          <w:rPrChange w:id="52" w:author="Microsoft Office User" w:date="2023-07-10T07:16:00Z">
            <w:rPr/>
          </w:rPrChange>
        </w:rPr>
      </w:pPr>
    </w:p>
    <w:p w14:paraId="4E791DF5" w14:textId="0C8D2BF2" w:rsidR="00925F8D" w:rsidRPr="00883F17" w:rsidRDefault="00000000">
      <w:pPr>
        <w:ind w:right="-261"/>
        <w:rPr>
          <w:rFonts w:asciiTheme="minorHAnsi" w:eastAsia="Calibri" w:hAnsiTheme="minorHAnsi" w:cs="Calibri"/>
          <w:b/>
          <w:rPrChange w:id="53" w:author="Microsoft Office User" w:date="2023-07-10T07:16:00Z">
            <w:rPr>
              <w:rFonts w:ascii="Calibri" w:eastAsia="Calibri" w:hAnsi="Calibri" w:cs="Calibri"/>
              <w:b/>
              <w:sz w:val="32"/>
              <w:szCs w:val="32"/>
            </w:rPr>
          </w:rPrChange>
        </w:rPr>
      </w:pPr>
      <w:r w:rsidRPr="00883F17">
        <w:rPr>
          <w:rFonts w:asciiTheme="minorHAnsi" w:eastAsia="Calibri" w:hAnsiTheme="minorHAnsi" w:cs="Calibri"/>
          <w:b/>
          <w:rPrChange w:id="54" w:author="Microsoft Office User" w:date="2023-07-10T07:16:00Z">
            <w:rPr>
              <w:rFonts w:ascii="Calibri" w:eastAsia="Calibri" w:hAnsi="Calibri" w:cs="Calibri"/>
              <w:b/>
              <w:sz w:val="32"/>
              <w:szCs w:val="32"/>
            </w:rPr>
          </w:rPrChange>
        </w:rPr>
        <w:t>Abstract</w:t>
      </w:r>
    </w:p>
    <w:p w14:paraId="1EDB95A5" w14:textId="77777777" w:rsidR="00647FE5" w:rsidRPr="00883F17" w:rsidRDefault="00647FE5">
      <w:pPr>
        <w:ind w:right="-261"/>
        <w:rPr>
          <w:rFonts w:asciiTheme="minorHAnsi" w:hAnsiTheme="minorHAnsi"/>
          <w:b/>
          <w:rPrChange w:id="55" w:author="Microsoft Office User" w:date="2023-07-10T07:16:00Z">
            <w:rPr>
              <w:b/>
            </w:rPr>
          </w:rPrChange>
        </w:rPr>
      </w:pPr>
    </w:p>
    <w:p w14:paraId="177F0ED5" w14:textId="1BA9C171" w:rsidR="00925F8D" w:rsidRPr="00883F17" w:rsidRDefault="00000000" w:rsidP="00086675">
      <w:pPr>
        <w:numPr>
          <w:ilvl w:val="0"/>
          <w:numId w:val="1"/>
        </w:numPr>
        <w:ind w:right="-261"/>
        <w:rPr>
          <w:rFonts w:asciiTheme="minorHAnsi" w:hAnsiTheme="minorHAnsi"/>
        </w:rPr>
      </w:pPr>
      <w:r w:rsidRPr="00883F17">
        <w:rPr>
          <w:rFonts w:asciiTheme="minorHAnsi" w:hAnsiTheme="minorHAnsi"/>
        </w:rPr>
        <w:t xml:space="preserve">Trees balance their carbon source and carbon sink activity over different time scales by accumulating and </w:t>
      </w:r>
      <w:r w:rsidR="00086675" w:rsidRPr="00883F17">
        <w:rPr>
          <w:rFonts w:asciiTheme="minorHAnsi" w:hAnsiTheme="minorHAnsi"/>
        </w:rPr>
        <w:t>using non</w:t>
      </w:r>
      <w:r w:rsidRPr="00883F17">
        <w:rPr>
          <w:rFonts w:asciiTheme="minorHAnsi" w:hAnsiTheme="minorHAnsi"/>
        </w:rPr>
        <w:t xml:space="preserve">-structural carbon (NSC). The amount and distribution of NSC stored in stemwood influences trees’ ability to balance carbon sources and sinks, and impacts the tree survival and recovery from multiple disturbances. Thus, </w:t>
      </w:r>
      <w:r w:rsidR="008913C4" w:rsidRPr="00883F17">
        <w:rPr>
          <w:rFonts w:asciiTheme="minorHAnsi" w:hAnsiTheme="minorHAnsi"/>
          <w:lang w:val="en-US"/>
        </w:rPr>
        <w:t>the strategy to store</w:t>
      </w:r>
      <w:r w:rsidRPr="00883F17">
        <w:rPr>
          <w:rFonts w:asciiTheme="minorHAnsi" w:hAnsiTheme="minorHAnsi"/>
        </w:rPr>
        <w:t xml:space="preserve"> starch in the stemwood may influence the carbon dynamics of mature trees and may be reflected in the strength of storage-growth trade-offs. </w:t>
      </w:r>
    </w:p>
    <w:p w14:paraId="0068B828" w14:textId="32026DC7" w:rsidR="00925F8D" w:rsidRPr="00883F17" w:rsidRDefault="00000000" w:rsidP="00086675">
      <w:pPr>
        <w:numPr>
          <w:ilvl w:val="0"/>
          <w:numId w:val="1"/>
        </w:numPr>
        <w:ind w:right="-261"/>
        <w:rPr>
          <w:rFonts w:asciiTheme="minorHAnsi" w:hAnsiTheme="minorHAnsi"/>
        </w:rPr>
      </w:pPr>
      <w:r w:rsidRPr="00883F17">
        <w:rPr>
          <w:rFonts w:asciiTheme="minorHAnsi" w:hAnsiTheme="minorHAnsi"/>
        </w:rPr>
        <w:t xml:space="preserve">In this work, we hypothesized that combining two life history traits, such as storage strategy of starch in the stem wood (parenchyma-storage and fiber-storage) and leaf habit (evergreen and semi-deciduous), would allow us to explain differences in the seasonal interplay between carbon sources and sinks and the use and accumulation of NSC. Thus, we expected semi-deciduous/fiber-storing species to have greater seasonality in NSC and carbon sink activity and stronger storage-growth trade-offs than parenchyma-storing species. </w:t>
      </w:r>
    </w:p>
    <w:p w14:paraId="4C6D818A" w14:textId="77777777" w:rsidR="00925F8D" w:rsidRPr="00883F17" w:rsidRDefault="00000000" w:rsidP="00086675">
      <w:pPr>
        <w:numPr>
          <w:ilvl w:val="0"/>
          <w:numId w:val="1"/>
        </w:numPr>
        <w:ind w:right="-261"/>
        <w:rPr>
          <w:rFonts w:asciiTheme="minorHAnsi" w:hAnsiTheme="minorHAnsi"/>
        </w:rPr>
      </w:pPr>
      <w:r w:rsidRPr="00883F17">
        <w:rPr>
          <w:rFonts w:asciiTheme="minorHAnsi" w:hAnsiTheme="minorHAnsi"/>
        </w:rPr>
        <w:t xml:space="preserve">We measured monthly growth rates, soluble sugars and starch every three months during 2019 in </w:t>
      </w:r>
      <w:r w:rsidRPr="00883F17">
        <w:rPr>
          <w:rFonts w:asciiTheme="minorHAnsi" w:hAnsiTheme="minorHAnsi"/>
          <w:i/>
        </w:rPr>
        <w:t>Dacryodes microcarpa</w:t>
      </w:r>
      <w:r w:rsidRPr="00883F17">
        <w:rPr>
          <w:rFonts w:asciiTheme="minorHAnsi" w:hAnsiTheme="minorHAnsi"/>
        </w:rPr>
        <w:t xml:space="preserve"> (semi-deciduous/fiber-storing-species), </w:t>
      </w:r>
      <w:r w:rsidRPr="00883F17">
        <w:rPr>
          <w:rFonts w:asciiTheme="minorHAnsi" w:hAnsiTheme="minorHAnsi"/>
          <w:i/>
        </w:rPr>
        <w:t>Ocotea leucoxylon</w:t>
      </w:r>
      <w:r w:rsidRPr="00883F17">
        <w:rPr>
          <w:rFonts w:asciiTheme="minorHAnsi" w:hAnsiTheme="minorHAnsi"/>
        </w:rPr>
        <w:t xml:space="preserve"> (evergreen/parenchyma-storing-species), and </w:t>
      </w:r>
      <w:r w:rsidRPr="00883F17">
        <w:rPr>
          <w:rFonts w:asciiTheme="minorHAnsi" w:hAnsiTheme="minorHAnsi"/>
          <w:i/>
        </w:rPr>
        <w:t>Sacoglottis guianensis</w:t>
      </w:r>
      <w:r w:rsidRPr="00883F17">
        <w:rPr>
          <w:rFonts w:asciiTheme="minorHAnsi" w:hAnsiTheme="minorHAnsi"/>
        </w:rPr>
        <w:t xml:space="preserve"> (semi-deciduous/parenchyma-storing-species). </w:t>
      </w:r>
    </w:p>
    <w:p w14:paraId="3C384A4E" w14:textId="0C6D88D1" w:rsidR="00086675" w:rsidRPr="00883F17" w:rsidRDefault="00000000" w:rsidP="00086675">
      <w:pPr>
        <w:numPr>
          <w:ilvl w:val="0"/>
          <w:numId w:val="1"/>
        </w:numPr>
        <w:ind w:right="-261"/>
        <w:rPr>
          <w:rFonts w:asciiTheme="minorHAnsi" w:hAnsiTheme="minorHAnsi"/>
        </w:rPr>
      </w:pPr>
      <w:r w:rsidRPr="00883F17">
        <w:rPr>
          <w:rFonts w:asciiTheme="minorHAnsi" w:hAnsiTheme="minorHAnsi"/>
        </w:rPr>
        <w:lastRenderedPageBreak/>
        <w:t>We found seasonal changes in NSC content in the semi-deciduous species, but they were stronger in the fiber-storing species. Th</w:t>
      </w:r>
      <w:r w:rsidR="008913C4" w:rsidRPr="00883F17">
        <w:rPr>
          <w:rFonts w:asciiTheme="minorHAnsi" w:hAnsiTheme="minorHAnsi"/>
          <w:lang w:val="en-US"/>
        </w:rPr>
        <w:t>is</w:t>
      </w:r>
      <w:r w:rsidRPr="00883F17">
        <w:rPr>
          <w:rFonts w:asciiTheme="minorHAnsi" w:hAnsiTheme="minorHAnsi"/>
        </w:rPr>
        <w:t xml:space="preserve"> fiber-storing species ha</w:t>
      </w:r>
      <w:r w:rsidR="008913C4" w:rsidRPr="00883F17">
        <w:rPr>
          <w:rFonts w:asciiTheme="minorHAnsi" w:hAnsiTheme="minorHAnsi"/>
          <w:lang w:val="en-US"/>
        </w:rPr>
        <w:t>d</w:t>
      </w:r>
      <w:r w:rsidRPr="00883F17">
        <w:rPr>
          <w:rFonts w:asciiTheme="minorHAnsi" w:hAnsiTheme="minorHAnsi"/>
        </w:rPr>
        <w:t xml:space="preserve"> large storage capacity and stem respiration, and also show</w:t>
      </w:r>
      <w:r w:rsidR="008913C4" w:rsidRPr="00883F17">
        <w:rPr>
          <w:rFonts w:asciiTheme="minorHAnsi" w:hAnsiTheme="minorHAnsi"/>
          <w:lang w:val="en-US"/>
        </w:rPr>
        <w:t>ed</w:t>
      </w:r>
      <w:r w:rsidRPr="00883F17">
        <w:rPr>
          <w:rFonts w:asciiTheme="minorHAnsi" w:hAnsiTheme="minorHAnsi"/>
        </w:rPr>
        <w:t xml:space="preserve"> a negative relationship between starch consumption/accumulation and growth during the rainy season, suggesting a clear trade-off between growth and storage, where starch is accumulated in some cases at the expense of growth.</w:t>
      </w:r>
    </w:p>
    <w:p w14:paraId="0B22B330" w14:textId="44C66D64" w:rsidR="00925F8D" w:rsidRPr="00883F17" w:rsidRDefault="00000000" w:rsidP="00086675">
      <w:pPr>
        <w:numPr>
          <w:ilvl w:val="0"/>
          <w:numId w:val="1"/>
        </w:numPr>
        <w:ind w:right="-261"/>
        <w:rPr>
          <w:rFonts w:asciiTheme="minorHAnsi" w:hAnsiTheme="minorHAnsi"/>
        </w:rPr>
      </w:pPr>
      <w:r w:rsidRPr="00883F17">
        <w:rPr>
          <w:rFonts w:asciiTheme="minorHAnsi" w:hAnsiTheme="minorHAnsi"/>
          <w:b/>
        </w:rPr>
        <w:t>Synthesis:</w:t>
      </w:r>
      <w:r w:rsidRPr="00883F17">
        <w:rPr>
          <w:rFonts w:asciiTheme="minorHAnsi" w:hAnsiTheme="minorHAnsi"/>
        </w:rPr>
        <w:t xml:space="preserve"> Our results show the influence of starch storage strategy on carbon dynamics in tropical trees. They suggest that deciduous/fiber-storing species have larger plasticity of carbon sinks activity and larger prioritization of NSC storage, resulting in long-lived trees with lower mortality rates with respect to parenchyma-storing species.</w:t>
      </w:r>
      <w:r w:rsidR="00C060D0" w:rsidRPr="00883F17">
        <w:rPr>
          <w:rFonts w:asciiTheme="minorHAnsi" w:hAnsiTheme="minorHAnsi"/>
        </w:rPr>
        <w:t xml:space="preserve"> </w:t>
      </w:r>
      <w:r w:rsidRPr="00883F17">
        <w:rPr>
          <w:rFonts w:asciiTheme="minorHAnsi" w:hAnsiTheme="minorHAnsi"/>
        </w:rPr>
        <w:t xml:space="preserve">These results help us to better understand carbon dynamics in tropical trees and allow us to explain how storage strategies may influence survival and life span of tropical trees. Ultimately, our results provide insights into how vulnerable tropical trees may be to future compounding perturbations associated with climatic changes. </w:t>
      </w:r>
    </w:p>
    <w:p w14:paraId="4D40FDE5" w14:textId="77777777" w:rsidR="00925F8D" w:rsidRPr="00883F17" w:rsidRDefault="00925F8D">
      <w:pPr>
        <w:spacing w:line="480" w:lineRule="auto"/>
        <w:ind w:right="-261"/>
        <w:rPr>
          <w:rFonts w:asciiTheme="minorHAnsi" w:hAnsiTheme="minorHAnsi"/>
          <w:rPrChange w:id="56" w:author="Microsoft Office User" w:date="2023-07-10T07:16:00Z">
            <w:rPr/>
          </w:rPrChange>
        </w:rPr>
      </w:pPr>
    </w:p>
    <w:p w14:paraId="515922A4" w14:textId="77777777" w:rsidR="00925F8D" w:rsidRPr="00883F17" w:rsidRDefault="00000000">
      <w:pPr>
        <w:numPr>
          <w:ilvl w:val="0"/>
          <w:numId w:val="2"/>
        </w:numPr>
        <w:spacing w:line="480" w:lineRule="auto"/>
        <w:ind w:right="-261"/>
        <w:rPr>
          <w:rFonts w:asciiTheme="minorHAnsi" w:hAnsiTheme="minorHAnsi"/>
          <w:b/>
          <w:color w:val="000000"/>
          <w:rPrChange w:id="57" w:author="Microsoft Office User" w:date="2023-07-10T07:16:00Z">
            <w:rPr>
              <w:b/>
              <w:color w:val="000000"/>
              <w:sz w:val="32"/>
              <w:szCs w:val="32"/>
            </w:rPr>
          </w:rPrChange>
        </w:rPr>
      </w:pPr>
      <w:r w:rsidRPr="00883F17">
        <w:rPr>
          <w:rFonts w:asciiTheme="minorHAnsi" w:eastAsia="Calibri" w:hAnsiTheme="minorHAnsi" w:cs="Calibri"/>
          <w:b/>
          <w:color w:val="000000"/>
          <w:rPrChange w:id="58" w:author="Microsoft Office User" w:date="2023-07-10T07:16:00Z">
            <w:rPr>
              <w:rFonts w:ascii="Calibri" w:eastAsia="Calibri" w:hAnsi="Calibri" w:cs="Calibri"/>
              <w:b/>
              <w:color w:val="000000"/>
              <w:sz w:val="32"/>
              <w:szCs w:val="32"/>
            </w:rPr>
          </w:rPrChange>
        </w:rPr>
        <w:t>Introduction</w:t>
      </w:r>
    </w:p>
    <w:p w14:paraId="6392CF5C" w14:textId="0C6A7A39"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59" w:author="Microsoft Office User" w:date="2023-07-10T07:16:00Z">
            <w:rPr/>
          </w:rPrChange>
        </w:rPr>
      </w:pPr>
      <w:r w:rsidRPr="00883F17">
        <w:rPr>
          <w:rFonts w:asciiTheme="minorHAnsi" w:eastAsia="Cambria" w:hAnsiTheme="minorHAnsi" w:cs="Cambria"/>
          <w:rPrChange w:id="60" w:author="Microsoft Office User" w:date="2023-07-10T07:16:00Z">
            <w:rPr>
              <w:rFonts w:ascii="Cambria" w:eastAsia="Cambria" w:hAnsi="Cambria" w:cs="Cambria"/>
            </w:rPr>
          </w:rPrChange>
        </w:rPr>
        <w:t>Trees assimilate CO</w:t>
      </w:r>
      <w:r w:rsidRPr="00883F17">
        <w:rPr>
          <w:rFonts w:asciiTheme="minorHAnsi" w:hAnsiTheme="minorHAnsi"/>
          <w:vertAlign w:val="subscript"/>
          <w:rPrChange w:id="61" w:author="Microsoft Office User" w:date="2023-07-10T07:16:00Z">
            <w:rPr>
              <w:vertAlign w:val="subscript"/>
            </w:rPr>
          </w:rPrChange>
        </w:rPr>
        <w:t>2</w:t>
      </w:r>
      <w:r w:rsidRPr="00883F17">
        <w:rPr>
          <w:rFonts w:asciiTheme="minorHAnsi" w:eastAsia="Cambria" w:hAnsiTheme="minorHAnsi" w:cs="Cambria"/>
          <w:rPrChange w:id="62" w:author="Microsoft Office User" w:date="2023-07-10T07:16:00Z">
            <w:rPr>
              <w:rFonts w:ascii="Cambria" w:eastAsia="Cambria" w:hAnsi="Cambria" w:cs="Cambria"/>
            </w:rPr>
          </w:rPrChange>
        </w:rPr>
        <w:t xml:space="preserve"> via pho</w:t>
      </w:r>
      <w:r w:rsidRPr="00883F17">
        <w:rPr>
          <w:rFonts w:asciiTheme="minorHAnsi" w:hAnsiTheme="minorHAnsi"/>
          <w:rPrChange w:id="63" w:author="Microsoft Office User" w:date="2023-07-10T07:16:00Z">
            <w:rPr/>
          </w:rPrChange>
        </w:rPr>
        <w:t xml:space="preserve">tosynthesis to produce </w:t>
      </w:r>
      <w:r w:rsidRPr="00883F17">
        <w:rPr>
          <w:rFonts w:asciiTheme="minorHAnsi" w:eastAsia="Cambria" w:hAnsiTheme="minorHAnsi" w:cs="Cambria"/>
          <w:rPrChange w:id="64" w:author="Microsoft Office User" w:date="2023-07-10T07:16:00Z">
            <w:rPr>
              <w:rFonts w:ascii="Cambria" w:eastAsia="Cambria" w:hAnsi="Cambria" w:cs="Cambria"/>
            </w:rPr>
          </w:rPrChange>
        </w:rPr>
        <w:t xml:space="preserve">non-structural carbon (NSC), which </w:t>
      </w:r>
      <w:r w:rsidRPr="00883F17">
        <w:rPr>
          <w:rFonts w:asciiTheme="minorHAnsi" w:hAnsiTheme="minorHAnsi"/>
          <w:rPrChange w:id="65" w:author="Microsoft Office User" w:date="2023-07-10T07:16:00Z">
            <w:rPr/>
          </w:rPrChange>
        </w:rPr>
        <w:t>consists</w:t>
      </w:r>
      <w:r w:rsidRPr="00883F17">
        <w:rPr>
          <w:rFonts w:asciiTheme="minorHAnsi" w:eastAsia="Cambria" w:hAnsiTheme="minorHAnsi" w:cs="Cambria"/>
          <w:rPrChange w:id="66" w:author="Microsoft Office User" w:date="2023-07-10T07:16:00Z">
            <w:rPr>
              <w:rFonts w:ascii="Cambria" w:eastAsia="Cambria" w:hAnsi="Cambria" w:cs="Cambria"/>
            </w:rPr>
          </w:rPrChange>
        </w:rPr>
        <w:t xml:space="preserve"> mainly</w:t>
      </w:r>
      <w:r w:rsidRPr="00883F17">
        <w:rPr>
          <w:rFonts w:asciiTheme="minorHAnsi" w:hAnsiTheme="minorHAnsi"/>
          <w:rPrChange w:id="67" w:author="Microsoft Office User" w:date="2023-07-10T07:16:00Z">
            <w:rPr/>
          </w:rPrChange>
        </w:rPr>
        <w:t xml:space="preserve"> of</w:t>
      </w:r>
      <w:r w:rsidRPr="00883F17">
        <w:rPr>
          <w:rFonts w:asciiTheme="minorHAnsi" w:eastAsia="Cambria" w:hAnsiTheme="minorHAnsi" w:cs="Cambria"/>
          <w:rPrChange w:id="68" w:author="Microsoft Office User" w:date="2023-07-10T07:16:00Z">
            <w:rPr>
              <w:rFonts w:ascii="Cambria" w:eastAsia="Cambria" w:hAnsi="Cambria" w:cs="Cambria"/>
            </w:rPr>
          </w:rPrChange>
        </w:rPr>
        <w:t xml:space="preserve"> soluble sugars, starch and lipids. Sugars are transporte</w:t>
      </w:r>
      <w:r w:rsidRPr="00883F17">
        <w:rPr>
          <w:rFonts w:asciiTheme="minorHAnsi" w:hAnsiTheme="minorHAnsi"/>
          <w:rPrChange w:id="69" w:author="Microsoft Office User" w:date="2023-07-10T07:16:00Z">
            <w:rPr/>
          </w:rPrChange>
        </w:rPr>
        <w:t>d to all tree organs to fuel metabolism and growth, and locally accumulated as starch and lipids to provide energy reserves on</w:t>
      </w:r>
      <w:r w:rsidRPr="00883F17">
        <w:rPr>
          <w:rFonts w:asciiTheme="minorHAnsi" w:eastAsia="Cambria" w:hAnsiTheme="minorHAnsi" w:cs="Cambria"/>
          <w:rPrChange w:id="70" w:author="Microsoft Office User" w:date="2023-07-10T07:16:00Z">
            <w:rPr>
              <w:rFonts w:ascii="Cambria" w:eastAsia="Cambria" w:hAnsi="Cambria" w:cs="Cambria"/>
            </w:rPr>
          </w:rPrChange>
        </w:rPr>
        <w:t xml:space="preserve"> different time scales, </w:t>
      </w:r>
      <w:r w:rsidRPr="00883F17">
        <w:rPr>
          <w:rFonts w:asciiTheme="minorHAnsi" w:hAnsiTheme="minorHAnsi"/>
          <w:rPrChange w:id="71" w:author="Microsoft Office User" w:date="2023-07-10T07:16:00Z">
            <w:rPr/>
          </w:rPrChange>
        </w:rPr>
        <w:t>e.g.,</w:t>
      </w:r>
      <w:r w:rsidRPr="00883F17">
        <w:rPr>
          <w:rFonts w:asciiTheme="minorHAnsi" w:eastAsia="Cambria" w:hAnsiTheme="minorHAnsi" w:cs="Cambria"/>
          <w:rPrChange w:id="72" w:author="Microsoft Office User" w:date="2023-07-10T07:16:00Z">
            <w:rPr>
              <w:rFonts w:ascii="Cambria" w:eastAsia="Cambria" w:hAnsi="Cambria" w:cs="Cambria"/>
            </w:rPr>
          </w:rPrChange>
        </w:rPr>
        <w:t xml:space="preserve"> daily, seasonal or interannual (Chapin et al., 1990; Richardson et al., 2013). Seasonal changes in the NSC content in different tree organs </w:t>
      </w:r>
      <w:r w:rsidRPr="00883F17">
        <w:rPr>
          <w:rFonts w:asciiTheme="minorHAnsi" w:hAnsiTheme="minorHAnsi"/>
          <w:rPrChange w:id="73" w:author="Microsoft Office User" w:date="2023-07-10T07:16:00Z">
            <w:rPr/>
          </w:rPrChange>
        </w:rPr>
        <w:t xml:space="preserve">reflect </w:t>
      </w:r>
      <w:r w:rsidRPr="00883F17">
        <w:rPr>
          <w:rFonts w:asciiTheme="minorHAnsi" w:eastAsia="Cambria" w:hAnsiTheme="minorHAnsi" w:cs="Cambria"/>
          <w:rPrChange w:id="74" w:author="Microsoft Office User" w:date="2023-07-10T07:16:00Z">
            <w:rPr>
              <w:rFonts w:ascii="Cambria" w:eastAsia="Cambria" w:hAnsi="Cambria" w:cs="Cambria"/>
            </w:rPr>
          </w:rPrChange>
        </w:rPr>
        <w:t>imbalances between carbon sources (</w:t>
      </w:r>
      <w:r w:rsidRPr="00883F17">
        <w:rPr>
          <w:rFonts w:asciiTheme="minorHAnsi" w:hAnsiTheme="minorHAnsi"/>
          <w:rPrChange w:id="75" w:author="Microsoft Office User" w:date="2023-07-10T07:16:00Z">
            <w:rPr/>
          </w:rPrChange>
        </w:rPr>
        <w:t>e.g.,</w:t>
      </w:r>
      <w:r w:rsidRPr="00883F17">
        <w:rPr>
          <w:rFonts w:asciiTheme="minorHAnsi" w:eastAsia="Cambria" w:hAnsiTheme="minorHAnsi" w:cs="Cambria"/>
          <w:rPrChange w:id="76" w:author="Microsoft Office User" w:date="2023-07-10T07:16:00Z">
            <w:rPr>
              <w:rFonts w:ascii="Cambria" w:eastAsia="Cambria" w:hAnsi="Cambria" w:cs="Cambria"/>
            </w:rPr>
          </w:rPrChange>
        </w:rPr>
        <w:t xml:space="preserve"> photosynthesis) and sinks (</w:t>
      </w:r>
      <w:r w:rsidRPr="00883F17">
        <w:rPr>
          <w:rFonts w:asciiTheme="minorHAnsi" w:hAnsiTheme="minorHAnsi"/>
          <w:rPrChange w:id="77" w:author="Microsoft Office User" w:date="2023-07-10T07:16:00Z">
            <w:rPr/>
          </w:rPrChange>
        </w:rPr>
        <w:t>e.g.,</w:t>
      </w:r>
      <w:r w:rsidRPr="00883F17">
        <w:rPr>
          <w:rFonts w:asciiTheme="minorHAnsi" w:eastAsia="Cambria" w:hAnsiTheme="minorHAnsi" w:cs="Cambria"/>
          <w:rPrChange w:id="78" w:author="Microsoft Office User" w:date="2023-07-10T07:16:00Z">
            <w:rPr>
              <w:rFonts w:ascii="Cambria" w:eastAsia="Cambria" w:hAnsi="Cambria" w:cs="Cambria"/>
            </w:rPr>
          </w:rPrChange>
        </w:rPr>
        <w:t xml:space="preserve"> growth and respiration) (Kozlowski, 1992; Körner, 2003)</w:t>
      </w:r>
      <w:r w:rsidR="008913C4" w:rsidRPr="00883F17">
        <w:rPr>
          <w:rFonts w:asciiTheme="minorHAnsi" w:eastAsia="Cambria" w:hAnsiTheme="minorHAnsi" w:cs="Cambria"/>
          <w:lang w:val="en-US"/>
          <w:rPrChange w:id="79" w:author="Microsoft Office User" w:date="2023-07-10T07:16:00Z">
            <w:rPr>
              <w:rFonts w:ascii="Cambria" w:eastAsia="Cambria" w:hAnsi="Cambria" w:cs="Cambria"/>
              <w:lang w:val="en-US"/>
            </w:rPr>
          </w:rPrChange>
        </w:rPr>
        <w:t>,</w:t>
      </w:r>
      <w:r w:rsidRPr="00883F17">
        <w:rPr>
          <w:rFonts w:asciiTheme="minorHAnsi" w:eastAsia="Cambria" w:hAnsiTheme="minorHAnsi" w:cs="Cambria"/>
          <w:rPrChange w:id="80" w:author="Microsoft Office User" w:date="2023-07-10T07:16:00Z">
            <w:rPr>
              <w:rFonts w:ascii="Cambria" w:eastAsia="Cambria" w:hAnsi="Cambria" w:cs="Cambria"/>
            </w:rPr>
          </w:rPrChange>
        </w:rPr>
        <w:t xml:space="preserve"> and </w:t>
      </w:r>
      <w:r w:rsidRPr="00883F17">
        <w:rPr>
          <w:rFonts w:asciiTheme="minorHAnsi" w:hAnsiTheme="minorHAnsi"/>
          <w:rPrChange w:id="81" w:author="Microsoft Office User" w:date="2023-07-10T07:16:00Z">
            <w:rPr/>
          </w:rPrChange>
        </w:rPr>
        <w:t xml:space="preserve">can indicate the use of </w:t>
      </w:r>
      <w:r w:rsidRPr="00883F17">
        <w:rPr>
          <w:rFonts w:asciiTheme="minorHAnsi" w:eastAsia="Cambria" w:hAnsiTheme="minorHAnsi" w:cs="Cambria"/>
          <w:rPrChange w:id="82" w:author="Microsoft Office User" w:date="2023-07-10T07:16:00Z">
            <w:rPr>
              <w:rFonts w:ascii="Cambria" w:eastAsia="Cambria" w:hAnsi="Cambria" w:cs="Cambria"/>
            </w:rPr>
          </w:rPrChange>
        </w:rPr>
        <w:t xml:space="preserve">stored carbon to fuel different vital metabolic functions in order to survive </w:t>
      </w:r>
      <w:r w:rsidRPr="00883F17">
        <w:rPr>
          <w:rFonts w:asciiTheme="minorHAnsi" w:hAnsiTheme="minorHAnsi"/>
          <w:rPrChange w:id="83" w:author="Microsoft Office User" w:date="2023-07-10T07:16:00Z">
            <w:rPr/>
          </w:rPrChange>
        </w:rPr>
        <w:t xml:space="preserve">multiple </w:t>
      </w:r>
      <w:r w:rsidRPr="00883F17">
        <w:rPr>
          <w:rFonts w:asciiTheme="minorHAnsi" w:eastAsia="Cambria" w:hAnsiTheme="minorHAnsi" w:cs="Cambria"/>
          <w:rPrChange w:id="84" w:author="Microsoft Office User" w:date="2023-07-10T07:16:00Z">
            <w:rPr>
              <w:rFonts w:ascii="Cambria" w:eastAsia="Cambria" w:hAnsi="Cambria" w:cs="Cambria"/>
            </w:rPr>
          </w:rPrChange>
        </w:rPr>
        <w:t>disturbances, such as dry and hot conditions</w:t>
      </w:r>
      <w:r w:rsidRPr="00883F17">
        <w:rPr>
          <w:rFonts w:asciiTheme="minorHAnsi" w:hAnsiTheme="minorHAnsi"/>
          <w:rPrChange w:id="85" w:author="Microsoft Office User" w:date="2023-07-10T07:16:00Z">
            <w:rPr/>
          </w:rPrChange>
        </w:rPr>
        <w:t>, blowdowns,</w:t>
      </w:r>
      <w:r w:rsidRPr="00883F17">
        <w:rPr>
          <w:rFonts w:asciiTheme="minorHAnsi" w:eastAsia="Cambria" w:hAnsiTheme="minorHAnsi" w:cs="Cambria"/>
          <w:rPrChange w:id="86" w:author="Microsoft Office User" w:date="2023-07-10T07:16:00Z">
            <w:rPr>
              <w:rFonts w:ascii="Cambria" w:eastAsia="Cambria" w:hAnsi="Cambria" w:cs="Cambria"/>
            </w:rPr>
          </w:rPrChange>
        </w:rPr>
        <w:t xml:space="preserve"> </w:t>
      </w:r>
      <w:r w:rsidRPr="00883F17">
        <w:rPr>
          <w:rFonts w:asciiTheme="minorHAnsi" w:hAnsiTheme="minorHAnsi"/>
          <w:rPrChange w:id="87" w:author="Microsoft Office User" w:date="2023-07-10T07:16:00Z">
            <w:rPr/>
          </w:rPrChange>
        </w:rPr>
        <w:t>and</w:t>
      </w:r>
      <w:r w:rsidRPr="00883F17">
        <w:rPr>
          <w:rFonts w:asciiTheme="minorHAnsi" w:eastAsia="Cambria" w:hAnsiTheme="minorHAnsi" w:cs="Cambria"/>
          <w:rPrChange w:id="88" w:author="Microsoft Office User" w:date="2023-07-10T07:16:00Z">
            <w:rPr>
              <w:rFonts w:ascii="Cambria" w:eastAsia="Cambria" w:hAnsi="Cambria" w:cs="Cambria"/>
            </w:rPr>
          </w:rPrChange>
        </w:rPr>
        <w:t xml:space="preserve"> droughts (Hartmann and Trumbore, 2016). Understanding how trees accumulate and use their NSC in key organs such as stem wood </w:t>
      </w:r>
      <w:r w:rsidRPr="00883F17">
        <w:rPr>
          <w:rFonts w:asciiTheme="minorHAnsi" w:hAnsiTheme="minorHAnsi"/>
          <w:rPrChange w:id="89" w:author="Microsoft Office User" w:date="2023-07-10T07:16:00Z">
            <w:rPr/>
          </w:rPrChange>
        </w:rPr>
        <w:t xml:space="preserve">in order to balance carbon sources and sinks </w:t>
      </w:r>
      <w:r w:rsidRPr="00883F17">
        <w:rPr>
          <w:rFonts w:asciiTheme="minorHAnsi" w:eastAsia="Cambria" w:hAnsiTheme="minorHAnsi" w:cs="Cambria"/>
          <w:rPrChange w:id="90" w:author="Microsoft Office User" w:date="2023-07-10T07:16:00Z">
            <w:rPr>
              <w:rFonts w:ascii="Cambria" w:eastAsia="Cambria" w:hAnsi="Cambria" w:cs="Cambria"/>
            </w:rPr>
          </w:rPrChange>
        </w:rPr>
        <w:t xml:space="preserve">will improve our understanding </w:t>
      </w:r>
      <w:r w:rsidRPr="00883F17">
        <w:rPr>
          <w:rFonts w:asciiTheme="minorHAnsi" w:hAnsiTheme="minorHAnsi"/>
          <w:rPrChange w:id="91" w:author="Microsoft Office User" w:date="2023-07-10T07:16:00Z">
            <w:rPr/>
          </w:rPrChange>
        </w:rPr>
        <w:t>about</w:t>
      </w:r>
      <w:r w:rsidRPr="00883F17">
        <w:rPr>
          <w:rFonts w:asciiTheme="minorHAnsi" w:eastAsia="Cambria" w:hAnsiTheme="minorHAnsi" w:cs="Cambria"/>
          <w:rPrChange w:id="92" w:author="Microsoft Office User" w:date="2023-07-10T07:16:00Z">
            <w:rPr>
              <w:rFonts w:ascii="Cambria" w:eastAsia="Cambria" w:hAnsi="Cambria" w:cs="Cambria"/>
            </w:rPr>
          </w:rPrChange>
        </w:rPr>
        <w:t xml:space="preserve"> how trees </w:t>
      </w:r>
      <w:r w:rsidRPr="00883F17">
        <w:rPr>
          <w:rFonts w:asciiTheme="minorHAnsi" w:hAnsiTheme="minorHAnsi"/>
          <w:rPrChange w:id="93" w:author="Microsoft Office User" w:date="2023-07-10T07:16:00Z">
            <w:rPr/>
          </w:rPrChange>
        </w:rPr>
        <w:t>maintain</w:t>
      </w:r>
      <w:r w:rsidRPr="00883F17">
        <w:rPr>
          <w:rFonts w:asciiTheme="minorHAnsi" w:eastAsia="Cambria" w:hAnsiTheme="minorHAnsi" w:cs="Cambria"/>
          <w:rPrChange w:id="94" w:author="Microsoft Office User" w:date="2023-07-10T07:16:00Z">
            <w:rPr>
              <w:rFonts w:ascii="Cambria" w:eastAsia="Cambria" w:hAnsi="Cambria" w:cs="Cambria"/>
            </w:rPr>
          </w:rPrChange>
        </w:rPr>
        <w:t xml:space="preserve"> their metabolism under stress.</w:t>
      </w:r>
    </w:p>
    <w:p w14:paraId="1229D7D6" w14:textId="4274C1D2"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95" w:author="Microsoft Office User" w:date="2023-07-10T07:16:00Z">
            <w:rPr/>
          </w:rPrChange>
        </w:rPr>
      </w:pPr>
      <w:r w:rsidRPr="00883F17">
        <w:rPr>
          <w:rFonts w:asciiTheme="minorHAnsi" w:eastAsia="Cambria" w:hAnsiTheme="minorHAnsi" w:cs="Cambria"/>
          <w:rPrChange w:id="96" w:author="Microsoft Office User" w:date="2023-07-10T07:16:00Z">
            <w:rPr>
              <w:rFonts w:ascii="Cambria" w:eastAsia="Cambria" w:hAnsi="Cambria" w:cs="Cambria"/>
            </w:rPr>
          </w:rPrChange>
        </w:rPr>
        <w:t xml:space="preserve">Stem wood plays a central role in NSC dynamics and long term storage </w:t>
      </w:r>
      <w:r w:rsidRPr="00883F17">
        <w:rPr>
          <w:rFonts w:asciiTheme="minorHAnsi" w:hAnsiTheme="minorHAnsi"/>
          <w:rPrChange w:id="97" w:author="Microsoft Office User" w:date="2023-07-10T07:16:00Z">
            <w:rPr/>
          </w:rPrChange>
        </w:rPr>
        <w:t>in</w:t>
      </w:r>
      <w:r w:rsidRPr="00883F17">
        <w:rPr>
          <w:rFonts w:asciiTheme="minorHAnsi" w:eastAsia="Cambria" w:hAnsiTheme="minorHAnsi" w:cs="Cambria"/>
          <w:rPrChange w:id="98" w:author="Microsoft Office User" w:date="2023-07-10T07:16:00Z">
            <w:rPr>
              <w:rFonts w:ascii="Cambria" w:eastAsia="Cambria" w:hAnsi="Cambria" w:cs="Cambria"/>
            </w:rPr>
          </w:rPrChange>
        </w:rPr>
        <w:t xml:space="preserve"> adult trees (Arx et al., 2017; Furze et al., 2018, 2020; Herrera-Ramírez et al., 2021). It </w:t>
      </w:r>
      <w:del w:id="99" w:author="Microsoft Office User" w:date="2023-07-06T08:03:00Z">
        <w:r w:rsidRPr="00883F17" w:rsidDel="0082719C">
          <w:rPr>
            <w:rFonts w:asciiTheme="minorHAnsi" w:eastAsia="Cambria" w:hAnsiTheme="minorHAnsi" w:cs="Cambria"/>
            <w:rPrChange w:id="100" w:author="Microsoft Office User" w:date="2023-07-10T07:16:00Z">
              <w:rPr>
                <w:rFonts w:ascii="Cambria" w:eastAsia="Cambria" w:hAnsi="Cambria" w:cs="Cambria"/>
              </w:rPr>
            </w:rPrChange>
          </w:rPr>
          <w:delText xml:space="preserve">is </w:delText>
        </w:r>
      </w:del>
      <w:ins w:id="101" w:author="Microsoft Office User" w:date="2023-07-06T08:03:00Z">
        <w:r w:rsidR="0082719C" w:rsidRPr="00883F17">
          <w:rPr>
            <w:rFonts w:asciiTheme="minorHAnsi" w:eastAsia="Cambria" w:hAnsiTheme="minorHAnsi" w:cs="Cambria"/>
            <w:lang w:val="en-US"/>
            <w:rPrChange w:id="102" w:author="Microsoft Office User" w:date="2023-07-10T07:16:00Z">
              <w:rPr>
                <w:rFonts w:ascii="Cambria" w:eastAsia="Cambria" w:hAnsi="Cambria" w:cs="Cambria"/>
                <w:lang w:val="en-US"/>
              </w:rPr>
            </w:rPrChange>
          </w:rPr>
          <w:t>may</w:t>
        </w:r>
      </w:ins>
      <w:del w:id="103" w:author="Microsoft Office User" w:date="2023-07-06T08:09:00Z">
        <w:r w:rsidRPr="00883F17" w:rsidDel="0082719C">
          <w:rPr>
            <w:rFonts w:asciiTheme="minorHAnsi" w:eastAsia="Cambria" w:hAnsiTheme="minorHAnsi" w:cs="Cambria"/>
            <w:rPrChange w:id="104" w:author="Microsoft Office User" w:date="2023-07-10T07:16:00Z">
              <w:rPr>
                <w:rFonts w:ascii="Cambria" w:eastAsia="Cambria" w:hAnsi="Cambria" w:cs="Cambria"/>
              </w:rPr>
            </w:rPrChange>
          </w:rPr>
          <w:delText>not</w:delText>
        </w:r>
      </w:del>
      <w:r w:rsidRPr="00883F17">
        <w:rPr>
          <w:rFonts w:asciiTheme="minorHAnsi" w:eastAsia="Cambria" w:hAnsiTheme="minorHAnsi" w:cs="Cambria"/>
          <w:rPrChange w:id="105" w:author="Microsoft Office User" w:date="2023-07-10T07:16:00Z">
            <w:rPr>
              <w:rFonts w:ascii="Cambria" w:eastAsia="Cambria" w:hAnsi="Cambria" w:cs="Cambria"/>
            </w:rPr>
          </w:rPrChange>
        </w:rPr>
        <w:t xml:space="preserve"> </w:t>
      </w:r>
      <w:del w:id="106" w:author="Microsoft Office User" w:date="2023-07-06T08:04:00Z">
        <w:r w:rsidRPr="00883F17" w:rsidDel="0082719C">
          <w:rPr>
            <w:rFonts w:asciiTheme="minorHAnsi" w:eastAsia="Cambria" w:hAnsiTheme="minorHAnsi" w:cs="Cambria"/>
            <w:rPrChange w:id="107" w:author="Microsoft Office User" w:date="2023-07-10T07:16:00Z">
              <w:rPr>
                <w:rFonts w:ascii="Cambria" w:eastAsia="Cambria" w:hAnsi="Cambria" w:cs="Cambria"/>
              </w:rPr>
            </w:rPrChange>
          </w:rPr>
          <w:delText xml:space="preserve">only </w:delText>
        </w:r>
      </w:del>
      <w:ins w:id="108" w:author="Microsoft Office User" w:date="2023-07-06T08:04:00Z">
        <w:r w:rsidR="0082719C" w:rsidRPr="00883F17">
          <w:rPr>
            <w:rFonts w:asciiTheme="minorHAnsi" w:eastAsia="Cambria" w:hAnsiTheme="minorHAnsi" w:cs="Cambria"/>
            <w:lang w:val="en-US"/>
            <w:rPrChange w:id="109" w:author="Microsoft Office User" w:date="2023-07-10T07:16:00Z">
              <w:rPr>
                <w:rFonts w:ascii="Cambria" w:eastAsia="Cambria" w:hAnsi="Cambria" w:cs="Cambria"/>
                <w:lang w:val="en-US"/>
              </w:rPr>
            </w:rPrChange>
          </w:rPr>
          <w:t>be</w:t>
        </w:r>
        <w:r w:rsidR="0082719C" w:rsidRPr="00883F17">
          <w:rPr>
            <w:rFonts w:asciiTheme="minorHAnsi" w:eastAsia="Cambria" w:hAnsiTheme="minorHAnsi" w:cs="Cambria"/>
            <w:rPrChange w:id="110" w:author="Microsoft Office User" w:date="2023-07-10T07:16:00Z">
              <w:rPr>
                <w:rFonts w:ascii="Cambria" w:eastAsia="Cambria" w:hAnsi="Cambria" w:cs="Cambria"/>
              </w:rPr>
            </w:rPrChange>
          </w:rPr>
          <w:t xml:space="preserve"> </w:t>
        </w:r>
      </w:ins>
      <w:r w:rsidRPr="00883F17">
        <w:rPr>
          <w:rFonts w:asciiTheme="minorHAnsi" w:eastAsia="Cambria" w:hAnsiTheme="minorHAnsi" w:cs="Cambria"/>
          <w:rPrChange w:id="111" w:author="Microsoft Office User" w:date="2023-07-10T07:16:00Z">
            <w:rPr>
              <w:rFonts w:ascii="Cambria" w:eastAsia="Cambria" w:hAnsi="Cambria" w:cs="Cambria"/>
            </w:rPr>
          </w:rPrChange>
        </w:rPr>
        <w:t xml:space="preserve">the largest reservoir of NSC </w:t>
      </w:r>
      <w:r w:rsidRPr="00883F17">
        <w:rPr>
          <w:rFonts w:asciiTheme="minorHAnsi" w:hAnsiTheme="minorHAnsi"/>
          <w:rPrChange w:id="112" w:author="Microsoft Office User" w:date="2023-07-10T07:16:00Z">
            <w:rPr/>
          </w:rPrChange>
        </w:rPr>
        <w:t xml:space="preserve">in </w:t>
      </w:r>
      <w:r w:rsidRPr="00883F17">
        <w:rPr>
          <w:rFonts w:asciiTheme="minorHAnsi" w:eastAsia="Cambria" w:hAnsiTheme="minorHAnsi" w:cs="Cambria"/>
          <w:rPrChange w:id="113" w:author="Microsoft Office User" w:date="2023-07-10T07:16:00Z">
            <w:rPr>
              <w:rFonts w:ascii="Cambria" w:eastAsia="Cambria" w:hAnsi="Cambria" w:cs="Cambria"/>
            </w:rPr>
          </w:rPrChange>
        </w:rPr>
        <w:t>trees</w:t>
      </w:r>
      <w:ins w:id="114" w:author="Microsoft Office User" w:date="2023-07-06T08:04:00Z">
        <w:r w:rsidR="0082719C" w:rsidRPr="00883F17">
          <w:rPr>
            <w:rFonts w:asciiTheme="minorHAnsi" w:eastAsia="Cambria" w:hAnsiTheme="minorHAnsi" w:cs="Cambria"/>
            <w:lang w:val="en-US"/>
            <w:rPrChange w:id="115" w:author="Microsoft Office User" w:date="2023-07-10T07:16:00Z">
              <w:rPr>
                <w:rFonts w:ascii="Cambria" w:eastAsia="Cambria" w:hAnsi="Cambria" w:cs="Cambria"/>
                <w:lang w:val="en-US"/>
              </w:rPr>
            </w:rPrChange>
          </w:rPr>
          <w:t xml:space="preserve"> in terms of mass</w:t>
        </w:r>
      </w:ins>
      <w:ins w:id="116" w:author="Microsoft Office User" w:date="2023-07-06T08:30:00Z">
        <w:r w:rsidR="00F65C37" w:rsidRPr="00883F17">
          <w:rPr>
            <w:rFonts w:asciiTheme="minorHAnsi" w:eastAsia="Cambria" w:hAnsiTheme="minorHAnsi" w:cs="Cambria"/>
            <w:lang w:val="en-US"/>
            <w:rPrChange w:id="117" w:author="Microsoft Office User" w:date="2023-07-10T07:16:00Z">
              <w:rPr>
                <w:rFonts w:ascii="Cambria" w:eastAsia="Cambria" w:hAnsi="Cambria" w:cs="Cambria"/>
                <w:lang w:val="en-US"/>
              </w:rPr>
            </w:rPrChange>
          </w:rPr>
          <w:t xml:space="preserve">. </w:t>
        </w:r>
      </w:ins>
      <w:del w:id="118" w:author="Microsoft Office User" w:date="2023-07-06T08:30:00Z">
        <w:r w:rsidRPr="00883F17" w:rsidDel="00F65C37">
          <w:rPr>
            <w:rFonts w:asciiTheme="minorHAnsi" w:eastAsia="Cambria" w:hAnsiTheme="minorHAnsi" w:cs="Cambria"/>
            <w:rPrChange w:id="119" w:author="Microsoft Office User" w:date="2023-07-10T07:16:00Z">
              <w:rPr>
                <w:rFonts w:ascii="Cambria" w:eastAsia="Cambria" w:hAnsi="Cambria" w:cs="Cambria"/>
              </w:rPr>
            </w:rPrChange>
          </w:rPr>
          <w:delText>,</w:delText>
        </w:r>
      </w:del>
      <w:r w:rsidRPr="00883F17">
        <w:rPr>
          <w:rFonts w:asciiTheme="minorHAnsi" w:eastAsia="Cambria" w:hAnsiTheme="minorHAnsi" w:cs="Cambria"/>
          <w:rPrChange w:id="120" w:author="Microsoft Office User" w:date="2023-07-10T07:16:00Z">
            <w:rPr>
              <w:rFonts w:ascii="Cambria" w:eastAsia="Cambria" w:hAnsi="Cambria" w:cs="Cambria"/>
            </w:rPr>
          </w:rPrChange>
        </w:rPr>
        <w:t xml:space="preserve"> but</w:t>
      </w:r>
      <w:ins w:id="121" w:author="Microsoft Office User" w:date="2023-06-27T14:58:00Z">
        <w:r w:rsidR="00652FA3" w:rsidRPr="00883F17">
          <w:rPr>
            <w:rFonts w:asciiTheme="minorHAnsi" w:eastAsia="Cambria" w:hAnsiTheme="minorHAnsi" w:cs="Cambria"/>
            <w:lang w:val="en-US"/>
            <w:rPrChange w:id="122" w:author="Microsoft Office User" w:date="2023-07-10T07:16:00Z">
              <w:rPr>
                <w:rFonts w:ascii="Cambria" w:eastAsia="Cambria" w:hAnsi="Cambria" w:cs="Cambria"/>
                <w:lang w:val="en-US"/>
              </w:rPr>
            </w:rPrChange>
          </w:rPr>
          <w:t xml:space="preserve"> </w:t>
        </w:r>
      </w:ins>
      <w:del w:id="123" w:author="Microsoft Office User" w:date="2023-06-27T15:04:00Z">
        <w:r w:rsidRPr="00883F17" w:rsidDel="00652FA3">
          <w:rPr>
            <w:rFonts w:asciiTheme="minorHAnsi" w:eastAsia="Cambria" w:hAnsiTheme="minorHAnsi" w:cs="Cambria"/>
            <w:rPrChange w:id="124" w:author="Microsoft Office User" w:date="2023-07-10T07:16:00Z">
              <w:rPr>
                <w:rFonts w:ascii="Cambria" w:eastAsia="Cambria" w:hAnsi="Cambria" w:cs="Cambria"/>
              </w:rPr>
            </w:rPrChange>
          </w:rPr>
          <w:delText xml:space="preserve"> </w:delText>
        </w:r>
      </w:del>
      <w:r w:rsidRPr="00883F17">
        <w:rPr>
          <w:rFonts w:asciiTheme="minorHAnsi" w:eastAsia="Cambria" w:hAnsiTheme="minorHAnsi" w:cs="Cambria"/>
          <w:rPrChange w:id="125" w:author="Microsoft Office User" w:date="2023-07-10T07:16:00Z">
            <w:rPr>
              <w:rFonts w:ascii="Cambria" w:eastAsia="Cambria" w:hAnsi="Cambria" w:cs="Cambria"/>
            </w:rPr>
          </w:rPrChange>
        </w:rPr>
        <w:t xml:space="preserve">it is also </w:t>
      </w:r>
      <w:del w:id="126" w:author="Microsoft Office User" w:date="2023-06-27T15:04:00Z">
        <w:r w:rsidRPr="00883F17" w:rsidDel="00652FA3">
          <w:rPr>
            <w:rFonts w:asciiTheme="minorHAnsi" w:eastAsia="Cambria" w:hAnsiTheme="minorHAnsi" w:cs="Cambria"/>
            <w:rPrChange w:id="127" w:author="Microsoft Office User" w:date="2023-07-10T07:16:00Z">
              <w:rPr>
                <w:rFonts w:ascii="Cambria" w:eastAsia="Cambria" w:hAnsi="Cambria" w:cs="Cambria"/>
              </w:rPr>
            </w:rPrChange>
          </w:rPr>
          <w:delText xml:space="preserve">the </w:delText>
        </w:r>
        <w:r w:rsidRPr="00883F17" w:rsidDel="00652FA3">
          <w:rPr>
            <w:rFonts w:asciiTheme="minorHAnsi" w:hAnsiTheme="minorHAnsi"/>
            <w:rPrChange w:id="128" w:author="Microsoft Office User" w:date="2023-07-10T07:16:00Z">
              <w:rPr/>
            </w:rPrChange>
          </w:rPr>
          <w:delText>main</w:delText>
        </w:r>
      </w:del>
      <w:ins w:id="129" w:author="Microsoft Office User" w:date="2023-07-06T08:09:00Z">
        <w:r w:rsidR="0082719C" w:rsidRPr="00883F17">
          <w:rPr>
            <w:rFonts w:asciiTheme="minorHAnsi" w:eastAsia="Cambria" w:hAnsiTheme="minorHAnsi" w:cs="Cambria"/>
            <w:lang w:val="en-US"/>
            <w:rPrChange w:id="130" w:author="Microsoft Office User" w:date="2023-07-10T07:16:00Z">
              <w:rPr>
                <w:rFonts w:ascii="Cambria" w:eastAsia="Cambria" w:hAnsi="Cambria" w:cs="Cambria"/>
                <w:lang w:val="en-US"/>
              </w:rPr>
            </w:rPrChange>
          </w:rPr>
          <w:t>an</w:t>
        </w:r>
      </w:ins>
      <w:ins w:id="131" w:author="Microsoft Office User" w:date="2023-06-27T15:04:00Z">
        <w:r w:rsidR="00652FA3" w:rsidRPr="00883F17">
          <w:rPr>
            <w:rFonts w:asciiTheme="minorHAnsi" w:eastAsia="Cambria" w:hAnsiTheme="minorHAnsi" w:cs="Cambria"/>
            <w:lang w:val="en-US"/>
            <w:rPrChange w:id="132" w:author="Microsoft Office User" w:date="2023-07-10T07:16:00Z">
              <w:rPr>
                <w:rFonts w:ascii="Cambria" w:eastAsia="Cambria" w:hAnsi="Cambria" w:cs="Cambria"/>
                <w:lang w:val="en-US"/>
              </w:rPr>
            </w:rPrChange>
          </w:rPr>
          <w:t xml:space="preserve"> important</w:t>
        </w:r>
      </w:ins>
      <w:ins w:id="133" w:author="Microsoft Office User" w:date="2023-07-06T08:09:00Z">
        <w:r w:rsidR="0082719C" w:rsidRPr="00883F17">
          <w:rPr>
            <w:rFonts w:asciiTheme="minorHAnsi" w:eastAsia="Cambria" w:hAnsiTheme="minorHAnsi" w:cs="Cambria"/>
            <w:lang w:val="en-US"/>
            <w:rPrChange w:id="134" w:author="Microsoft Office User" w:date="2023-07-10T07:16:00Z">
              <w:rPr>
                <w:rFonts w:ascii="Cambria" w:eastAsia="Cambria" w:hAnsi="Cambria" w:cs="Cambria"/>
                <w:lang w:val="en-US"/>
              </w:rPr>
            </w:rPrChange>
          </w:rPr>
          <w:t xml:space="preserve"> pathway in the</w:t>
        </w:r>
      </w:ins>
      <w:r w:rsidRPr="00883F17">
        <w:rPr>
          <w:rFonts w:asciiTheme="minorHAnsi" w:hAnsiTheme="minorHAnsi"/>
          <w:rPrChange w:id="135" w:author="Microsoft Office User" w:date="2023-07-10T07:16:00Z">
            <w:rPr/>
          </w:rPrChange>
        </w:rPr>
        <w:t xml:space="preserve"> </w:t>
      </w:r>
      <w:r w:rsidRPr="00883F17">
        <w:rPr>
          <w:rFonts w:asciiTheme="minorHAnsi" w:hAnsiTheme="minorHAnsi"/>
          <w:rPrChange w:id="136" w:author="Microsoft Office User" w:date="2023-07-10T07:16:00Z">
            <w:rPr/>
          </w:rPrChange>
        </w:rPr>
        <w:lastRenderedPageBreak/>
        <w:t xml:space="preserve">transport route of NSC and water between tree organs </w:t>
      </w:r>
      <w:r w:rsidRPr="00883F17">
        <w:rPr>
          <w:rFonts w:asciiTheme="minorHAnsi" w:eastAsia="Cambria" w:hAnsiTheme="minorHAnsi" w:cs="Cambria"/>
          <w:rPrChange w:id="137" w:author="Microsoft Office User" w:date="2023-07-10T07:16:00Z">
            <w:rPr>
              <w:rFonts w:ascii="Cambria" w:eastAsia="Cambria" w:hAnsi="Cambria" w:cs="Cambria"/>
            </w:rPr>
          </w:rPrChange>
        </w:rPr>
        <w:t>(Plavcová et al., 2016; Furze et al., 2018).</w:t>
      </w:r>
      <w:ins w:id="138" w:author="Microsoft Office User" w:date="2023-07-06T08:29:00Z">
        <w:r w:rsidR="00F65C37" w:rsidRPr="00883F17">
          <w:rPr>
            <w:rFonts w:asciiTheme="minorHAnsi" w:eastAsia="Cambria" w:hAnsiTheme="minorHAnsi" w:cs="Cambria"/>
            <w:lang w:val="en-US"/>
            <w:rPrChange w:id="139" w:author="Microsoft Office User" w:date="2023-07-10T07:16:00Z">
              <w:rPr>
                <w:rFonts w:ascii="Cambria" w:eastAsia="Cambria" w:hAnsi="Cambria" w:cs="Cambria"/>
                <w:lang w:val="en-US"/>
              </w:rPr>
            </w:rPrChange>
          </w:rPr>
          <w:t xml:space="preserve"> </w:t>
        </w:r>
      </w:ins>
      <w:ins w:id="140" w:author="Microsoft Office User" w:date="2023-07-06T08:33:00Z">
        <w:r w:rsidR="00F65C37" w:rsidRPr="00883F17">
          <w:rPr>
            <w:rFonts w:asciiTheme="minorHAnsi" w:eastAsia="Cambria" w:hAnsiTheme="minorHAnsi" w:cs="Cambria"/>
            <w:lang w:val="en-US"/>
            <w:rPrChange w:id="141" w:author="Microsoft Office User" w:date="2023-07-10T07:16:00Z">
              <w:rPr>
                <w:rFonts w:ascii="Cambria" w:eastAsia="Cambria" w:hAnsi="Cambria" w:cs="Cambria"/>
                <w:lang w:val="en-US"/>
              </w:rPr>
            </w:rPrChange>
          </w:rPr>
          <w:t xml:space="preserve">Wood </w:t>
        </w:r>
      </w:ins>
      <w:ins w:id="142" w:author="Microsoft Office User" w:date="2023-07-09T22:57:00Z">
        <w:r w:rsidR="00427138" w:rsidRPr="00883F17">
          <w:rPr>
            <w:rFonts w:asciiTheme="minorHAnsi" w:eastAsia="Cambria" w:hAnsiTheme="minorHAnsi" w:cs="Cambria"/>
            <w:lang w:val="en-US"/>
            <w:rPrChange w:id="143" w:author="Microsoft Office User" w:date="2023-07-10T07:16:00Z">
              <w:rPr>
                <w:rFonts w:ascii="Cambria" w:eastAsia="Cambria" w:hAnsi="Cambria" w:cs="Cambria"/>
                <w:lang w:val="en-US"/>
              </w:rPr>
            </w:rPrChange>
          </w:rPr>
          <w:t>is always</w:t>
        </w:r>
      </w:ins>
      <w:ins w:id="144" w:author="Microsoft Office User" w:date="2023-07-06T08:30:00Z">
        <w:r w:rsidR="00F65C37" w:rsidRPr="00883F17">
          <w:rPr>
            <w:rFonts w:asciiTheme="minorHAnsi" w:eastAsia="Cambria" w:hAnsiTheme="minorHAnsi" w:cs="Cambria"/>
            <w:lang w:val="en-US"/>
            <w:rPrChange w:id="145" w:author="Microsoft Office User" w:date="2023-07-10T07:16:00Z">
              <w:rPr>
                <w:rFonts w:ascii="Cambria" w:eastAsia="Cambria" w:hAnsi="Cambria" w:cs="Cambria"/>
                <w:lang w:val="en-US"/>
              </w:rPr>
            </w:rPrChange>
          </w:rPr>
          <w:t xml:space="preserve"> in contact with </w:t>
        </w:r>
      </w:ins>
      <w:ins w:id="146" w:author="Microsoft Office User" w:date="2023-07-06T08:31:00Z">
        <w:r w:rsidR="00F65C37" w:rsidRPr="00883F17">
          <w:rPr>
            <w:rFonts w:asciiTheme="minorHAnsi" w:eastAsia="Cambria" w:hAnsiTheme="minorHAnsi" w:cs="Cambria"/>
            <w:lang w:val="en-US"/>
            <w:rPrChange w:id="147" w:author="Microsoft Office User" w:date="2023-07-10T07:16:00Z">
              <w:rPr>
                <w:rFonts w:ascii="Cambria" w:eastAsia="Cambria" w:hAnsi="Cambria" w:cs="Cambria"/>
                <w:lang w:val="en-US"/>
              </w:rPr>
            </w:rPrChange>
          </w:rPr>
          <w:t>phloem</w:t>
        </w:r>
      </w:ins>
      <w:ins w:id="148" w:author="Microsoft Office User" w:date="2023-07-06T08:35:00Z">
        <w:r w:rsidR="00F65C37" w:rsidRPr="00883F17">
          <w:rPr>
            <w:rFonts w:asciiTheme="minorHAnsi" w:eastAsia="Cambria" w:hAnsiTheme="minorHAnsi" w:cs="Cambria"/>
            <w:lang w:val="en-US"/>
            <w:rPrChange w:id="149" w:author="Microsoft Office User" w:date="2023-07-10T07:16:00Z">
              <w:rPr>
                <w:rFonts w:ascii="Cambria" w:eastAsia="Cambria" w:hAnsi="Cambria" w:cs="Cambria"/>
                <w:lang w:val="en-US"/>
              </w:rPr>
            </w:rPrChange>
          </w:rPr>
          <w:t>,</w:t>
        </w:r>
      </w:ins>
      <w:ins w:id="150" w:author="Microsoft Office User" w:date="2023-07-06T08:31:00Z">
        <w:r w:rsidR="00F65C37" w:rsidRPr="00883F17">
          <w:rPr>
            <w:rFonts w:asciiTheme="minorHAnsi" w:eastAsia="Cambria" w:hAnsiTheme="minorHAnsi" w:cs="Cambria"/>
            <w:lang w:val="en-US"/>
            <w:rPrChange w:id="151" w:author="Microsoft Office User" w:date="2023-07-10T07:16:00Z">
              <w:rPr>
                <w:rFonts w:ascii="Cambria" w:eastAsia="Cambria" w:hAnsi="Cambria" w:cs="Cambria"/>
                <w:lang w:val="en-US"/>
              </w:rPr>
            </w:rPrChange>
          </w:rPr>
          <w:t xml:space="preserve"> which is the main transport rout</w:t>
        </w:r>
      </w:ins>
      <w:ins w:id="152" w:author="Microsoft Office User" w:date="2023-07-06T08:32:00Z">
        <w:r w:rsidR="00F65C37" w:rsidRPr="00883F17">
          <w:rPr>
            <w:rFonts w:asciiTheme="minorHAnsi" w:eastAsia="Cambria" w:hAnsiTheme="minorHAnsi" w:cs="Cambria"/>
            <w:lang w:val="en-US"/>
            <w:rPrChange w:id="153" w:author="Microsoft Office User" w:date="2023-07-10T07:16:00Z">
              <w:rPr>
                <w:rFonts w:ascii="Cambria" w:eastAsia="Cambria" w:hAnsi="Cambria" w:cs="Cambria"/>
                <w:lang w:val="en-US"/>
              </w:rPr>
            </w:rPrChange>
          </w:rPr>
          <w:t>e</w:t>
        </w:r>
      </w:ins>
      <w:ins w:id="154" w:author="Microsoft Office User" w:date="2023-07-06T08:31:00Z">
        <w:r w:rsidR="00F65C37" w:rsidRPr="00883F17">
          <w:rPr>
            <w:rFonts w:asciiTheme="minorHAnsi" w:eastAsia="Cambria" w:hAnsiTheme="minorHAnsi" w:cs="Cambria"/>
            <w:lang w:val="en-US"/>
            <w:rPrChange w:id="155" w:author="Microsoft Office User" w:date="2023-07-10T07:16:00Z">
              <w:rPr>
                <w:rFonts w:ascii="Cambria" w:eastAsia="Cambria" w:hAnsi="Cambria" w:cs="Cambria"/>
                <w:lang w:val="en-US"/>
              </w:rPr>
            </w:rPrChange>
          </w:rPr>
          <w:t xml:space="preserve"> of NSC along the tree and an important NSC </w:t>
        </w:r>
      </w:ins>
      <w:ins w:id="156" w:author="Microsoft Office User" w:date="2023-07-06T08:32:00Z">
        <w:r w:rsidR="00F65C37" w:rsidRPr="00883F17">
          <w:rPr>
            <w:rFonts w:asciiTheme="minorHAnsi" w:eastAsia="Cambria" w:hAnsiTheme="minorHAnsi" w:cs="Cambria"/>
            <w:lang w:val="en-US"/>
            <w:rPrChange w:id="157" w:author="Microsoft Office User" w:date="2023-07-10T07:16:00Z">
              <w:rPr>
                <w:rFonts w:ascii="Cambria" w:eastAsia="Cambria" w:hAnsi="Cambria" w:cs="Cambria"/>
                <w:lang w:val="en-US"/>
              </w:rPr>
            </w:rPrChange>
          </w:rPr>
          <w:t>storage tissue</w:t>
        </w:r>
      </w:ins>
      <w:ins w:id="158" w:author="Microsoft Office User" w:date="2023-07-06T08:38:00Z">
        <w:r w:rsidR="00F65C37" w:rsidRPr="00883F17">
          <w:rPr>
            <w:rFonts w:asciiTheme="minorHAnsi" w:eastAsia="Cambria" w:hAnsiTheme="minorHAnsi" w:cs="Cambria"/>
            <w:lang w:val="en-US"/>
            <w:rPrChange w:id="159" w:author="Microsoft Office User" w:date="2023-07-10T07:16:00Z">
              <w:rPr>
                <w:rFonts w:ascii="Cambria" w:eastAsia="Cambria" w:hAnsi="Cambria" w:cs="Cambria"/>
                <w:lang w:val="en-US"/>
              </w:rPr>
            </w:rPrChange>
          </w:rPr>
          <w:t xml:space="preserve"> (</w:t>
        </w:r>
        <w:r w:rsidR="00F65C37" w:rsidRPr="00883F17">
          <w:rPr>
            <w:rFonts w:asciiTheme="minorHAnsi" w:eastAsia="Cambria" w:hAnsiTheme="minorHAnsi" w:cs="Cambria"/>
            <w:highlight w:val="yellow"/>
            <w:lang w:val="en-US"/>
            <w:rPrChange w:id="160" w:author="Microsoft Office User" w:date="2023-07-10T07:16:00Z">
              <w:rPr>
                <w:rFonts w:ascii="Cambria" w:eastAsia="Cambria" w:hAnsi="Cambria" w:cs="Cambria"/>
                <w:highlight w:val="yellow"/>
                <w:lang w:val="en-US"/>
              </w:rPr>
            </w:rPrChange>
          </w:rPr>
          <w:t>Rossel et al 2020</w:t>
        </w:r>
        <w:r w:rsidR="00F65C37" w:rsidRPr="00883F17">
          <w:rPr>
            <w:rFonts w:asciiTheme="minorHAnsi" w:eastAsia="Cambria" w:hAnsiTheme="minorHAnsi" w:cs="Cambria"/>
            <w:lang w:val="en-US"/>
            <w:rPrChange w:id="161" w:author="Microsoft Office User" w:date="2023-07-10T07:16:00Z">
              <w:rPr>
                <w:rFonts w:ascii="Cambria" w:eastAsia="Cambria" w:hAnsi="Cambria" w:cs="Cambria"/>
                <w:lang w:val="en-US"/>
              </w:rPr>
            </w:rPrChange>
          </w:rPr>
          <w:t>)</w:t>
        </w:r>
      </w:ins>
      <w:ins w:id="162" w:author="Microsoft Office User" w:date="2023-07-06T08:37:00Z">
        <w:r w:rsidR="00F65C37" w:rsidRPr="00883F17">
          <w:rPr>
            <w:rFonts w:asciiTheme="minorHAnsi" w:eastAsia="Cambria" w:hAnsiTheme="minorHAnsi" w:cs="Cambria"/>
            <w:lang w:val="en-US"/>
            <w:rPrChange w:id="163" w:author="Microsoft Office User" w:date="2023-07-10T07:16:00Z">
              <w:rPr>
                <w:rFonts w:ascii="Cambria" w:eastAsia="Cambria" w:hAnsi="Cambria" w:cs="Cambria"/>
                <w:lang w:val="en-US"/>
              </w:rPr>
            </w:rPrChange>
          </w:rPr>
          <w:t>.</w:t>
        </w:r>
      </w:ins>
      <w:ins w:id="164" w:author="Microsoft Office User" w:date="2023-07-06T08:33:00Z">
        <w:r w:rsidR="00F65C37" w:rsidRPr="00883F17">
          <w:rPr>
            <w:rFonts w:asciiTheme="minorHAnsi" w:eastAsia="Cambria" w:hAnsiTheme="minorHAnsi" w:cs="Cambria"/>
            <w:lang w:val="en-US"/>
            <w:rPrChange w:id="165" w:author="Microsoft Office User" w:date="2023-07-10T07:16:00Z">
              <w:rPr>
                <w:rFonts w:ascii="Cambria" w:eastAsia="Cambria" w:hAnsi="Cambria" w:cs="Cambria"/>
                <w:lang w:val="en-US"/>
              </w:rPr>
            </w:rPrChange>
          </w:rPr>
          <w:t xml:space="preserve"> </w:t>
        </w:r>
      </w:ins>
      <w:ins w:id="166" w:author="Microsoft Office User" w:date="2023-07-06T08:38:00Z">
        <w:r w:rsidR="00F65C37" w:rsidRPr="00883F17">
          <w:rPr>
            <w:rFonts w:asciiTheme="minorHAnsi" w:eastAsia="Cambria" w:hAnsiTheme="minorHAnsi" w:cs="Cambria"/>
            <w:lang w:val="en-US"/>
            <w:rPrChange w:id="167" w:author="Microsoft Office User" w:date="2023-07-10T07:16:00Z">
              <w:rPr>
                <w:rFonts w:ascii="Cambria" w:eastAsia="Cambria" w:hAnsi="Cambria" w:cs="Cambria"/>
                <w:lang w:val="en-US"/>
              </w:rPr>
            </w:rPrChange>
          </w:rPr>
          <w:t>T</w:t>
        </w:r>
      </w:ins>
      <w:ins w:id="168" w:author="Microsoft Office User" w:date="2023-07-06T08:33:00Z">
        <w:r w:rsidR="00F65C37" w:rsidRPr="00883F17">
          <w:rPr>
            <w:rFonts w:asciiTheme="minorHAnsi" w:eastAsia="Cambria" w:hAnsiTheme="minorHAnsi" w:cs="Cambria"/>
            <w:lang w:val="en-US"/>
            <w:rPrChange w:id="169" w:author="Microsoft Office User" w:date="2023-07-10T07:16:00Z">
              <w:rPr>
                <w:rFonts w:ascii="Cambria" w:eastAsia="Cambria" w:hAnsi="Cambria" w:cs="Cambria"/>
                <w:lang w:val="en-US"/>
              </w:rPr>
            </w:rPrChange>
          </w:rPr>
          <w:t>herefore</w:t>
        </w:r>
      </w:ins>
      <w:ins w:id="170" w:author="Microsoft Office User" w:date="2023-07-06T08:38:00Z">
        <w:r w:rsidR="00F65C37" w:rsidRPr="00883F17">
          <w:rPr>
            <w:rFonts w:asciiTheme="minorHAnsi" w:eastAsia="Cambria" w:hAnsiTheme="minorHAnsi" w:cs="Cambria"/>
            <w:lang w:val="en-US"/>
            <w:rPrChange w:id="171" w:author="Microsoft Office User" w:date="2023-07-10T07:16:00Z">
              <w:rPr>
                <w:rFonts w:ascii="Cambria" w:eastAsia="Cambria" w:hAnsi="Cambria" w:cs="Cambria"/>
                <w:lang w:val="en-US"/>
              </w:rPr>
            </w:rPrChange>
          </w:rPr>
          <w:t>,</w:t>
        </w:r>
      </w:ins>
      <w:ins w:id="172" w:author="Microsoft Office User" w:date="2023-07-06T08:34:00Z">
        <w:r w:rsidR="00F65C37" w:rsidRPr="00883F17">
          <w:rPr>
            <w:rFonts w:asciiTheme="minorHAnsi" w:eastAsia="Cambria" w:hAnsiTheme="minorHAnsi" w:cs="Cambria"/>
            <w:lang w:val="en-US"/>
            <w:rPrChange w:id="173" w:author="Microsoft Office User" w:date="2023-07-10T07:16:00Z">
              <w:rPr>
                <w:rFonts w:ascii="Cambria" w:eastAsia="Cambria" w:hAnsi="Cambria" w:cs="Cambria"/>
                <w:lang w:val="en-US"/>
              </w:rPr>
            </w:rPrChange>
          </w:rPr>
          <w:t xml:space="preserve"> it interchang</w:t>
        </w:r>
      </w:ins>
      <w:ins w:id="174" w:author="Microsoft Office User" w:date="2023-07-06T08:36:00Z">
        <w:r w:rsidR="00F65C37" w:rsidRPr="00883F17">
          <w:rPr>
            <w:rFonts w:asciiTheme="minorHAnsi" w:eastAsia="Cambria" w:hAnsiTheme="minorHAnsi" w:cs="Cambria"/>
            <w:lang w:val="en-US"/>
            <w:rPrChange w:id="175" w:author="Microsoft Office User" w:date="2023-07-10T07:16:00Z">
              <w:rPr>
                <w:rFonts w:ascii="Cambria" w:eastAsia="Cambria" w:hAnsi="Cambria" w:cs="Cambria"/>
                <w:lang w:val="en-US"/>
              </w:rPr>
            </w:rPrChange>
          </w:rPr>
          <w:t>e</w:t>
        </w:r>
      </w:ins>
      <w:ins w:id="176" w:author="Microsoft Office User" w:date="2023-07-06T08:35:00Z">
        <w:r w:rsidR="00F65C37" w:rsidRPr="00883F17">
          <w:rPr>
            <w:rFonts w:asciiTheme="minorHAnsi" w:eastAsia="Cambria" w:hAnsiTheme="minorHAnsi" w:cs="Cambria"/>
            <w:lang w:val="en-US"/>
            <w:rPrChange w:id="177" w:author="Microsoft Office User" w:date="2023-07-10T07:16:00Z">
              <w:rPr>
                <w:rFonts w:ascii="Cambria" w:eastAsia="Cambria" w:hAnsi="Cambria" w:cs="Cambria"/>
                <w:lang w:val="en-US"/>
              </w:rPr>
            </w:rPrChange>
          </w:rPr>
          <w:t>s</w:t>
        </w:r>
      </w:ins>
      <w:ins w:id="178" w:author="Microsoft Office User" w:date="2023-07-06T08:34:00Z">
        <w:r w:rsidR="00F65C37" w:rsidRPr="00883F17">
          <w:rPr>
            <w:rFonts w:asciiTheme="minorHAnsi" w:eastAsia="Cambria" w:hAnsiTheme="minorHAnsi" w:cs="Cambria"/>
            <w:lang w:val="en-US"/>
            <w:rPrChange w:id="179" w:author="Microsoft Office User" w:date="2023-07-10T07:16:00Z">
              <w:rPr>
                <w:rFonts w:ascii="Cambria" w:eastAsia="Cambria" w:hAnsi="Cambria" w:cs="Cambria"/>
                <w:lang w:val="en-US"/>
              </w:rPr>
            </w:rPrChange>
          </w:rPr>
          <w:t xml:space="preserve"> constantly older stored NSC with recently store NSC in the phloem</w:t>
        </w:r>
      </w:ins>
      <w:ins w:id="180" w:author="Microsoft Office User" w:date="2023-07-06T08:36:00Z">
        <w:r w:rsidR="00F65C37" w:rsidRPr="00883F17">
          <w:rPr>
            <w:rFonts w:asciiTheme="minorHAnsi" w:eastAsia="Cambria" w:hAnsiTheme="minorHAnsi" w:cs="Cambria"/>
            <w:lang w:val="en-US"/>
            <w:rPrChange w:id="181" w:author="Microsoft Office User" w:date="2023-07-10T07:16:00Z">
              <w:rPr>
                <w:rFonts w:ascii="Cambria" w:eastAsia="Cambria" w:hAnsi="Cambria" w:cs="Cambria"/>
                <w:lang w:val="en-US"/>
              </w:rPr>
            </w:rPrChange>
          </w:rPr>
          <w:t xml:space="preserve"> allowing some trees to store NSC for long periods of </w:t>
        </w:r>
      </w:ins>
      <w:ins w:id="182" w:author="Microsoft Office User" w:date="2023-07-06T08:37:00Z">
        <w:r w:rsidR="00F65C37" w:rsidRPr="00883F17">
          <w:rPr>
            <w:rFonts w:asciiTheme="minorHAnsi" w:eastAsia="Cambria" w:hAnsiTheme="minorHAnsi" w:cs="Cambria"/>
            <w:lang w:val="en-US"/>
            <w:rPrChange w:id="183" w:author="Microsoft Office User" w:date="2023-07-10T07:16:00Z">
              <w:rPr>
                <w:rFonts w:ascii="Cambria" w:eastAsia="Cambria" w:hAnsi="Cambria" w:cs="Cambria"/>
                <w:lang w:val="en-US"/>
              </w:rPr>
            </w:rPrChange>
          </w:rPr>
          <w:t>time</w:t>
        </w:r>
      </w:ins>
      <w:ins w:id="184" w:author="Microsoft Office User" w:date="2023-06-27T15:05:00Z">
        <w:r w:rsidR="00652FA3" w:rsidRPr="00883F17">
          <w:rPr>
            <w:rFonts w:asciiTheme="minorHAnsi" w:eastAsia="Cambria" w:hAnsiTheme="minorHAnsi" w:cs="Cambria"/>
            <w:lang w:val="en-US"/>
            <w:rPrChange w:id="185" w:author="Microsoft Office User" w:date="2023-07-10T07:16:00Z">
              <w:rPr>
                <w:rFonts w:ascii="Cambria" w:eastAsia="Cambria" w:hAnsi="Cambria" w:cs="Cambria"/>
                <w:lang w:val="en-US"/>
              </w:rPr>
            </w:rPrChange>
          </w:rPr>
          <w:t xml:space="preserve"> (</w:t>
        </w:r>
      </w:ins>
      <w:ins w:id="186" w:author="Microsoft Office User" w:date="2023-07-06T08:37:00Z">
        <w:r w:rsidR="00F65C37" w:rsidRPr="00883F17">
          <w:rPr>
            <w:rFonts w:asciiTheme="minorHAnsi" w:eastAsia="Cambria" w:hAnsiTheme="minorHAnsi" w:cs="Cambria"/>
            <w:lang w:val="en-US"/>
            <w:rPrChange w:id="187" w:author="Microsoft Office User" w:date="2023-07-10T07:16:00Z">
              <w:rPr>
                <w:rFonts w:ascii="Cambria" w:eastAsia="Cambria" w:hAnsi="Cambria" w:cs="Cambria"/>
                <w:lang w:val="en-US"/>
              </w:rPr>
            </w:rPrChange>
          </w:rPr>
          <w:t>Furze et al., 2018</w:t>
        </w:r>
      </w:ins>
      <w:ins w:id="188" w:author="Microsoft Office User" w:date="2023-06-27T15:05:00Z">
        <w:r w:rsidR="00652FA3" w:rsidRPr="00883F17">
          <w:rPr>
            <w:rFonts w:asciiTheme="minorHAnsi" w:eastAsia="Cambria" w:hAnsiTheme="minorHAnsi" w:cs="Cambria"/>
            <w:lang w:val="en-US"/>
            <w:rPrChange w:id="189"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rPrChange w:id="190" w:author="Microsoft Office User" w:date="2023-07-10T07:16:00Z">
            <w:rPr>
              <w:rFonts w:ascii="Cambria" w:eastAsia="Cambria" w:hAnsi="Cambria" w:cs="Cambria"/>
            </w:rPr>
          </w:rPrChange>
        </w:rPr>
        <w:t xml:space="preserve"> </w:t>
      </w:r>
      <w:r w:rsidRPr="00883F17">
        <w:rPr>
          <w:rFonts w:asciiTheme="minorHAnsi" w:hAnsiTheme="minorHAnsi"/>
          <w:rPrChange w:id="191" w:author="Microsoft Office User" w:date="2023-07-10T07:16:00Z">
            <w:rPr/>
          </w:rPrChange>
        </w:rPr>
        <w:t>W</w:t>
      </w:r>
      <w:r w:rsidRPr="00883F17">
        <w:rPr>
          <w:rFonts w:asciiTheme="minorHAnsi" w:eastAsia="Cambria" w:hAnsiTheme="minorHAnsi" w:cs="Cambria"/>
          <w:rPrChange w:id="192" w:author="Microsoft Office User" w:date="2023-07-10T07:16:00Z">
            <w:rPr>
              <w:rFonts w:ascii="Cambria" w:eastAsia="Cambria" w:hAnsi="Cambria" w:cs="Cambria"/>
            </w:rPr>
          </w:rPrChange>
        </w:rPr>
        <w:t xml:space="preserve">ood anatomical traits </w:t>
      </w:r>
      <w:r w:rsidRPr="00883F17">
        <w:rPr>
          <w:rFonts w:asciiTheme="minorHAnsi" w:hAnsiTheme="minorHAnsi"/>
          <w:rPrChange w:id="193" w:author="Microsoft Office User" w:date="2023-07-10T07:16:00Z">
            <w:rPr/>
          </w:rPrChange>
        </w:rPr>
        <w:t>can influence</w:t>
      </w:r>
      <w:r w:rsidRPr="00883F17">
        <w:rPr>
          <w:rFonts w:asciiTheme="minorHAnsi" w:eastAsia="Cambria" w:hAnsiTheme="minorHAnsi" w:cs="Cambria"/>
          <w:rPrChange w:id="194" w:author="Microsoft Office User" w:date="2023-07-10T07:16:00Z">
            <w:rPr>
              <w:rFonts w:ascii="Cambria" w:eastAsia="Cambria" w:hAnsi="Cambria" w:cs="Cambria"/>
            </w:rPr>
          </w:rPrChange>
        </w:rPr>
        <w:t xml:space="preserve"> the way trees access or accumulate</w:t>
      </w:r>
      <w:r w:rsidRPr="00883F17">
        <w:rPr>
          <w:rFonts w:asciiTheme="minorHAnsi" w:hAnsiTheme="minorHAnsi"/>
          <w:rPrChange w:id="195" w:author="Microsoft Office User" w:date="2023-07-10T07:16:00Z">
            <w:rPr/>
          </w:rPrChange>
        </w:rPr>
        <w:t xml:space="preserve"> </w:t>
      </w:r>
      <w:r w:rsidRPr="00883F17">
        <w:rPr>
          <w:rFonts w:asciiTheme="minorHAnsi" w:eastAsia="Cambria" w:hAnsiTheme="minorHAnsi" w:cs="Cambria"/>
          <w:rPrChange w:id="196" w:author="Microsoft Office User" w:date="2023-07-10T07:16:00Z">
            <w:rPr>
              <w:rFonts w:ascii="Cambria" w:eastAsia="Cambria" w:hAnsi="Cambria" w:cs="Cambria"/>
            </w:rPr>
          </w:rPrChange>
        </w:rPr>
        <w:t xml:space="preserve">carbon </w:t>
      </w:r>
      <w:r w:rsidRPr="00883F17">
        <w:rPr>
          <w:rFonts w:asciiTheme="minorHAnsi" w:hAnsiTheme="minorHAnsi"/>
          <w:rPrChange w:id="197" w:author="Microsoft Office User" w:date="2023-07-10T07:16:00Z">
            <w:rPr/>
          </w:rPrChange>
        </w:rPr>
        <w:t xml:space="preserve">reserves </w:t>
      </w:r>
      <w:r w:rsidRPr="00883F17">
        <w:rPr>
          <w:rFonts w:asciiTheme="minorHAnsi" w:eastAsia="Cambria" w:hAnsiTheme="minorHAnsi" w:cs="Cambria"/>
          <w:rPrChange w:id="198" w:author="Microsoft Office User" w:date="2023-07-10T07:16:00Z">
            <w:rPr>
              <w:rFonts w:ascii="Cambria" w:eastAsia="Cambria" w:hAnsi="Cambria" w:cs="Cambria"/>
            </w:rPr>
          </w:rPrChange>
        </w:rPr>
        <w:t xml:space="preserve">(Barbaroux and Bréda, 2002; Furze et al., 2020; Herrera-Ramírez et al., 2021). </w:t>
      </w:r>
      <w:r w:rsidRPr="00883F17">
        <w:rPr>
          <w:rFonts w:asciiTheme="minorHAnsi" w:hAnsiTheme="minorHAnsi"/>
          <w:rPrChange w:id="199" w:author="Microsoft Office User" w:date="2023-07-10T07:16:00Z">
            <w:rPr/>
          </w:rPrChange>
        </w:rPr>
        <w:t>For instance, in temperate trees,</w:t>
      </w:r>
      <w:r w:rsidRPr="00883F17">
        <w:rPr>
          <w:rFonts w:asciiTheme="minorHAnsi" w:eastAsia="Cambria" w:hAnsiTheme="minorHAnsi" w:cs="Cambria"/>
          <w:rPrChange w:id="200" w:author="Microsoft Office User" w:date="2023-07-10T07:16:00Z">
            <w:rPr>
              <w:rFonts w:ascii="Cambria" w:eastAsia="Cambria" w:hAnsi="Cambria" w:cs="Cambria"/>
            </w:rPr>
          </w:rPrChange>
        </w:rPr>
        <w:t xml:space="preserve"> </w:t>
      </w:r>
      <w:r w:rsidRPr="00883F17">
        <w:rPr>
          <w:rFonts w:asciiTheme="minorHAnsi" w:hAnsiTheme="minorHAnsi"/>
          <w:rPrChange w:id="201" w:author="Microsoft Office User" w:date="2023-07-10T07:16:00Z">
            <w:rPr/>
          </w:rPrChange>
        </w:rPr>
        <w:t>wood</w:t>
      </w:r>
      <w:r w:rsidRPr="00883F17">
        <w:rPr>
          <w:rFonts w:asciiTheme="minorHAnsi" w:eastAsia="Cambria" w:hAnsiTheme="minorHAnsi" w:cs="Cambria"/>
          <w:rPrChange w:id="202" w:author="Microsoft Office User" w:date="2023-07-10T07:16:00Z">
            <w:rPr>
              <w:rFonts w:ascii="Cambria" w:eastAsia="Cambria" w:hAnsi="Cambria" w:cs="Cambria"/>
            </w:rPr>
          </w:rPrChange>
        </w:rPr>
        <w:t xml:space="preserve"> anatomical traits such as vessel distribution constrain not only the NSC distribution in wood, but also its seasonal </w:t>
      </w:r>
      <w:r w:rsidRPr="00883F17">
        <w:rPr>
          <w:rFonts w:asciiTheme="minorHAnsi" w:hAnsiTheme="minorHAnsi"/>
          <w:rPrChange w:id="203" w:author="Microsoft Office User" w:date="2023-07-10T07:16:00Z">
            <w:rPr/>
          </w:rPrChange>
        </w:rPr>
        <w:t>dynamics</w:t>
      </w:r>
      <w:r w:rsidRPr="00883F17">
        <w:rPr>
          <w:rFonts w:asciiTheme="minorHAnsi" w:eastAsia="Cambria" w:hAnsiTheme="minorHAnsi" w:cs="Cambria"/>
          <w:rPrChange w:id="204" w:author="Microsoft Office User" w:date="2023-07-10T07:16:00Z">
            <w:rPr>
              <w:rFonts w:ascii="Cambria" w:eastAsia="Cambria" w:hAnsi="Cambria" w:cs="Cambria"/>
            </w:rPr>
          </w:rPrChange>
        </w:rPr>
        <w:t xml:space="preserve"> (Barbaroux and Bréda, 2002; Michelot et al., 2012; Furze et al., 2020). </w:t>
      </w:r>
      <w:r w:rsidRPr="00883F17">
        <w:rPr>
          <w:rFonts w:asciiTheme="minorHAnsi" w:hAnsiTheme="minorHAnsi"/>
          <w:rPrChange w:id="205" w:author="Microsoft Office User" w:date="2023-07-10T07:16:00Z">
            <w:rPr/>
          </w:rPrChange>
        </w:rPr>
        <w:t>O</w:t>
      </w:r>
      <w:r w:rsidRPr="00883F17">
        <w:rPr>
          <w:rFonts w:asciiTheme="minorHAnsi" w:eastAsia="Cambria" w:hAnsiTheme="minorHAnsi" w:cs="Cambria"/>
          <w:rPrChange w:id="206" w:author="Microsoft Office User" w:date="2023-07-10T07:16:00Z">
            <w:rPr>
              <w:rFonts w:ascii="Cambria" w:eastAsia="Cambria" w:hAnsi="Cambria" w:cs="Cambria"/>
            </w:rPr>
          </w:rPrChange>
        </w:rPr>
        <w:t xml:space="preserve">ther traits such as the formation of living fibers in the stem wood, the abundance and size of parenchyma cells, and their longevity </w:t>
      </w:r>
      <w:r w:rsidRPr="00883F17">
        <w:rPr>
          <w:rFonts w:asciiTheme="minorHAnsi" w:hAnsiTheme="minorHAnsi"/>
          <w:rPrChange w:id="207" w:author="Microsoft Office User" w:date="2023-07-10T07:16:00Z">
            <w:rPr/>
          </w:rPrChange>
        </w:rPr>
        <w:t xml:space="preserve">may </w:t>
      </w:r>
      <w:r w:rsidRPr="00883F17">
        <w:rPr>
          <w:rFonts w:asciiTheme="minorHAnsi" w:eastAsia="Cambria" w:hAnsiTheme="minorHAnsi" w:cs="Cambria"/>
          <w:rPrChange w:id="208" w:author="Microsoft Office User" w:date="2023-07-10T07:16:00Z">
            <w:rPr>
              <w:rFonts w:ascii="Cambria" w:eastAsia="Cambria" w:hAnsi="Cambria" w:cs="Cambria"/>
            </w:rPr>
          </w:rPrChange>
        </w:rPr>
        <w:t xml:space="preserve">also </w:t>
      </w:r>
      <w:r w:rsidRPr="00883F17">
        <w:rPr>
          <w:rFonts w:asciiTheme="minorHAnsi" w:hAnsiTheme="minorHAnsi"/>
          <w:rPrChange w:id="209" w:author="Microsoft Office User" w:date="2023-07-10T07:16:00Z">
            <w:rPr/>
          </w:rPrChange>
        </w:rPr>
        <w:t>influence</w:t>
      </w:r>
      <w:r w:rsidRPr="00883F17">
        <w:rPr>
          <w:rFonts w:asciiTheme="minorHAnsi" w:eastAsia="Cambria" w:hAnsiTheme="minorHAnsi" w:cs="Cambria"/>
          <w:rPrChange w:id="210" w:author="Microsoft Office User" w:date="2023-07-10T07:16:00Z">
            <w:rPr>
              <w:rFonts w:ascii="Cambria" w:eastAsia="Cambria" w:hAnsi="Cambria" w:cs="Cambria"/>
            </w:rPr>
          </w:rPrChange>
        </w:rPr>
        <w:t xml:space="preserve"> the seasonal response of NSC and tree survival (Arx et al., 2017; Herrera-Ramírez et al., 2021). </w:t>
      </w:r>
      <w:ins w:id="211" w:author="Microsoft Office User" w:date="2023-07-08T10:02:00Z">
        <w:r w:rsidR="007A3FD0" w:rsidRPr="00883F17">
          <w:rPr>
            <w:rFonts w:asciiTheme="minorHAnsi" w:eastAsia="Cambria" w:hAnsiTheme="minorHAnsi" w:cs="Cambria"/>
            <w:lang w:val="en-US"/>
            <w:rPrChange w:id="212" w:author="Microsoft Office User" w:date="2023-07-10T07:16:00Z">
              <w:rPr>
                <w:rFonts w:ascii="Cambria" w:eastAsia="Cambria" w:hAnsi="Cambria" w:cs="Cambria"/>
                <w:lang w:val="en-US"/>
              </w:rPr>
            </w:rPrChange>
          </w:rPr>
          <w:t>Living fibers are septate fibers that remain alive several year</w:t>
        </w:r>
      </w:ins>
      <w:ins w:id="213" w:author="Microsoft Office User" w:date="2023-07-08T10:03:00Z">
        <w:r w:rsidR="007A3FD0" w:rsidRPr="00883F17">
          <w:rPr>
            <w:rFonts w:asciiTheme="minorHAnsi" w:eastAsia="Cambria" w:hAnsiTheme="minorHAnsi" w:cs="Cambria"/>
            <w:lang w:val="en-US"/>
            <w:rPrChange w:id="214" w:author="Microsoft Office User" w:date="2023-07-10T07:16:00Z">
              <w:rPr>
                <w:rFonts w:ascii="Cambria" w:eastAsia="Cambria" w:hAnsi="Cambria" w:cs="Cambria"/>
                <w:lang w:val="en-US"/>
              </w:rPr>
            </w:rPrChange>
          </w:rPr>
          <w:t xml:space="preserve">s </w:t>
        </w:r>
      </w:ins>
      <w:ins w:id="215" w:author="Microsoft Office User" w:date="2023-07-08T10:02:00Z">
        <w:r w:rsidR="007A3FD0" w:rsidRPr="00883F17">
          <w:rPr>
            <w:rFonts w:asciiTheme="minorHAnsi" w:eastAsia="Cambria" w:hAnsiTheme="minorHAnsi" w:cs="Cambria"/>
            <w:lang w:val="en-US"/>
            <w:rPrChange w:id="216" w:author="Microsoft Office User" w:date="2023-07-10T07:16:00Z">
              <w:rPr>
                <w:rFonts w:ascii="Cambria" w:eastAsia="Cambria" w:hAnsi="Cambria" w:cs="Cambria"/>
                <w:lang w:val="en-US"/>
              </w:rPr>
            </w:rPrChange>
          </w:rPr>
          <w:t>after maturation (</w:t>
        </w:r>
        <w:r w:rsidR="007A3FD0" w:rsidRPr="00883F17">
          <w:rPr>
            <w:rFonts w:asciiTheme="minorHAnsi" w:eastAsia="Cambria" w:hAnsiTheme="minorHAnsi" w:cs="Cambria"/>
            <w:highlight w:val="yellow"/>
            <w:lang w:val="en-US"/>
            <w:rPrChange w:id="217" w:author="Microsoft Office User" w:date="2023-07-10T07:16:00Z">
              <w:rPr>
                <w:rFonts w:ascii="Cambria" w:eastAsia="Cambria" w:hAnsi="Cambria" w:cs="Cambria"/>
                <w:highlight w:val="yellow"/>
                <w:lang w:val="en-US"/>
              </w:rPr>
            </w:rPrChange>
          </w:rPr>
          <w:t>Clarquist 2015).</w:t>
        </w:r>
        <w:r w:rsidR="007A3FD0" w:rsidRPr="00883F17">
          <w:rPr>
            <w:rFonts w:asciiTheme="minorHAnsi" w:eastAsia="Cambria" w:hAnsiTheme="minorHAnsi" w:cs="Cambria"/>
            <w:lang w:val="en-US"/>
            <w:rPrChange w:id="218"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rPrChange w:id="219" w:author="Microsoft Office User" w:date="2023-07-10T07:16:00Z">
            <w:rPr>
              <w:rFonts w:ascii="Cambria" w:eastAsia="Cambria" w:hAnsi="Cambria" w:cs="Cambria"/>
            </w:rPr>
          </w:rPrChange>
        </w:rPr>
        <w:t xml:space="preserve">Understanding how wood traits are related to NSC dynamics will </w:t>
      </w:r>
      <w:r w:rsidR="008913C4" w:rsidRPr="00883F17">
        <w:rPr>
          <w:rFonts w:asciiTheme="minorHAnsi" w:eastAsia="Cambria" w:hAnsiTheme="minorHAnsi" w:cs="Cambria"/>
          <w:lang w:val="en-US"/>
          <w:rPrChange w:id="220" w:author="Microsoft Office User" w:date="2023-07-10T07:16:00Z">
            <w:rPr>
              <w:rFonts w:ascii="Cambria" w:eastAsia="Cambria" w:hAnsi="Cambria" w:cs="Cambria"/>
              <w:lang w:val="en-US"/>
            </w:rPr>
          </w:rPrChange>
        </w:rPr>
        <w:t>improve our</w:t>
      </w:r>
      <w:r w:rsidRPr="00883F17">
        <w:rPr>
          <w:rFonts w:asciiTheme="minorHAnsi" w:eastAsia="Cambria" w:hAnsiTheme="minorHAnsi" w:cs="Cambria"/>
          <w:rPrChange w:id="221" w:author="Microsoft Office User" w:date="2023-07-10T07:16:00Z">
            <w:rPr>
              <w:rFonts w:ascii="Cambria" w:eastAsia="Cambria" w:hAnsi="Cambria" w:cs="Cambria"/>
            </w:rPr>
          </w:rPrChange>
        </w:rPr>
        <w:t xml:space="preserve"> mechanistic understanding </w:t>
      </w:r>
      <w:r w:rsidRPr="00883F17">
        <w:rPr>
          <w:rFonts w:asciiTheme="minorHAnsi" w:hAnsiTheme="minorHAnsi"/>
          <w:rPrChange w:id="222" w:author="Microsoft Office User" w:date="2023-07-10T07:16:00Z">
            <w:rPr/>
          </w:rPrChange>
        </w:rPr>
        <w:t>about</w:t>
      </w:r>
      <w:r w:rsidRPr="00883F17">
        <w:rPr>
          <w:rFonts w:asciiTheme="minorHAnsi" w:eastAsia="Cambria" w:hAnsiTheme="minorHAnsi" w:cs="Cambria"/>
          <w:rPrChange w:id="223" w:author="Microsoft Office User" w:date="2023-07-10T07:16:00Z">
            <w:rPr>
              <w:rFonts w:ascii="Cambria" w:eastAsia="Cambria" w:hAnsi="Cambria" w:cs="Cambria"/>
            </w:rPr>
          </w:rPrChange>
        </w:rPr>
        <w:t xml:space="preserve"> how trees regulate </w:t>
      </w:r>
      <w:r w:rsidRPr="00883F17">
        <w:rPr>
          <w:rFonts w:asciiTheme="minorHAnsi" w:hAnsiTheme="minorHAnsi"/>
          <w:rPrChange w:id="224" w:author="Microsoft Office User" w:date="2023-07-10T07:16:00Z">
            <w:rPr/>
          </w:rPrChange>
        </w:rPr>
        <w:t xml:space="preserve">carbon </w:t>
      </w:r>
      <w:r w:rsidRPr="00883F17">
        <w:rPr>
          <w:rFonts w:asciiTheme="minorHAnsi" w:eastAsia="Cambria" w:hAnsiTheme="minorHAnsi" w:cs="Cambria"/>
          <w:rPrChange w:id="225" w:author="Microsoft Office User" w:date="2023-07-10T07:16:00Z">
            <w:rPr>
              <w:rFonts w:ascii="Cambria" w:eastAsia="Cambria" w:hAnsi="Cambria" w:cs="Cambria"/>
            </w:rPr>
          </w:rPrChange>
        </w:rPr>
        <w:t xml:space="preserve">storage to increase </w:t>
      </w:r>
      <w:r w:rsidRPr="00883F17">
        <w:rPr>
          <w:rFonts w:asciiTheme="minorHAnsi" w:hAnsiTheme="minorHAnsi"/>
          <w:rPrChange w:id="226" w:author="Microsoft Office User" w:date="2023-07-10T07:16:00Z">
            <w:rPr/>
          </w:rPrChange>
        </w:rPr>
        <w:t>competitiveness and/</w:t>
      </w:r>
      <w:r w:rsidRPr="00883F17">
        <w:rPr>
          <w:rFonts w:asciiTheme="minorHAnsi" w:eastAsia="Cambria" w:hAnsiTheme="minorHAnsi" w:cs="Cambria"/>
          <w:rPrChange w:id="227" w:author="Microsoft Office User" w:date="2023-07-10T07:16:00Z">
            <w:rPr>
              <w:rFonts w:ascii="Cambria" w:eastAsia="Cambria" w:hAnsi="Cambria" w:cs="Cambria"/>
            </w:rPr>
          </w:rPrChange>
        </w:rPr>
        <w:t>or survival.</w:t>
      </w:r>
    </w:p>
    <w:p w14:paraId="6A49F74B" w14:textId="78FC9302" w:rsidR="00925F8D" w:rsidRPr="00883F17" w:rsidRDefault="008913C4">
      <w:pPr>
        <w:pBdr>
          <w:top w:val="nil"/>
          <w:left w:val="nil"/>
          <w:bottom w:val="nil"/>
          <w:right w:val="nil"/>
          <w:between w:val="nil"/>
        </w:pBdr>
        <w:spacing w:before="180" w:after="180" w:line="480" w:lineRule="auto"/>
        <w:ind w:right="-261"/>
        <w:rPr>
          <w:rFonts w:asciiTheme="minorHAnsi" w:hAnsiTheme="minorHAnsi"/>
          <w:rPrChange w:id="228" w:author="Microsoft Office User" w:date="2023-07-10T07:16:00Z">
            <w:rPr/>
          </w:rPrChange>
        </w:rPr>
      </w:pPr>
      <w:r w:rsidRPr="00883F17">
        <w:rPr>
          <w:rFonts w:asciiTheme="minorHAnsi" w:eastAsia="Cambria" w:hAnsiTheme="minorHAnsi" w:cs="Cambria"/>
          <w:lang w:val="en-US"/>
          <w:rPrChange w:id="229" w:author="Microsoft Office User" w:date="2023-07-10T07:16:00Z">
            <w:rPr>
              <w:rFonts w:ascii="Cambria" w:eastAsia="Cambria" w:hAnsi="Cambria" w:cs="Cambria"/>
              <w:lang w:val="en-US"/>
            </w:rPr>
          </w:rPrChange>
        </w:rPr>
        <w:t>Non-structural c</w:t>
      </w:r>
      <w:r w:rsidRPr="00883F17">
        <w:rPr>
          <w:rFonts w:asciiTheme="minorHAnsi" w:eastAsia="Cambria" w:hAnsiTheme="minorHAnsi" w:cs="Cambria"/>
          <w:rPrChange w:id="230" w:author="Microsoft Office User" w:date="2023-07-10T07:16:00Z">
            <w:rPr>
              <w:rFonts w:ascii="Cambria" w:eastAsia="Cambria" w:hAnsi="Cambria" w:cs="Cambria"/>
            </w:rPr>
          </w:rPrChange>
        </w:rPr>
        <w:t xml:space="preserve">arbon storage dynamics can be controlled by </w:t>
      </w:r>
      <w:r w:rsidRPr="00883F17">
        <w:rPr>
          <w:rFonts w:asciiTheme="minorHAnsi" w:hAnsiTheme="minorHAnsi"/>
          <w:rPrChange w:id="231" w:author="Microsoft Office User" w:date="2023-07-10T07:16:00Z">
            <w:rPr/>
          </w:rPrChange>
        </w:rPr>
        <w:t xml:space="preserve">physiological processes related to </w:t>
      </w:r>
      <w:r w:rsidRPr="00883F17">
        <w:rPr>
          <w:rFonts w:asciiTheme="minorHAnsi" w:eastAsia="Cambria" w:hAnsiTheme="minorHAnsi" w:cs="Cambria"/>
          <w:rPrChange w:id="232" w:author="Microsoft Office User" w:date="2023-07-10T07:16:00Z">
            <w:rPr>
              <w:rFonts w:ascii="Cambria" w:eastAsia="Cambria" w:hAnsi="Cambria" w:cs="Cambria"/>
            </w:rPr>
          </w:rPrChange>
        </w:rPr>
        <w:t>carbon source or sink activity under</w:t>
      </w:r>
      <w:r w:rsidRPr="00883F17">
        <w:rPr>
          <w:rFonts w:asciiTheme="minorHAnsi" w:hAnsiTheme="minorHAnsi"/>
          <w:rPrChange w:id="233" w:author="Microsoft Office User" w:date="2023-07-10T07:16:00Z">
            <w:rPr/>
          </w:rPrChange>
        </w:rPr>
        <w:t xml:space="preserve"> the influence of environmental conditions</w:t>
      </w:r>
      <w:r w:rsidRPr="00883F17">
        <w:rPr>
          <w:rFonts w:asciiTheme="minorHAnsi" w:eastAsia="Cambria" w:hAnsiTheme="minorHAnsi" w:cs="Cambria"/>
          <w:rPrChange w:id="234" w:author="Microsoft Office User" w:date="2023-07-10T07:16:00Z">
            <w:rPr>
              <w:rFonts w:ascii="Cambria" w:eastAsia="Cambria" w:hAnsi="Cambria" w:cs="Cambria"/>
            </w:rPr>
          </w:rPrChange>
        </w:rPr>
        <w:t xml:space="preserve"> (Würth et al., 2005; Palacio et al., 2014; O’Brien et al., 2015, 2020; Resco de Dios and Gessler, 2021). </w:t>
      </w:r>
      <w:r w:rsidRPr="00883F17">
        <w:rPr>
          <w:rFonts w:asciiTheme="minorHAnsi" w:hAnsiTheme="minorHAnsi"/>
          <w:rPrChange w:id="235" w:author="Microsoft Office User" w:date="2023-07-10T07:16:00Z">
            <w:rPr/>
          </w:rPrChange>
        </w:rPr>
        <w:t xml:space="preserve">However, </w:t>
      </w:r>
      <w:r w:rsidRPr="00883F17">
        <w:rPr>
          <w:rFonts w:asciiTheme="minorHAnsi" w:eastAsia="Cambria" w:hAnsiTheme="minorHAnsi" w:cs="Cambria"/>
          <w:rPrChange w:id="236" w:author="Microsoft Office User" w:date="2023-07-10T07:16:00Z">
            <w:rPr>
              <w:rFonts w:ascii="Cambria" w:eastAsia="Cambria" w:hAnsi="Cambria" w:cs="Cambria"/>
            </w:rPr>
          </w:rPrChange>
        </w:rPr>
        <w:t>NSC storage processes can be up-</w:t>
      </w:r>
      <w:r w:rsidRPr="00883F17">
        <w:rPr>
          <w:rFonts w:asciiTheme="minorHAnsi" w:hAnsiTheme="minorHAnsi"/>
          <w:rPrChange w:id="237" w:author="Microsoft Office User" w:date="2023-07-10T07:16:00Z">
            <w:rPr/>
          </w:rPrChange>
        </w:rPr>
        <w:t xml:space="preserve">regulated by increased gene expression, so that reserve formation competes </w:t>
      </w:r>
      <w:r w:rsidRPr="00883F17">
        <w:rPr>
          <w:rFonts w:asciiTheme="minorHAnsi" w:eastAsia="Cambria" w:hAnsiTheme="minorHAnsi" w:cs="Cambria"/>
          <w:rPrChange w:id="238" w:author="Microsoft Office User" w:date="2023-07-10T07:16:00Z">
            <w:rPr>
              <w:rFonts w:ascii="Cambria" w:eastAsia="Cambria" w:hAnsi="Cambria" w:cs="Cambria"/>
            </w:rPr>
          </w:rPrChange>
        </w:rPr>
        <w:t xml:space="preserve">with other carbon sinks (Wiley and Helliker, 2012; Martínez-Vilalta, 2014; Huang et al., 2021). This may allow </w:t>
      </w:r>
      <w:r w:rsidRPr="00883F17">
        <w:rPr>
          <w:rFonts w:asciiTheme="minorHAnsi" w:hAnsiTheme="minorHAnsi"/>
          <w:rPrChange w:id="239" w:author="Microsoft Office User" w:date="2023-07-10T07:16:00Z">
            <w:rPr/>
          </w:rPrChange>
        </w:rPr>
        <w:t xml:space="preserve">trees </w:t>
      </w:r>
      <w:r w:rsidRPr="00883F17">
        <w:rPr>
          <w:rFonts w:asciiTheme="minorHAnsi" w:eastAsia="Cambria" w:hAnsiTheme="minorHAnsi" w:cs="Cambria"/>
          <w:rPrChange w:id="240" w:author="Microsoft Office User" w:date="2023-07-10T07:16:00Z">
            <w:rPr>
              <w:rFonts w:ascii="Cambria" w:eastAsia="Cambria" w:hAnsi="Cambria" w:cs="Cambria"/>
            </w:rPr>
          </w:rPrChange>
        </w:rPr>
        <w:t xml:space="preserve">to </w:t>
      </w:r>
      <w:r w:rsidRPr="00883F17">
        <w:rPr>
          <w:rFonts w:asciiTheme="minorHAnsi" w:hAnsiTheme="minorHAnsi"/>
          <w:rPrChange w:id="241" w:author="Microsoft Office User" w:date="2023-07-10T07:16:00Z">
            <w:rPr/>
          </w:rPrChange>
        </w:rPr>
        <w:t xml:space="preserve">maintain carbon </w:t>
      </w:r>
      <w:r w:rsidRPr="00883F17">
        <w:rPr>
          <w:rFonts w:asciiTheme="minorHAnsi" w:eastAsia="Cambria" w:hAnsiTheme="minorHAnsi" w:cs="Cambria"/>
          <w:rPrChange w:id="242" w:author="Microsoft Office User" w:date="2023-07-10T07:16:00Z">
            <w:rPr>
              <w:rFonts w:ascii="Cambria" w:eastAsia="Cambria" w:hAnsi="Cambria" w:cs="Cambria"/>
            </w:rPr>
          </w:rPrChange>
        </w:rPr>
        <w:t xml:space="preserve">stores that enable them to face future </w:t>
      </w:r>
      <w:r w:rsidRPr="00883F17">
        <w:rPr>
          <w:rFonts w:asciiTheme="minorHAnsi" w:hAnsiTheme="minorHAnsi"/>
          <w:rPrChange w:id="243" w:author="Microsoft Office User" w:date="2023-07-10T07:16:00Z">
            <w:rPr/>
          </w:rPrChange>
        </w:rPr>
        <w:t xml:space="preserve">compounding perturbations </w:t>
      </w:r>
      <w:r w:rsidRPr="00883F17">
        <w:rPr>
          <w:rFonts w:asciiTheme="minorHAnsi" w:eastAsia="Cambria" w:hAnsiTheme="minorHAnsi" w:cs="Cambria"/>
          <w:rPrChange w:id="244" w:author="Microsoft Office User" w:date="2023-07-10T07:16:00Z">
            <w:rPr>
              <w:rFonts w:ascii="Cambria" w:eastAsia="Cambria" w:hAnsi="Cambria" w:cs="Cambria"/>
            </w:rPr>
          </w:rPrChange>
        </w:rPr>
        <w:t>(Sala et al., 2012; Dietze et al., 2014; Resco de Dios and Gessler, 2021). Storage u</w:t>
      </w:r>
      <w:r w:rsidRPr="00883F17">
        <w:rPr>
          <w:rFonts w:asciiTheme="minorHAnsi" w:hAnsiTheme="minorHAnsi"/>
          <w:rPrChange w:id="245" w:author="Microsoft Office User" w:date="2023-07-10T07:16:00Z">
            <w:rPr/>
          </w:rPrChange>
        </w:rPr>
        <w:t>p-</w:t>
      </w:r>
      <w:r w:rsidRPr="00883F17">
        <w:rPr>
          <w:rFonts w:asciiTheme="minorHAnsi" w:eastAsia="Cambria" w:hAnsiTheme="minorHAnsi" w:cs="Cambria"/>
          <w:rPrChange w:id="246" w:author="Microsoft Office User" w:date="2023-07-10T07:16:00Z">
            <w:rPr>
              <w:rFonts w:ascii="Cambria" w:eastAsia="Cambria" w:hAnsi="Cambria" w:cs="Cambria"/>
            </w:rPr>
          </w:rPrChange>
        </w:rPr>
        <w:t>regulation may be species specific (Poorter and Kitajima, 2007)</w:t>
      </w:r>
      <w:r w:rsidRPr="00883F17">
        <w:rPr>
          <w:rFonts w:asciiTheme="minorHAnsi" w:hAnsiTheme="minorHAnsi"/>
          <w:rPrChange w:id="247" w:author="Microsoft Office User" w:date="2023-07-10T07:16:00Z">
            <w:rPr/>
          </w:rPrChange>
        </w:rPr>
        <w:t xml:space="preserve"> and likely greater </w:t>
      </w:r>
      <w:r w:rsidRPr="00883F17">
        <w:rPr>
          <w:rFonts w:asciiTheme="minorHAnsi" w:eastAsia="Cambria" w:hAnsiTheme="minorHAnsi" w:cs="Cambria"/>
          <w:rPrChange w:id="248" w:author="Microsoft Office User" w:date="2023-07-10T07:16:00Z">
            <w:rPr>
              <w:rFonts w:ascii="Cambria" w:eastAsia="Cambria" w:hAnsi="Cambria" w:cs="Cambria"/>
            </w:rPr>
          </w:rPrChange>
        </w:rPr>
        <w:t xml:space="preserve">in species </w:t>
      </w:r>
      <w:r w:rsidRPr="00883F17">
        <w:rPr>
          <w:rFonts w:asciiTheme="minorHAnsi" w:hAnsiTheme="minorHAnsi"/>
          <w:rPrChange w:id="249" w:author="Microsoft Office User" w:date="2023-07-10T07:16:00Z">
            <w:rPr/>
          </w:rPrChange>
        </w:rPr>
        <w:t>that store NSC for long periods of time (</w:t>
      </w:r>
      <w:r w:rsidRPr="00883F17">
        <w:rPr>
          <w:rFonts w:asciiTheme="minorHAnsi" w:eastAsia="Cambria" w:hAnsiTheme="minorHAnsi" w:cs="Cambria"/>
          <w:rPrChange w:id="250" w:author="Microsoft Office User" w:date="2023-07-10T07:16:00Z">
            <w:rPr>
              <w:rFonts w:ascii="Cambria" w:eastAsia="Cambria" w:hAnsi="Cambria" w:cs="Cambria"/>
            </w:rPr>
          </w:rPrChange>
        </w:rPr>
        <w:t xml:space="preserve">Blumstein et al., </w:t>
      </w:r>
      <w:r w:rsidRPr="00883F17">
        <w:rPr>
          <w:rFonts w:asciiTheme="minorHAnsi" w:eastAsia="Cambria" w:hAnsiTheme="minorHAnsi" w:cs="Cambria"/>
          <w:rPrChange w:id="251" w:author="Microsoft Office User" w:date="2023-07-10T07:16:00Z">
            <w:rPr>
              <w:rFonts w:ascii="Cambria" w:eastAsia="Cambria" w:hAnsi="Cambria" w:cs="Cambria"/>
            </w:rPr>
          </w:rPrChange>
        </w:rPr>
        <w:lastRenderedPageBreak/>
        <w:t>2022). A large amount of living cells used for NSC storage (</w:t>
      </w:r>
      <w:r w:rsidRPr="00883F17">
        <w:rPr>
          <w:rFonts w:asciiTheme="minorHAnsi" w:hAnsiTheme="minorHAnsi"/>
          <w:rPrChange w:id="252" w:author="Microsoft Office User" w:date="2023-07-10T07:16:00Z">
            <w:rPr/>
          </w:rPrChange>
        </w:rPr>
        <w:t>e.g.,</w:t>
      </w:r>
      <w:r w:rsidRPr="00883F17">
        <w:rPr>
          <w:rFonts w:asciiTheme="minorHAnsi" w:eastAsia="Cambria" w:hAnsiTheme="minorHAnsi" w:cs="Cambria"/>
          <w:rPrChange w:id="253" w:author="Microsoft Office User" w:date="2023-07-10T07:16:00Z">
            <w:rPr>
              <w:rFonts w:ascii="Cambria" w:eastAsia="Cambria" w:hAnsi="Cambria" w:cs="Cambria"/>
            </w:rPr>
          </w:rPrChange>
        </w:rPr>
        <w:t xml:space="preserve"> species </w:t>
      </w:r>
      <w:r w:rsidRPr="00883F17">
        <w:rPr>
          <w:rFonts w:asciiTheme="minorHAnsi" w:hAnsiTheme="minorHAnsi"/>
          <w:rPrChange w:id="254" w:author="Microsoft Office User" w:date="2023-07-10T07:16:00Z">
            <w:rPr/>
          </w:rPrChange>
        </w:rPr>
        <w:t>with</w:t>
      </w:r>
      <w:r w:rsidRPr="00883F17">
        <w:rPr>
          <w:rFonts w:asciiTheme="minorHAnsi" w:eastAsia="Cambria" w:hAnsiTheme="minorHAnsi" w:cs="Cambria"/>
          <w:rPrChange w:id="255" w:author="Microsoft Office User" w:date="2023-07-10T07:16:00Z">
            <w:rPr>
              <w:rFonts w:ascii="Cambria" w:eastAsia="Cambria" w:hAnsi="Cambria" w:cs="Cambria"/>
            </w:rPr>
          </w:rPrChange>
        </w:rPr>
        <w:t xml:space="preserve"> living fibers and parenchyma) may indicate a high </w:t>
      </w:r>
      <w:r w:rsidRPr="00883F17">
        <w:rPr>
          <w:rFonts w:asciiTheme="minorHAnsi" w:hAnsiTheme="minorHAnsi"/>
          <w:rPrChange w:id="256" w:author="Microsoft Office User" w:date="2023-07-10T07:16:00Z">
            <w:rPr/>
          </w:rPrChange>
        </w:rPr>
        <w:t>prioritization</w:t>
      </w:r>
      <w:r w:rsidRPr="00883F17">
        <w:rPr>
          <w:rFonts w:asciiTheme="minorHAnsi" w:eastAsia="Cambria" w:hAnsiTheme="minorHAnsi" w:cs="Cambria"/>
          <w:rPrChange w:id="257" w:author="Microsoft Office User" w:date="2023-07-10T07:16:00Z">
            <w:rPr>
              <w:rFonts w:ascii="Cambria" w:eastAsia="Cambria" w:hAnsi="Cambria" w:cs="Cambria"/>
            </w:rPr>
          </w:rPrChange>
        </w:rPr>
        <w:t xml:space="preserve"> of storage formation,</w:t>
      </w:r>
      <w:r w:rsidRPr="00883F17">
        <w:rPr>
          <w:rFonts w:asciiTheme="minorHAnsi" w:hAnsiTheme="minorHAnsi"/>
          <w:rPrChange w:id="258" w:author="Microsoft Office User" w:date="2023-07-10T07:16:00Z">
            <w:rPr/>
          </w:rPrChange>
        </w:rPr>
        <w:t xml:space="preserve"> which may </w:t>
      </w:r>
      <w:r w:rsidRPr="00883F17">
        <w:rPr>
          <w:rFonts w:asciiTheme="minorHAnsi" w:eastAsia="Cambria" w:hAnsiTheme="minorHAnsi" w:cs="Cambria"/>
          <w:rPrChange w:id="259" w:author="Microsoft Office User" w:date="2023-07-10T07:16:00Z">
            <w:rPr>
              <w:rFonts w:ascii="Cambria" w:eastAsia="Cambria" w:hAnsi="Cambria" w:cs="Cambria"/>
            </w:rPr>
          </w:rPrChange>
        </w:rPr>
        <w:t xml:space="preserve">compete with other </w:t>
      </w:r>
      <w:r w:rsidRPr="00883F17">
        <w:rPr>
          <w:rFonts w:asciiTheme="minorHAnsi" w:hAnsiTheme="minorHAnsi"/>
          <w:rPrChange w:id="260" w:author="Microsoft Office User" w:date="2023-07-10T07:16:00Z">
            <w:rPr/>
          </w:rPrChange>
        </w:rPr>
        <w:t>c</w:t>
      </w:r>
      <w:r w:rsidRPr="00883F17">
        <w:rPr>
          <w:rFonts w:asciiTheme="minorHAnsi" w:eastAsia="Cambria" w:hAnsiTheme="minorHAnsi" w:cs="Cambria"/>
          <w:rPrChange w:id="261" w:author="Microsoft Office User" w:date="2023-07-10T07:16:00Z">
            <w:rPr>
              <w:rFonts w:ascii="Cambria" w:eastAsia="Cambria" w:hAnsi="Cambria" w:cs="Cambria"/>
            </w:rPr>
          </w:rPrChange>
        </w:rPr>
        <w:t xml:space="preserve">arbon sinks like growth and respiration (Plavcová et al., 2016; Herrera-Ramírez et al., 2021). </w:t>
      </w:r>
      <w:del w:id="262" w:author="Microsoft Office User" w:date="2023-06-27T15:06:00Z">
        <w:r w:rsidRPr="00883F17" w:rsidDel="00652FA3">
          <w:rPr>
            <w:rFonts w:asciiTheme="minorHAnsi" w:eastAsia="Cambria" w:hAnsiTheme="minorHAnsi" w:cs="Cambria"/>
            <w:rPrChange w:id="263" w:author="Microsoft Office User" w:date="2023-07-10T07:16:00Z">
              <w:rPr>
                <w:rFonts w:ascii="Cambria" w:eastAsia="Cambria" w:hAnsi="Cambria" w:cs="Cambria"/>
              </w:rPr>
            </w:rPrChange>
          </w:rPr>
          <w:delText xml:space="preserve">We </w:delText>
        </w:r>
        <w:r w:rsidRPr="00883F17" w:rsidDel="00652FA3">
          <w:rPr>
            <w:rFonts w:asciiTheme="minorHAnsi" w:hAnsiTheme="minorHAnsi"/>
            <w:rPrChange w:id="264" w:author="Microsoft Office User" w:date="2023-07-10T07:16:00Z">
              <w:rPr/>
            </w:rPrChange>
          </w:rPr>
          <w:delText xml:space="preserve">hypothesize </w:delText>
        </w:r>
        <w:r w:rsidRPr="00883F17" w:rsidDel="00652FA3">
          <w:rPr>
            <w:rFonts w:asciiTheme="minorHAnsi" w:eastAsia="Cambria" w:hAnsiTheme="minorHAnsi" w:cs="Cambria"/>
            <w:rPrChange w:id="265" w:author="Microsoft Office User" w:date="2023-07-10T07:16:00Z">
              <w:rPr>
                <w:rFonts w:ascii="Cambria" w:eastAsia="Cambria" w:hAnsi="Cambria" w:cs="Cambria"/>
              </w:rPr>
            </w:rPrChange>
          </w:rPr>
          <w:delText>that</w:delText>
        </w:r>
      </w:del>
      <w:ins w:id="266" w:author="Microsoft Office User" w:date="2023-06-27T15:06:00Z">
        <w:r w:rsidR="00652FA3" w:rsidRPr="00883F17">
          <w:rPr>
            <w:rFonts w:asciiTheme="minorHAnsi" w:eastAsia="Cambria" w:hAnsiTheme="minorHAnsi" w:cs="Cambria"/>
            <w:lang w:val="en-US"/>
            <w:rPrChange w:id="267" w:author="Microsoft Office User" w:date="2023-07-10T07:16:00Z">
              <w:rPr>
                <w:rFonts w:ascii="Cambria" w:eastAsia="Cambria" w:hAnsi="Cambria" w:cs="Cambria"/>
                <w:lang w:val="en-US"/>
              </w:rPr>
            </w:rPrChange>
          </w:rPr>
          <w:t>Thus</w:t>
        </w:r>
      </w:ins>
      <w:ins w:id="268" w:author="Microsoft Office User" w:date="2023-07-08T08:44:00Z">
        <w:r w:rsidR="007302C6" w:rsidRPr="00883F17">
          <w:rPr>
            <w:rFonts w:asciiTheme="minorHAnsi" w:eastAsia="Cambria" w:hAnsiTheme="minorHAnsi" w:cs="Cambria"/>
            <w:lang w:val="en-US"/>
            <w:rPrChange w:id="269" w:author="Microsoft Office User" w:date="2023-07-10T07:16:00Z">
              <w:rPr>
                <w:rFonts w:ascii="Cambria" w:eastAsia="Cambria" w:hAnsi="Cambria" w:cs="Cambria"/>
                <w:lang w:val="en-US"/>
              </w:rPr>
            </w:rPrChange>
          </w:rPr>
          <w:t>,</w:t>
        </w:r>
      </w:ins>
      <w:ins w:id="270" w:author="Microsoft Office User" w:date="2023-06-27T15:06:00Z">
        <w:r w:rsidR="00652FA3" w:rsidRPr="00883F17">
          <w:rPr>
            <w:rFonts w:asciiTheme="minorHAnsi" w:eastAsia="Cambria" w:hAnsiTheme="minorHAnsi" w:cs="Cambria"/>
            <w:lang w:val="en-US"/>
            <w:rPrChange w:id="271" w:author="Microsoft Office User" w:date="2023-07-10T07:16:00Z">
              <w:rPr>
                <w:rFonts w:ascii="Cambria" w:eastAsia="Cambria" w:hAnsi="Cambria" w:cs="Cambria"/>
                <w:lang w:val="en-US"/>
              </w:rPr>
            </w:rPrChange>
          </w:rPr>
          <w:t xml:space="preserve"> it is possible that</w:t>
        </w:r>
      </w:ins>
      <w:r w:rsidRPr="00883F17">
        <w:rPr>
          <w:rFonts w:asciiTheme="minorHAnsi" w:hAnsiTheme="minorHAnsi"/>
          <w:rPrChange w:id="272" w:author="Microsoft Office User" w:date="2023-07-10T07:16:00Z">
            <w:rPr/>
          </w:rPrChange>
        </w:rPr>
        <w:t xml:space="preserve"> t</w:t>
      </w:r>
      <w:r w:rsidRPr="00883F17">
        <w:rPr>
          <w:rFonts w:asciiTheme="minorHAnsi" w:eastAsia="Cambria" w:hAnsiTheme="minorHAnsi" w:cs="Cambria"/>
          <w:rPrChange w:id="273" w:author="Microsoft Office User" w:date="2023-07-10T07:16:00Z">
            <w:rPr>
              <w:rFonts w:ascii="Cambria" w:eastAsia="Cambria" w:hAnsi="Cambria" w:cs="Cambria"/>
            </w:rPr>
          </w:rPrChange>
        </w:rPr>
        <w:t>rees with</w:t>
      </w:r>
      <w:r w:rsidR="00C060D0" w:rsidRPr="00883F17">
        <w:rPr>
          <w:rFonts w:asciiTheme="minorHAnsi" w:eastAsia="Cambria" w:hAnsiTheme="minorHAnsi" w:cs="Cambria"/>
          <w:rPrChange w:id="274" w:author="Microsoft Office User" w:date="2023-07-10T07:16:00Z">
            <w:rPr>
              <w:rFonts w:ascii="Cambria" w:eastAsia="Cambria" w:hAnsi="Cambria" w:cs="Cambria"/>
            </w:rPr>
          </w:rPrChange>
        </w:rPr>
        <w:t xml:space="preserve"> </w:t>
      </w:r>
      <w:r w:rsidRPr="00883F17">
        <w:rPr>
          <w:rFonts w:asciiTheme="minorHAnsi" w:eastAsia="Cambria" w:hAnsiTheme="minorHAnsi" w:cs="Cambria"/>
          <w:rPrChange w:id="275" w:author="Microsoft Office User" w:date="2023-07-10T07:16:00Z">
            <w:rPr>
              <w:rFonts w:ascii="Cambria" w:eastAsia="Cambria" w:hAnsi="Cambria" w:cs="Cambria"/>
            </w:rPr>
          </w:rPrChange>
        </w:rPr>
        <w:t xml:space="preserve">larger plasticity </w:t>
      </w:r>
      <w:r w:rsidRPr="00883F17">
        <w:rPr>
          <w:rFonts w:asciiTheme="minorHAnsi" w:hAnsiTheme="minorHAnsi"/>
          <w:rPrChange w:id="276" w:author="Microsoft Office User" w:date="2023-07-10T07:16:00Z">
            <w:rPr/>
          </w:rPrChange>
        </w:rPr>
        <w:t>in</w:t>
      </w:r>
      <w:r w:rsidRPr="00883F17">
        <w:rPr>
          <w:rFonts w:asciiTheme="minorHAnsi" w:eastAsia="Cambria" w:hAnsiTheme="minorHAnsi" w:cs="Cambria"/>
          <w:rPrChange w:id="277" w:author="Microsoft Office User" w:date="2023-07-10T07:16:00Z">
            <w:rPr>
              <w:rFonts w:ascii="Cambria" w:eastAsia="Cambria" w:hAnsi="Cambria" w:cs="Cambria"/>
            </w:rPr>
          </w:rPrChange>
        </w:rPr>
        <w:t xml:space="preserve"> storage and </w:t>
      </w:r>
      <w:r w:rsidRPr="00883F17">
        <w:rPr>
          <w:rFonts w:asciiTheme="minorHAnsi" w:hAnsiTheme="minorHAnsi"/>
          <w:rPrChange w:id="278" w:author="Microsoft Office User" w:date="2023-07-10T07:16:00Z">
            <w:rPr/>
          </w:rPrChange>
        </w:rPr>
        <w:t>sink</w:t>
      </w:r>
      <w:r w:rsidRPr="00883F17">
        <w:rPr>
          <w:rFonts w:asciiTheme="minorHAnsi" w:eastAsia="Cambria" w:hAnsiTheme="minorHAnsi" w:cs="Cambria"/>
          <w:rPrChange w:id="279" w:author="Microsoft Office User" w:date="2023-07-10T07:16:00Z">
            <w:rPr>
              <w:rFonts w:ascii="Cambria" w:eastAsia="Cambria" w:hAnsi="Cambria" w:cs="Cambria"/>
            </w:rPr>
          </w:rPrChange>
        </w:rPr>
        <w:t xml:space="preserve"> activity may be better adapted to stressful conditions that</w:t>
      </w:r>
      <w:r w:rsidRPr="00883F17">
        <w:rPr>
          <w:rFonts w:asciiTheme="minorHAnsi" w:hAnsiTheme="minorHAnsi"/>
          <w:rPrChange w:id="280" w:author="Microsoft Office User" w:date="2023-07-10T07:16:00Z">
            <w:rPr/>
          </w:rPrChange>
        </w:rPr>
        <w:t xml:space="preserve"> severely reduce </w:t>
      </w:r>
      <w:r w:rsidRPr="00883F17">
        <w:rPr>
          <w:rFonts w:asciiTheme="minorHAnsi" w:eastAsia="Cambria" w:hAnsiTheme="minorHAnsi" w:cs="Cambria"/>
          <w:rPrChange w:id="281" w:author="Microsoft Office User" w:date="2023-07-10T07:16:00Z">
            <w:rPr>
              <w:rFonts w:ascii="Cambria" w:eastAsia="Cambria" w:hAnsi="Cambria" w:cs="Cambria"/>
            </w:rPr>
          </w:rPrChange>
        </w:rPr>
        <w:t>photosynthesis or increase carbon deman</w:t>
      </w:r>
      <w:r w:rsidRPr="00883F17">
        <w:rPr>
          <w:rFonts w:asciiTheme="minorHAnsi" w:hAnsiTheme="minorHAnsi"/>
          <w:rPrChange w:id="282" w:author="Microsoft Office User" w:date="2023-07-10T07:16:00Z">
            <w:rPr/>
          </w:rPrChange>
        </w:rPr>
        <w:t>d, because they may be more tolerant to a wider range of environmental conditions</w:t>
      </w:r>
      <w:r w:rsidRPr="00883F17">
        <w:rPr>
          <w:rFonts w:asciiTheme="minorHAnsi" w:eastAsia="Cambria" w:hAnsiTheme="minorHAnsi" w:cs="Cambria"/>
          <w:rPrChange w:id="283" w:author="Microsoft Office User" w:date="2023-07-10T07:16:00Z">
            <w:rPr>
              <w:rFonts w:ascii="Cambria" w:eastAsia="Cambria" w:hAnsi="Cambria" w:cs="Cambria"/>
            </w:rPr>
          </w:rPrChange>
        </w:rPr>
        <w:t>.</w:t>
      </w:r>
      <w:r w:rsidRPr="00883F17">
        <w:rPr>
          <w:rFonts w:asciiTheme="minorHAnsi" w:hAnsiTheme="minorHAnsi"/>
          <w:rPrChange w:id="284" w:author="Microsoft Office User" w:date="2023-07-10T07:16:00Z">
            <w:rPr/>
          </w:rPrChange>
        </w:rPr>
        <w:t xml:space="preserve"> </w:t>
      </w:r>
      <w:del w:id="285" w:author="Microsoft Office User" w:date="2023-07-08T08:45:00Z">
        <w:r w:rsidRPr="00883F17" w:rsidDel="007302C6">
          <w:rPr>
            <w:rFonts w:asciiTheme="minorHAnsi" w:eastAsia="Cambria" w:hAnsiTheme="minorHAnsi" w:cs="Cambria"/>
            <w:rPrChange w:id="286" w:author="Microsoft Office User" w:date="2023-07-10T07:16:00Z">
              <w:rPr>
                <w:rFonts w:ascii="Cambria" w:eastAsia="Cambria" w:hAnsi="Cambria" w:cs="Cambria"/>
              </w:rPr>
            </w:rPrChange>
          </w:rPr>
          <w:delText xml:space="preserve">Thus, </w:delText>
        </w:r>
        <w:r w:rsidRPr="00883F17" w:rsidDel="007302C6">
          <w:rPr>
            <w:rFonts w:asciiTheme="minorHAnsi" w:hAnsiTheme="minorHAnsi"/>
            <w:rPrChange w:id="287" w:author="Microsoft Office User" w:date="2023-07-10T07:16:00Z">
              <w:rPr/>
            </w:rPrChange>
          </w:rPr>
          <w:delText>w</w:delText>
        </w:r>
      </w:del>
      <w:ins w:id="288" w:author="Microsoft Office User" w:date="2023-07-08T08:45:00Z">
        <w:r w:rsidR="007302C6" w:rsidRPr="00883F17">
          <w:rPr>
            <w:rFonts w:asciiTheme="minorHAnsi" w:eastAsia="Cambria" w:hAnsiTheme="minorHAnsi" w:cs="Cambria"/>
            <w:lang w:val="en-US"/>
            <w:rPrChange w:id="289" w:author="Microsoft Office User" w:date="2023-07-10T07:16:00Z">
              <w:rPr>
                <w:rFonts w:ascii="Cambria" w:eastAsia="Cambria" w:hAnsi="Cambria" w:cs="Cambria"/>
                <w:lang w:val="en-US"/>
              </w:rPr>
            </w:rPrChange>
          </w:rPr>
          <w:t>W</w:t>
        </w:r>
      </w:ins>
      <w:r w:rsidRPr="00883F17">
        <w:rPr>
          <w:rFonts w:asciiTheme="minorHAnsi" w:hAnsiTheme="minorHAnsi"/>
          <w:rPrChange w:id="290" w:author="Microsoft Office User" w:date="2023-07-10T07:16:00Z">
            <w:rPr/>
          </w:rPrChange>
        </w:rPr>
        <w:t xml:space="preserve">e wanted to test whether life history traits such as </w:t>
      </w:r>
      <w:r w:rsidRPr="00883F17">
        <w:rPr>
          <w:rFonts w:asciiTheme="minorHAnsi" w:hAnsiTheme="minorHAnsi"/>
          <w:lang w:val="en-US"/>
          <w:rPrChange w:id="291" w:author="Microsoft Office User" w:date="2023-07-10T07:16:00Z">
            <w:rPr>
              <w:lang w:val="en-US"/>
            </w:rPr>
          </w:rPrChange>
        </w:rPr>
        <w:t>the strategy to store</w:t>
      </w:r>
      <w:r w:rsidRPr="00883F17">
        <w:rPr>
          <w:rFonts w:asciiTheme="minorHAnsi" w:hAnsiTheme="minorHAnsi"/>
          <w:rPrChange w:id="292" w:author="Microsoft Office User" w:date="2023-07-10T07:16:00Z">
            <w:rPr/>
          </w:rPrChange>
        </w:rPr>
        <w:t xml:space="preserve"> starch in</w:t>
      </w:r>
      <w:ins w:id="293" w:author="Microsoft Office User" w:date="2023-06-27T15:08:00Z">
        <w:r w:rsidR="00652FA3" w:rsidRPr="00883F17">
          <w:rPr>
            <w:rFonts w:asciiTheme="minorHAnsi" w:hAnsiTheme="minorHAnsi"/>
            <w:lang w:val="en-US"/>
            <w:rPrChange w:id="294" w:author="Microsoft Office User" w:date="2023-07-10T07:16:00Z">
              <w:rPr>
                <w:lang w:val="en-US"/>
              </w:rPr>
            </w:rPrChange>
          </w:rPr>
          <w:t xml:space="preserve"> the </w:t>
        </w:r>
      </w:ins>
      <w:ins w:id="295" w:author="Microsoft Office User" w:date="2023-06-27T15:09:00Z">
        <w:r w:rsidR="00652FA3" w:rsidRPr="00883F17">
          <w:rPr>
            <w:rFonts w:asciiTheme="minorHAnsi" w:hAnsiTheme="minorHAnsi"/>
            <w:lang w:val="en-US"/>
            <w:rPrChange w:id="296" w:author="Microsoft Office User" w:date="2023-07-10T07:16:00Z">
              <w:rPr>
                <w:lang w:val="en-US"/>
              </w:rPr>
            </w:rPrChange>
          </w:rPr>
          <w:t>parenchyma or living fibers of</w:t>
        </w:r>
      </w:ins>
      <w:r w:rsidRPr="00883F17">
        <w:rPr>
          <w:rFonts w:asciiTheme="minorHAnsi" w:hAnsiTheme="minorHAnsi"/>
          <w:rPrChange w:id="297" w:author="Microsoft Office User" w:date="2023-07-10T07:16:00Z">
            <w:rPr/>
          </w:rPrChange>
        </w:rPr>
        <w:t xml:space="preserve"> the stem wood are related to </w:t>
      </w:r>
      <w:del w:id="298" w:author="Microsoft Office User" w:date="2023-06-27T15:11:00Z">
        <w:r w:rsidRPr="00883F17" w:rsidDel="00652FA3">
          <w:rPr>
            <w:rFonts w:asciiTheme="minorHAnsi" w:hAnsiTheme="minorHAnsi"/>
            <w:rPrChange w:id="299" w:author="Microsoft Office User" w:date="2023-07-10T07:16:00Z">
              <w:rPr/>
            </w:rPrChange>
          </w:rPr>
          <w:delText>storage dynamics</w:delText>
        </w:r>
      </w:del>
      <w:ins w:id="300" w:author="Microsoft Office User" w:date="2023-06-27T15:11:00Z">
        <w:r w:rsidR="00652FA3" w:rsidRPr="00883F17">
          <w:rPr>
            <w:rFonts w:asciiTheme="minorHAnsi" w:hAnsiTheme="minorHAnsi"/>
            <w:lang w:val="en-US"/>
            <w:rPrChange w:id="301" w:author="Microsoft Office User" w:date="2023-07-10T07:16:00Z">
              <w:rPr>
                <w:lang w:val="en-US"/>
              </w:rPr>
            </w:rPrChange>
          </w:rPr>
          <w:t>the accumulation and consumption of stored NSC</w:t>
        </w:r>
      </w:ins>
      <w:r w:rsidRPr="00883F17">
        <w:rPr>
          <w:rFonts w:asciiTheme="minorHAnsi" w:hAnsiTheme="minorHAnsi"/>
          <w:rPrChange w:id="302" w:author="Microsoft Office User" w:date="2023-07-10T07:16:00Z">
            <w:rPr/>
          </w:rPrChange>
        </w:rPr>
        <w:t xml:space="preserve"> and plasticity of carbon sink activity in trees </w:t>
      </w:r>
      <w:ins w:id="303" w:author="Microsoft Office User" w:date="2023-06-27T15:11:00Z">
        <w:r w:rsidR="00652FA3" w:rsidRPr="00883F17">
          <w:rPr>
            <w:rFonts w:asciiTheme="minorHAnsi" w:hAnsiTheme="minorHAnsi"/>
            <w:lang w:val="en-US"/>
            <w:rPrChange w:id="304" w:author="Microsoft Office User" w:date="2023-07-10T07:16:00Z">
              <w:rPr>
                <w:lang w:val="en-US"/>
              </w:rPr>
            </w:rPrChange>
          </w:rPr>
          <w:t>that often experience</w:t>
        </w:r>
      </w:ins>
      <w:del w:id="305" w:author="Microsoft Office User" w:date="2023-06-27T15:11:00Z">
        <w:r w:rsidRPr="00883F17" w:rsidDel="00652FA3">
          <w:rPr>
            <w:rFonts w:asciiTheme="minorHAnsi" w:hAnsiTheme="minorHAnsi"/>
            <w:rPrChange w:id="306" w:author="Microsoft Office User" w:date="2023-07-10T07:16:00Z">
              <w:rPr/>
            </w:rPrChange>
          </w:rPr>
          <w:delText>experiencing</w:delText>
        </w:r>
      </w:del>
      <w:r w:rsidRPr="00883F17">
        <w:rPr>
          <w:rFonts w:asciiTheme="minorHAnsi" w:hAnsiTheme="minorHAnsi"/>
          <w:rPrChange w:id="307" w:author="Microsoft Office User" w:date="2023-07-10T07:16:00Z">
            <w:rPr/>
          </w:rPrChange>
        </w:rPr>
        <w:t xml:space="preserve"> multiple</w:t>
      </w:r>
      <w:ins w:id="308" w:author="Microsoft Office User" w:date="2023-06-27T15:11:00Z">
        <w:r w:rsidR="00652FA3" w:rsidRPr="00883F17">
          <w:rPr>
            <w:rFonts w:asciiTheme="minorHAnsi" w:hAnsiTheme="minorHAnsi"/>
            <w:lang w:val="en-US"/>
            <w:rPrChange w:id="309" w:author="Microsoft Office User" w:date="2023-07-10T07:16:00Z">
              <w:rPr>
                <w:lang w:val="en-US"/>
              </w:rPr>
            </w:rPrChange>
          </w:rPr>
          <w:t xml:space="preserve"> and seasonal environmental</w:t>
        </w:r>
      </w:ins>
      <w:r w:rsidRPr="00883F17">
        <w:rPr>
          <w:rFonts w:asciiTheme="minorHAnsi" w:hAnsiTheme="minorHAnsi"/>
          <w:rPrChange w:id="310" w:author="Microsoft Office User" w:date="2023-07-10T07:16:00Z">
            <w:rPr/>
          </w:rPrChange>
        </w:rPr>
        <w:t xml:space="preserve"> disturbances in a tropical forest. </w:t>
      </w:r>
    </w:p>
    <w:p w14:paraId="32A0EE2F" w14:textId="26CC921F"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311" w:author="Microsoft Office User" w:date="2023-07-10T07:16:00Z">
            <w:rPr/>
          </w:rPrChange>
        </w:rPr>
      </w:pPr>
      <w:r w:rsidRPr="00883F17">
        <w:rPr>
          <w:rFonts w:asciiTheme="minorHAnsi" w:eastAsia="Cambria" w:hAnsiTheme="minorHAnsi" w:cs="Cambria"/>
          <w:rPrChange w:id="312" w:author="Microsoft Office User" w:date="2023-07-10T07:16:00Z">
            <w:rPr>
              <w:rFonts w:ascii="Cambria" w:eastAsia="Cambria" w:hAnsi="Cambria" w:cs="Cambria"/>
            </w:rPr>
          </w:rPrChange>
        </w:rPr>
        <w:t xml:space="preserve">Regulation of storage and sink activity results in trade-offs between NSC storage and some important carbon sinks such as growth, respiration and </w:t>
      </w:r>
      <w:r w:rsidRPr="00883F17">
        <w:rPr>
          <w:rFonts w:asciiTheme="minorHAnsi" w:hAnsiTheme="minorHAnsi"/>
          <w:rPrChange w:id="313" w:author="Microsoft Office User" w:date="2023-07-10T07:16:00Z">
            <w:rPr/>
          </w:rPrChange>
        </w:rPr>
        <w:t>defense</w:t>
      </w:r>
      <w:r w:rsidRPr="00883F17">
        <w:rPr>
          <w:rFonts w:asciiTheme="minorHAnsi" w:eastAsia="Cambria" w:hAnsiTheme="minorHAnsi" w:cs="Cambria"/>
          <w:rPrChange w:id="314" w:author="Microsoft Office User" w:date="2023-07-10T07:16:00Z">
            <w:rPr>
              <w:rFonts w:ascii="Cambria" w:eastAsia="Cambria" w:hAnsi="Cambria" w:cs="Cambria"/>
            </w:rPr>
          </w:rPrChange>
        </w:rPr>
        <w:t xml:space="preserve"> compounds (Poorter and Kitajima, 2007). These trade-offs may indicate </w:t>
      </w:r>
      <w:r w:rsidRPr="00883F17">
        <w:rPr>
          <w:rFonts w:asciiTheme="minorHAnsi" w:hAnsiTheme="minorHAnsi"/>
          <w:rPrChange w:id="315" w:author="Microsoft Office User" w:date="2023-07-10T07:16:00Z">
            <w:rPr/>
          </w:rPrChange>
        </w:rPr>
        <w:t xml:space="preserve">different </w:t>
      </w:r>
      <w:r w:rsidRPr="00883F17">
        <w:rPr>
          <w:rFonts w:asciiTheme="minorHAnsi" w:eastAsia="Cambria" w:hAnsiTheme="minorHAnsi" w:cs="Cambria"/>
          <w:rPrChange w:id="316" w:author="Microsoft Office User" w:date="2023-07-10T07:16:00Z">
            <w:rPr>
              <w:rFonts w:ascii="Cambria" w:eastAsia="Cambria" w:hAnsi="Cambria" w:cs="Cambria"/>
            </w:rPr>
          </w:rPrChange>
        </w:rPr>
        <w:t xml:space="preserve">plant survival </w:t>
      </w:r>
      <w:r w:rsidRPr="00883F17">
        <w:rPr>
          <w:rFonts w:asciiTheme="minorHAnsi" w:hAnsiTheme="minorHAnsi"/>
          <w:rPrChange w:id="317" w:author="Microsoft Office User" w:date="2023-07-10T07:16:00Z">
            <w:rPr/>
          </w:rPrChange>
        </w:rPr>
        <w:t>strategies</w:t>
      </w:r>
      <w:r w:rsidRPr="00883F17">
        <w:rPr>
          <w:rFonts w:asciiTheme="minorHAnsi" w:eastAsia="Cambria" w:hAnsiTheme="minorHAnsi" w:cs="Cambria"/>
          <w:rPrChange w:id="318" w:author="Microsoft Office User" w:date="2023-07-10T07:16:00Z">
            <w:rPr>
              <w:rFonts w:ascii="Cambria" w:eastAsia="Cambria" w:hAnsi="Cambria" w:cs="Cambria"/>
            </w:rPr>
          </w:rPrChange>
        </w:rPr>
        <w:t xml:space="preserve">, ranging from </w:t>
      </w:r>
      <w:r w:rsidRPr="00883F17">
        <w:rPr>
          <w:rFonts w:asciiTheme="minorHAnsi" w:hAnsiTheme="minorHAnsi"/>
          <w:rPrChange w:id="319" w:author="Microsoft Office User" w:date="2023-07-10T07:16:00Z">
            <w:rPr/>
          </w:rPrChange>
        </w:rPr>
        <w:t xml:space="preserve">long-lived </w:t>
      </w:r>
      <w:r w:rsidRPr="00883F17">
        <w:rPr>
          <w:rFonts w:asciiTheme="minorHAnsi" w:eastAsia="Cambria" w:hAnsiTheme="minorHAnsi" w:cs="Cambria"/>
          <w:rPrChange w:id="320" w:author="Microsoft Office User" w:date="2023-07-10T07:16:00Z">
            <w:rPr>
              <w:rFonts w:ascii="Cambria" w:eastAsia="Cambria" w:hAnsi="Cambria" w:cs="Cambria"/>
            </w:rPr>
          </w:rPrChange>
        </w:rPr>
        <w:t xml:space="preserve">species that may </w:t>
      </w:r>
      <w:r w:rsidRPr="00883F17">
        <w:rPr>
          <w:rFonts w:asciiTheme="minorHAnsi" w:hAnsiTheme="minorHAnsi"/>
          <w:rPrChange w:id="321" w:author="Microsoft Office User" w:date="2023-07-10T07:16:00Z">
            <w:rPr/>
          </w:rPrChange>
        </w:rPr>
        <w:t>prioritize</w:t>
      </w:r>
      <w:r w:rsidRPr="00883F17">
        <w:rPr>
          <w:rFonts w:asciiTheme="minorHAnsi" w:eastAsia="Cambria" w:hAnsiTheme="minorHAnsi" w:cs="Cambria"/>
          <w:rPrChange w:id="322" w:author="Microsoft Office User" w:date="2023-07-10T07:16:00Z">
            <w:rPr>
              <w:rFonts w:ascii="Cambria" w:eastAsia="Cambria" w:hAnsi="Cambria" w:cs="Cambria"/>
            </w:rPr>
          </w:rPrChange>
        </w:rPr>
        <w:t xml:space="preserve"> NSC storage </w:t>
      </w:r>
      <w:r w:rsidRPr="00883F17">
        <w:rPr>
          <w:rFonts w:asciiTheme="minorHAnsi" w:hAnsiTheme="minorHAnsi"/>
          <w:rPrChange w:id="323" w:author="Microsoft Office User" w:date="2023-07-10T07:16:00Z">
            <w:rPr/>
          </w:rPrChange>
        </w:rPr>
        <w:t xml:space="preserve">at the expense of </w:t>
      </w:r>
      <w:r w:rsidRPr="00883F17">
        <w:rPr>
          <w:rFonts w:asciiTheme="minorHAnsi" w:eastAsia="Cambria" w:hAnsiTheme="minorHAnsi" w:cs="Cambria"/>
          <w:rPrChange w:id="324" w:author="Microsoft Office User" w:date="2023-07-10T07:16:00Z">
            <w:rPr>
              <w:rFonts w:ascii="Cambria" w:eastAsia="Cambria" w:hAnsi="Cambria" w:cs="Cambria"/>
            </w:rPr>
          </w:rPrChange>
        </w:rPr>
        <w:t xml:space="preserve">growth to </w:t>
      </w:r>
      <w:r w:rsidRPr="00883F17">
        <w:rPr>
          <w:rFonts w:asciiTheme="minorHAnsi" w:hAnsiTheme="minorHAnsi"/>
          <w:rPrChange w:id="325" w:author="Microsoft Office User" w:date="2023-07-10T07:16:00Z">
            <w:rPr/>
          </w:rPrChange>
        </w:rPr>
        <w:t xml:space="preserve">ensure future </w:t>
      </w:r>
      <w:r w:rsidRPr="00883F17">
        <w:rPr>
          <w:rFonts w:asciiTheme="minorHAnsi" w:eastAsia="Cambria" w:hAnsiTheme="minorHAnsi" w:cs="Cambria"/>
          <w:rPrChange w:id="326" w:author="Microsoft Office User" w:date="2023-07-10T07:16:00Z">
            <w:rPr>
              <w:rFonts w:ascii="Cambria" w:eastAsia="Cambria" w:hAnsi="Cambria" w:cs="Cambria"/>
            </w:rPr>
          </w:rPrChange>
        </w:rPr>
        <w:t xml:space="preserve">survival, to </w:t>
      </w:r>
      <w:r w:rsidRPr="00883F17">
        <w:rPr>
          <w:rFonts w:asciiTheme="minorHAnsi" w:hAnsiTheme="minorHAnsi"/>
          <w:rPrChange w:id="327" w:author="Microsoft Office User" w:date="2023-07-10T07:16:00Z">
            <w:rPr/>
          </w:rPrChange>
        </w:rPr>
        <w:t xml:space="preserve">short-lived </w:t>
      </w:r>
      <w:r w:rsidRPr="00883F17">
        <w:rPr>
          <w:rFonts w:asciiTheme="minorHAnsi" w:eastAsia="Cambria" w:hAnsiTheme="minorHAnsi" w:cs="Cambria"/>
          <w:rPrChange w:id="328" w:author="Microsoft Office User" w:date="2023-07-10T07:16:00Z">
            <w:rPr>
              <w:rFonts w:ascii="Cambria" w:eastAsia="Cambria" w:hAnsi="Cambria" w:cs="Cambria"/>
            </w:rPr>
          </w:rPrChange>
        </w:rPr>
        <w:t xml:space="preserve">species </w:t>
      </w:r>
      <w:r w:rsidRPr="00883F17">
        <w:rPr>
          <w:rFonts w:asciiTheme="minorHAnsi" w:hAnsiTheme="minorHAnsi"/>
          <w:rPrChange w:id="329" w:author="Microsoft Office User" w:date="2023-07-10T07:16:00Z">
            <w:rPr/>
          </w:rPrChange>
        </w:rPr>
        <w:t xml:space="preserve">that invest into </w:t>
      </w:r>
      <w:r w:rsidRPr="00883F17">
        <w:rPr>
          <w:rFonts w:asciiTheme="minorHAnsi" w:eastAsia="Cambria" w:hAnsiTheme="minorHAnsi" w:cs="Cambria"/>
          <w:rPrChange w:id="330" w:author="Microsoft Office User" w:date="2023-07-10T07:16:00Z">
            <w:rPr>
              <w:rFonts w:ascii="Cambria" w:eastAsia="Cambria" w:hAnsi="Cambria" w:cs="Cambria"/>
            </w:rPr>
          </w:rPrChange>
        </w:rPr>
        <w:t>fast g</w:t>
      </w:r>
      <w:r w:rsidRPr="00883F17">
        <w:rPr>
          <w:rFonts w:asciiTheme="minorHAnsi" w:hAnsiTheme="minorHAnsi"/>
          <w:rPrChange w:id="331" w:author="Microsoft Office User" w:date="2023-07-10T07:16:00Z">
            <w:rPr/>
          </w:rPrChange>
        </w:rPr>
        <w:t xml:space="preserve">rowth while storing less NSC </w:t>
      </w:r>
      <w:r w:rsidRPr="00883F17">
        <w:rPr>
          <w:rFonts w:asciiTheme="minorHAnsi" w:eastAsia="Cambria" w:hAnsiTheme="minorHAnsi" w:cs="Cambria"/>
          <w:rPrChange w:id="332" w:author="Microsoft Office User" w:date="2023-07-10T07:16:00Z">
            <w:rPr>
              <w:rFonts w:ascii="Cambria" w:eastAsia="Cambria" w:hAnsi="Cambria" w:cs="Cambria"/>
            </w:rPr>
          </w:rPrChange>
        </w:rPr>
        <w:t xml:space="preserve">(Wright et al., 2004; O’Brien et al., 2014; Blumstein et al., 2022). </w:t>
      </w:r>
      <w:r w:rsidRPr="00883F17">
        <w:rPr>
          <w:rFonts w:asciiTheme="minorHAnsi" w:hAnsiTheme="minorHAnsi"/>
          <w:rPrChange w:id="333" w:author="Microsoft Office User" w:date="2023-07-10T07:16:00Z">
            <w:rPr/>
          </w:rPrChange>
        </w:rPr>
        <w:t>T</w:t>
      </w:r>
      <w:r w:rsidRPr="00883F17">
        <w:rPr>
          <w:rFonts w:asciiTheme="minorHAnsi" w:eastAsia="Cambria" w:hAnsiTheme="minorHAnsi" w:cs="Cambria"/>
          <w:rPrChange w:id="334" w:author="Microsoft Office User" w:date="2023-07-10T07:16:00Z">
            <w:rPr>
              <w:rFonts w:ascii="Cambria" w:eastAsia="Cambria" w:hAnsi="Cambria" w:cs="Cambria"/>
            </w:rPr>
          </w:rPrChange>
        </w:rPr>
        <w:t xml:space="preserve">rade-offs between NSC storage, growth and </w:t>
      </w:r>
      <w:r w:rsidRPr="00883F17">
        <w:rPr>
          <w:rFonts w:asciiTheme="minorHAnsi" w:hAnsiTheme="minorHAnsi"/>
          <w:rPrChange w:id="335" w:author="Microsoft Office User" w:date="2023-07-10T07:16:00Z">
            <w:rPr/>
          </w:rPrChange>
        </w:rPr>
        <w:t>defense</w:t>
      </w:r>
      <w:r w:rsidRPr="00883F17">
        <w:rPr>
          <w:rFonts w:asciiTheme="minorHAnsi" w:eastAsia="Cambria" w:hAnsiTheme="minorHAnsi" w:cs="Cambria"/>
          <w:rPrChange w:id="336" w:author="Microsoft Office User" w:date="2023-07-10T07:16:00Z">
            <w:rPr>
              <w:rFonts w:ascii="Cambria" w:eastAsia="Cambria" w:hAnsi="Cambria" w:cs="Cambria"/>
            </w:rPr>
          </w:rPrChange>
        </w:rPr>
        <w:t xml:space="preserve"> </w:t>
      </w:r>
      <w:r w:rsidRPr="00883F17">
        <w:rPr>
          <w:rFonts w:asciiTheme="minorHAnsi" w:hAnsiTheme="minorHAnsi"/>
          <w:rPrChange w:id="337" w:author="Microsoft Office User" w:date="2023-07-10T07:16:00Z">
            <w:rPr/>
          </w:rPrChange>
        </w:rPr>
        <w:t>have</w:t>
      </w:r>
      <w:r w:rsidRPr="00883F17">
        <w:rPr>
          <w:rFonts w:asciiTheme="minorHAnsi" w:eastAsia="Cambria" w:hAnsiTheme="minorHAnsi" w:cs="Cambria"/>
          <w:rPrChange w:id="338" w:author="Microsoft Office User" w:date="2023-07-10T07:16:00Z">
            <w:rPr>
              <w:rFonts w:ascii="Cambria" w:eastAsia="Cambria" w:hAnsi="Cambria" w:cs="Cambria"/>
            </w:rPr>
          </w:rPrChange>
        </w:rPr>
        <w:t xml:space="preserve"> been </w:t>
      </w:r>
      <w:r w:rsidRPr="00883F17">
        <w:rPr>
          <w:rFonts w:asciiTheme="minorHAnsi" w:hAnsiTheme="minorHAnsi"/>
          <w:rPrChange w:id="339" w:author="Microsoft Office User" w:date="2023-07-10T07:16:00Z">
            <w:rPr/>
          </w:rPrChange>
        </w:rPr>
        <w:t>observed</w:t>
      </w:r>
      <w:r w:rsidRPr="00883F17">
        <w:rPr>
          <w:rFonts w:asciiTheme="minorHAnsi" w:eastAsia="Cambria" w:hAnsiTheme="minorHAnsi" w:cs="Cambria"/>
          <w:rPrChange w:id="340" w:author="Microsoft Office User" w:date="2023-07-10T07:16:00Z">
            <w:rPr>
              <w:rFonts w:ascii="Cambria" w:eastAsia="Cambria" w:hAnsi="Cambria" w:cs="Cambria"/>
            </w:rPr>
          </w:rPrChange>
        </w:rPr>
        <w:t xml:space="preserve"> in some temperate species. </w:t>
      </w:r>
      <w:r w:rsidRPr="00883F17">
        <w:rPr>
          <w:rFonts w:asciiTheme="minorHAnsi" w:hAnsiTheme="minorHAnsi"/>
          <w:rPrChange w:id="341" w:author="Microsoft Office User" w:date="2023-07-10T07:16:00Z">
            <w:rPr/>
          </w:rPrChange>
        </w:rPr>
        <w:t>For example,</w:t>
      </w:r>
      <w:r w:rsidRPr="00883F17">
        <w:rPr>
          <w:rFonts w:asciiTheme="minorHAnsi" w:eastAsia="Cambria" w:hAnsiTheme="minorHAnsi" w:cs="Cambria"/>
          <w:rPrChange w:id="342" w:author="Microsoft Office User" w:date="2023-07-10T07:16:00Z">
            <w:rPr>
              <w:rFonts w:ascii="Cambria" w:eastAsia="Cambria" w:hAnsi="Cambria" w:cs="Cambria"/>
            </w:rPr>
          </w:rPrChange>
        </w:rPr>
        <w:t xml:space="preserve"> studies have shown that</w:t>
      </w:r>
      <w:ins w:id="343" w:author="Microsoft Office User" w:date="2023-06-27T15:14:00Z">
        <w:r w:rsidR="00652FA3" w:rsidRPr="00883F17">
          <w:rPr>
            <w:rFonts w:asciiTheme="minorHAnsi" w:eastAsia="Cambria" w:hAnsiTheme="minorHAnsi" w:cs="Cambria"/>
            <w:lang w:val="en-US"/>
            <w:rPrChange w:id="344" w:author="Microsoft Office User" w:date="2023-07-10T07:16:00Z">
              <w:rPr>
                <w:rFonts w:ascii="Cambria" w:eastAsia="Cambria" w:hAnsi="Cambria" w:cs="Cambria"/>
                <w:lang w:val="en-US"/>
              </w:rPr>
            </w:rPrChange>
          </w:rPr>
          <w:t xml:space="preserve"> the storage of </w:t>
        </w:r>
      </w:ins>
      <w:r w:rsidRPr="00883F17">
        <w:rPr>
          <w:rFonts w:asciiTheme="minorHAnsi" w:eastAsia="Cambria" w:hAnsiTheme="minorHAnsi" w:cs="Cambria"/>
          <w:rPrChange w:id="345" w:author="Microsoft Office User" w:date="2023-07-10T07:16:00Z">
            <w:rPr>
              <w:rFonts w:ascii="Cambria" w:eastAsia="Cambria" w:hAnsi="Cambria" w:cs="Cambria"/>
            </w:rPr>
          </w:rPrChange>
        </w:rPr>
        <w:t xml:space="preserve"> NSC may be </w:t>
      </w:r>
      <w:r w:rsidRPr="00883F17">
        <w:rPr>
          <w:rFonts w:asciiTheme="minorHAnsi" w:hAnsiTheme="minorHAnsi"/>
          <w:rPrChange w:id="346" w:author="Microsoft Office User" w:date="2023-07-10T07:16:00Z">
            <w:rPr/>
          </w:rPrChange>
        </w:rPr>
        <w:t>prioritized</w:t>
      </w:r>
      <w:r w:rsidRPr="00883F17">
        <w:rPr>
          <w:rFonts w:asciiTheme="minorHAnsi" w:eastAsia="Cambria" w:hAnsiTheme="minorHAnsi" w:cs="Cambria"/>
          <w:rPrChange w:id="347" w:author="Microsoft Office User" w:date="2023-07-10T07:16:00Z">
            <w:rPr>
              <w:rFonts w:ascii="Cambria" w:eastAsia="Cambria" w:hAnsi="Cambria" w:cs="Cambria"/>
            </w:rPr>
          </w:rPrChange>
        </w:rPr>
        <w:t xml:space="preserve"> over growth under </w:t>
      </w:r>
      <w:r w:rsidRPr="00883F17">
        <w:rPr>
          <w:rFonts w:asciiTheme="minorHAnsi" w:hAnsiTheme="minorHAnsi"/>
          <w:rPrChange w:id="348" w:author="Microsoft Office User" w:date="2023-07-10T07:16:00Z">
            <w:rPr/>
          </w:rPrChange>
        </w:rPr>
        <w:t>various</w:t>
      </w:r>
      <w:r w:rsidRPr="00883F17">
        <w:rPr>
          <w:rFonts w:asciiTheme="minorHAnsi" w:eastAsia="Cambria" w:hAnsiTheme="minorHAnsi" w:cs="Cambria"/>
          <w:rPrChange w:id="349" w:author="Microsoft Office User" w:date="2023-07-10T07:16:00Z">
            <w:rPr>
              <w:rFonts w:ascii="Cambria" w:eastAsia="Cambria" w:hAnsi="Cambria" w:cs="Cambria"/>
            </w:rPr>
          </w:rPrChange>
        </w:rPr>
        <w:t xml:space="preserve"> stressful conditions such as defoliation, drought and low atmospheric CO</w:t>
      </w:r>
      <w:r w:rsidRPr="00883F17">
        <w:rPr>
          <w:rFonts w:asciiTheme="minorHAnsi" w:hAnsiTheme="minorHAnsi"/>
          <w:vertAlign w:val="subscript"/>
          <w:rPrChange w:id="350" w:author="Microsoft Office User" w:date="2023-07-10T07:16:00Z">
            <w:rPr>
              <w:vertAlign w:val="subscript"/>
            </w:rPr>
          </w:rPrChange>
        </w:rPr>
        <w:t>2</w:t>
      </w:r>
      <w:r w:rsidRPr="00883F17">
        <w:rPr>
          <w:rFonts w:asciiTheme="minorHAnsi" w:eastAsia="Cambria" w:hAnsiTheme="minorHAnsi" w:cs="Cambria"/>
          <w:rPrChange w:id="351" w:author="Microsoft Office User" w:date="2023-07-10T07:16:00Z">
            <w:rPr>
              <w:rFonts w:ascii="Cambria" w:eastAsia="Cambria" w:hAnsi="Cambria" w:cs="Cambria"/>
            </w:rPr>
          </w:rPrChange>
        </w:rPr>
        <w:t xml:space="preserve"> concentrations (Anderegg et al., 2012; Hartmann et al., 2015; Piper et al., 2015; Wiley et al., 2017; Huang et al., 2019; Piper and Paula, 2020). </w:t>
      </w:r>
      <w:r w:rsidRPr="00883F17">
        <w:rPr>
          <w:rFonts w:asciiTheme="minorHAnsi" w:hAnsiTheme="minorHAnsi"/>
          <w:rPrChange w:id="352" w:author="Microsoft Office User" w:date="2023-07-10T07:16:00Z">
            <w:rPr/>
          </w:rPrChange>
        </w:rPr>
        <w:t xml:space="preserve">Allocation to defense compounds </w:t>
      </w:r>
      <w:del w:id="353" w:author="Microsoft Office User" w:date="2023-06-27T15:14:00Z">
        <w:r w:rsidRPr="00883F17" w:rsidDel="00652FA3">
          <w:rPr>
            <w:rFonts w:asciiTheme="minorHAnsi" w:hAnsiTheme="minorHAnsi"/>
            <w:rPrChange w:id="354" w:author="Microsoft Office User" w:date="2023-07-10T07:16:00Z">
              <w:rPr/>
            </w:rPrChange>
          </w:rPr>
          <w:delText xml:space="preserve">have </w:delText>
        </w:r>
      </w:del>
      <w:ins w:id="355" w:author="Microsoft Office User" w:date="2023-06-27T15:14:00Z">
        <w:r w:rsidR="00652FA3" w:rsidRPr="00883F17">
          <w:rPr>
            <w:rFonts w:asciiTheme="minorHAnsi" w:hAnsiTheme="minorHAnsi"/>
            <w:lang w:val="en-US"/>
            <w:rPrChange w:id="356" w:author="Microsoft Office User" w:date="2023-07-10T07:16:00Z">
              <w:rPr>
                <w:lang w:val="en-US"/>
              </w:rPr>
            </w:rPrChange>
          </w:rPr>
          <w:t>has</w:t>
        </w:r>
        <w:r w:rsidR="00652FA3" w:rsidRPr="00883F17">
          <w:rPr>
            <w:rFonts w:asciiTheme="minorHAnsi" w:hAnsiTheme="minorHAnsi"/>
            <w:rPrChange w:id="357" w:author="Microsoft Office User" w:date="2023-07-10T07:16:00Z">
              <w:rPr/>
            </w:rPrChange>
          </w:rPr>
          <w:t xml:space="preserve"> </w:t>
        </w:r>
      </w:ins>
      <w:r w:rsidRPr="00883F17">
        <w:rPr>
          <w:rFonts w:asciiTheme="minorHAnsi" w:hAnsiTheme="minorHAnsi"/>
          <w:rPrChange w:id="358" w:author="Microsoft Office User" w:date="2023-07-10T07:16:00Z">
            <w:rPr/>
          </w:rPrChange>
        </w:rPr>
        <w:t>been reduced to maintain the minimum operational NSC storage required for survival under shade and low CO</w:t>
      </w:r>
      <w:r w:rsidRPr="00883F17">
        <w:rPr>
          <w:rFonts w:asciiTheme="minorHAnsi" w:hAnsiTheme="minorHAnsi"/>
          <w:vertAlign w:val="subscript"/>
          <w:rPrChange w:id="359" w:author="Microsoft Office User" w:date="2023-07-10T07:16:00Z">
            <w:rPr>
              <w:vertAlign w:val="subscript"/>
            </w:rPr>
          </w:rPrChange>
        </w:rPr>
        <w:t>2</w:t>
      </w:r>
      <w:r w:rsidRPr="00883F17">
        <w:rPr>
          <w:rFonts w:asciiTheme="minorHAnsi" w:hAnsiTheme="minorHAnsi"/>
          <w:rPrChange w:id="360" w:author="Microsoft Office User" w:date="2023-07-10T07:16:00Z">
            <w:rPr/>
          </w:rPrChange>
        </w:rPr>
        <w:t xml:space="preserve"> (Huang et al., 2019; Huang et al., 2020). However, NSC can also be accumulated to build defenses in the future and therefore such trade-offs may not be immediate and may exhibit </w:t>
      </w:r>
      <w:r w:rsidRPr="00883F17">
        <w:rPr>
          <w:rFonts w:asciiTheme="minorHAnsi" w:hAnsiTheme="minorHAnsi"/>
          <w:rPrChange w:id="361" w:author="Microsoft Office User" w:date="2023-07-10T07:16:00Z">
            <w:rPr/>
          </w:rPrChange>
        </w:rPr>
        <w:lastRenderedPageBreak/>
        <w:t>time lags. Thus, in many instances,</w:t>
      </w:r>
      <w:r w:rsidRPr="00883F17">
        <w:rPr>
          <w:rFonts w:asciiTheme="minorHAnsi" w:eastAsia="Cambria" w:hAnsiTheme="minorHAnsi" w:cs="Cambria"/>
          <w:rPrChange w:id="362" w:author="Microsoft Office User" w:date="2023-07-10T07:16:00Z">
            <w:rPr>
              <w:rFonts w:ascii="Cambria" w:eastAsia="Cambria" w:hAnsi="Cambria" w:cs="Cambria"/>
            </w:rPr>
          </w:rPrChange>
        </w:rPr>
        <w:t xml:space="preserve"> trade-offs are not clear. In some cases, </w:t>
      </w:r>
      <w:r w:rsidRPr="00883F17">
        <w:rPr>
          <w:rFonts w:asciiTheme="minorHAnsi" w:hAnsiTheme="minorHAnsi"/>
          <w:rPrChange w:id="363" w:author="Microsoft Office User" w:date="2023-07-10T07:16:00Z">
            <w:rPr/>
          </w:rPrChange>
        </w:rPr>
        <w:t>identifying growth-storage trade-offs</w:t>
      </w:r>
      <w:r w:rsidRPr="00883F17">
        <w:rPr>
          <w:rFonts w:asciiTheme="minorHAnsi" w:eastAsia="Cambria" w:hAnsiTheme="minorHAnsi" w:cs="Cambria"/>
          <w:rPrChange w:id="364" w:author="Microsoft Office User" w:date="2023-07-10T07:16:00Z">
            <w:rPr>
              <w:rFonts w:ascii="Cambria" w:eastAsia="Cambria" w:hAnsi="Cambria" w:cs="Cambria"/>
            </w:rPr>
          </w:rPrChange>
        </w:rPr>
        <w:t xml:space="preserve"> can be </w:t>
      </w:r>
      <w:r w:rsidRPr="00883F17">
        <w:rPr>
          <w:rFonts w:asciiTheme="minorHAnsi" w:hAnsiTheme="minorHAnsi"/>
          <w:rPrChange w:id="365" w:author="Microsoft Office User" w:date="2023-07-10T07:16:00Z">
            <w:rPr/>
          </w:rPrChange>
        </w:rPr>
        <w:t>difficult due to</w:t>
      </w:r>
      <w:r w:rsidRPr="00883F17">
        <w:rPr>
          <w:rFonts w:asciiTheme="minorHAnsi" w:eastAsia="Cambria" w:hAnsiTheme="minorHAnsi" w:cs="Cambria"/>
          <w:rPrChange w:id="366" w:author="Microsoft Office User" w:date="2023-07-10T07:16:00Z">
            <w:rPr>
              <w:rFonts w:ascii="Cambria" w:eastAsia="Cambria" w:hAnsi="Cambria" w:cs="Cambria"/>
            </w:rPr>
          </w:rPrChange>
        </w:rPr>
        <w:t xml:space="preserve"> </w:t>
      </w:r>
      <w:r w:rsidRPr="00883F17">
        <w:rPr>
          <w:rFonts w:asciiTheme="minorHAnsi" w:hAnsiTheme="minorHAnsi"/>
          <w:rPrChange w:id="367" w:author="Microsoft Office User" w:date="2023-07-10T07:16:00Z">
            <w:rPr/>
          </w:rPrChange>
        </w:rPr>
        <w:t>the</w:t>
      </w:r>
      <w:r w:rsidRPr="00883F17">
        <w:rPr>
          <w:rFonts w:asciiTheme="minorHAnsi" w:eastAsia="Cambria" w:hAnsiTheme="minorHAnsi" w:cs="Cambria"/>
          <w:rPrChange w:id="368" w:author="Microsoft Office User" w:date="2023-07-10T07:16:00Z">
            <w:rPr>
              <w:rFonts w:ascii="Cambria" w:eastAsia="Cambria" w:hAnsi="Cambria" w:cs="Cambria"/>
            </w:rPr>
          </w:rPrChange>
        </w:rPr>
        <w:t xml:space="preserve"> variability in </w:t>
      </w:r>
      <w:r w:rsidRPr="00883F17">
        <w:rPr>
          <w:rFonts w:asciiTheme="minorHAnsi" w:hAnsiTheme="minorHAnsi"/>
          <w:rPrChange w:id="369" w:author="Microsoft Office User" w:date="2023-07-10T07:16:00Z">
            <w:rPr/>
          </w:rPrChange>
        </w:rPr>
        <w:t>carbon assimilation</w:t>
      </w:r>
      <w:r w:rsidRPr="00883F17">
        <w:rPr>
          <w:rFonts w:asciiTheme="minorHAnsi" w:eastAsia="Cambria" w:hAnsiTheme="minorHAnsi" w:cs="Cambria"/>
          <w:rPrChange w:id="370" w:author="Microsoft Office User" w:date="2023-07-10T07:16:00Z">
            <w:rPr>
              <w:rFonts w:ascii="Cambria" w:eastAsia="Cambria" w:hAnsi="Cambria" w:cs="Cambria"/>
            </w:rPr>
          </w:rPrChange>
        </w:rPr>
        <w:t xml:space="preserve"> or by other competing carbon sinks such as respiration and reproduction (Wiley and Helliker, 2012; Huang et al., 2019; Blumstein et al., 2022). </w:t>
      </w:r>
      <w:r w:rsidRPr="00883F17">
        <w:rPr>
          <w:rFonts w:asciiTheme="minorHAnsi" w:hAnsiTheme="minorHAnsi"/>
          <w:rPrChange w:id="371" w:author="Microsoft Office User" w:date="2023-07-10T07:16:00Z">
            <w:rPr/>
          </w:rPrChange>
        </w:rPr>
        <w:t xml:space="preserve">For example, as carbon supply increases, both growth rate and NSC content may increase, masking the trade-offs between the two competing sinks (Huang et. al., 2019; Blumstein et al., 2022). </w:t>
      </w:r>
      <w:r w:rsidRPr="00883F17">
        <w:rPr>
          <w:rFonts w:asciiTheme="minorHAnsi" w:eastAsia="Cambria" w:hAnsiTheme="minorHAnsi" w:cs="Cambria"/>
          <w:rPrChange w:id="372" w:author="Microsoft Office User" w:date="2023-07-10T07:16:00Z">
            <w:rPr>
              <w:rFonts w:ascii="Cambria" w:eastAsia="Cambria" w:hAnsi="Cambria" w:cs="Cambria"/>
            </w:rPr>
          </w:rPrChange>
        </w:rPr>
        <w:t xml:space="preserve">Therefore, </w:t>
      </w:r>
      <w:r w:rsidRPr="00883F17">
        <w:rPr>
          <w:rFonts w:asciiTheme="minorHAnsi" w:hAnsiTheme="minorHAnsi"/>
          <w:rPrChange w:id="373" w:author="Microsoft Office User" w:date="2023-07-10T07:16:00Z">
            <w:rPr/>
          </w:rPrChange>
        </w:rPr>
        <w:t>alternative ways to quantify these trade-offs are needed to better understand carbon dynamics in mature trees.</w:t>
      </w:r>
      <w:r w:rsidR="00C060D0" w:rsidRPr="00883F17">
        <w:rPr>
          <w:rFonts w:asciiTheme="minorHAnsi" w:hAnsiTheme="minorHAnsi"/>
          <w:rPrChange w:id="374" w:author="Microsoft Office User" w:date="2023-07-10T07:16:00Z">
            <w:rPr/>
          </w:rPrChange>
        </w:rPr>
        <w:t xml:space="preserve"> </w:t>
      </w:r>
      <w:r w:rsidRPr="00883F17">
        <w:rPr>
          <w:rFonts w:asciiTheme="minorHAnsi" w:eastAsia="Cambria" w:hAnsiTheme="minorHAnsi" w:cs="Cambria"/>
          <w:rPrChange w:id="375" w:author="Microsoft Office User" w:date="2023-07-10T07:16:00Z">
            <w:rPr>
              <w:rFonts w:ascii="Cambria" w:eastAsia="Cambria" w:hAnsi="Cambria" w:cs="Cambria"/>
            </w:rPr>
          </w:rPrChange>
        </w:rPr>
        <w:t>Furthermore</w:t>
      </w:r>
      <w:r w:rsidRPr="00883F17">
        <w:rPr>
          <w:rFonts w:asciiTheme="minorHAnsi" w:hAnsiTheme="minorHAnsi"/>
          <w:rPrChange w:id="376" w:author="Microsoft Office User" w:date="2023-07-10T07:16:00Z">
            <w:rPr/>
          </w:rPrChange>
        </w:rPr>
        <w:t>, investigating the relationship between these trade-offs and storage strategies will help us to identify the influence of storage strategies on carbon dynamics in mature trees and their relationship to tree survival and recovery from multiple disturbances</w:t>
      </w:r>
      <w:r w:rsidR="00C060D0" w:rsidRPr="00883F17">
        <w:rPr>
          <w:rFonts w:asciiTheme="minorHAnsi" w:hAnsiTheme="minorHAnsi"/>
          <w:rPrChange w:id="377" w:author="Microsoft Office User" w:date="2023-07-10T07:16:00Z">
            <w:rPr/>
          </w:rPrChange>
        </w:rPr>
        <w:t xml:space="preserve"> </w:t>
      </w:r>
      <w:r w:rsidRPr="00883F17">
        <w:rPr>
          <w:rFonts w:asciiTheme="minorHAnsi" w:eastAsia="Cambria" w:hAnsiTheme="minorHAnsi" w:cs="Cambria"/>
          <w:rPrChange w:id="378" w:author="Microsoft Office User" w:date="2023-07-10T07:16:00Z">
            <w:rPr>
              <w:rFonts w:ascii="Cambria" w:eastAsia="Cambria" w:hAnsi="Cambria" w:cs="Cambria"/>
            </w:rPr>
          </w:rPrChange>
        </w:rPr>
        <w:t>in seasonally dry tropical forests.</w:t>
      </w:r>
    </w:p>
    <w:p w14:paraId="52CF88FB" w14:textId="287357F2" w:rsidR="00D75153" w:rsidRPr="00883F17" w:rsidRDefault="00000000">
      <w:pPr>
        <w:pBdr>
          <w:top w:val="nil"/>
          <w:left w:val="nil"/>
          <w:bottom w:val="nil"/>
          <w:right w:val="nil"/>
          <w:between w:val="nil"/>
        </w:pBdr>
        <w:spacing w:before="180" w:after="180" w:line="480" w:lineRule="auto"/>
        <w:ind w:right="-261"/>
        <w:rPr>
          <w:ins w:id="379" w:author="Microsoft Office User" w:date="2023-07-08T09:27:00Z"/>
          <w:rFonts w:asciiTheme="minorHAnsi" w:hAnsiTheme="minorHAnsi"/>
          <w:lang w:val="en-US"/>
          <w:rPrChange w:id="380" w:author="Microsoft Office User" w:date="2023-07-10T07:16:00Z">
            <w:rPr>
              <w:ins w:id="381" w:author="Microsoft Office User" w:date="2023-07-08T09:27:00Z"/>
              <w:lang w:val="en-US"/>
            </w:rPr>
          </w:rPrChange>
        </w:rPr>
      </w:pPr>
      <w:r w:rsidRPr="00883F17">
        <w:rPr>
          <w:rFonts w:asciiTheme="minorHAnsi" w:eastAsia="Cambria" w:hAnsiTheme="minorHAnsi" w:cs="Cambria"/>
          <w:rPrChange w:id="382" w:author="Microsoft Office User" w:date="2023-07-10T07:16:00Z">
            <w:rPr>
              <w:rFonts w:ascii="Cambria" w:eastAsia="Cambria" w:hAnsi="Cambria" w:cs="Cambria"/>
            </w:rPr>
          </w:rPrChange>
        </w:rPr>
        <w:t xml:space="preserve">In this context, </w:t>
      </w:r>
      <w:r w:rsidRPr="00883F17">
        <w:rPr>
          <w:rFonts w:asciiTheme="minorHAnsi" w:hAnsiTheme="minorHAnsi"/>
          <w:rPrChange w:id="383" w:author="Microsoft Office User" w:date="2023-07-10T07:16:00Z">
            <w:rPr/>
          </w:rPrChange>
        </w:rPr>
        <w:t>h</w:t>
      </w:r>
      <w:r w:rsidRPr="00883F17">
        <w:rPr>
          <w:rFonts w:asciiTheme="minorHAnsi" w:eastAsia="Cambria" w:hAnsiTheme="minorHAnsi" w:cs="Cambria"/>
          <w:rPrChange w:id="384" w:author="Microsoft Office User" w:date="2023-07-10T07:16:00Z">
            <w:rPr>
              <w:rFonts w:ascii="Cambria" w:eastAsia="Cambria" w:hAnsi="Cambria" w:cs="Cambria"/>
            </w:rPr>
          </w:rPrChange>
        </w:rPr>
        <w:t xml:space="preserve">ere we </w:t>
      </w:r>
      <w:r w:rsidRPr="00883F17">
        <w:rPr>
          <w:rFonts w:asciiTheme="minorHAnsi" w:hAnsiTheme="minorHAnsi"/>
          <w:rPrChange w:id="385" w:author="Microsoft Office User" w:date="2023-07-10T07:16:00Z">
            <w:rPr/>
          </w:rPrChange>
        </w:rPr>
        <w:t>aim to understand how life history traits such as</w:t>
      </w:r>
      <w:ins w:id="386" w:author="Microsoft Office User" w:date="2023-07-08T09:15:00Z">
        <w:r w:rsidR="008D6414" w:rsidRPr="00883F17">
          <w:rPr>
            <w:rFonts w:asciiTheme="minorHAnsi" w:hAnsiTheme="minorHAnsi"/>
            <w:lang w:val="en-US"/>
            <w:rPrChange w:id="387" w:author="Microsoft Office User" w:date="2023-07-10T07:16:00Z">
              <w:rPr>
                <w:lang w:val="en-US"/>
              </w:rPr>
            </w:rPrChange>
          </w:rPr>
          <w:t xml:space="preserve"> starch</w:t>
        </w:r>
      </w:ins>
      <w:r w:rsidRPr="00883F17">
        <w:rPr>
          <w:rFonts w:asciiTheme="minorHAnsi" w:hAnsiTheme="minorHAnsi"/>
          <w:rPrChange w:id="388" w:author="Microsoft Office User" w:date="2023-07-10T07:16:00Z">
            <w:rPr/>
          </w:rPrChange>
        </w:rPr>
        <w:t xml:space="preserve"> storage strategy (fiber-storage and parenchyma-storage, Herrera-Ramirez et al., 2021) and leaf habit (evergreen and semi-deciduous) influence the seasonal carbon dynamics of trees in response to seasonal changes in precipitation and relative humidity</w:t>
      </w:r>
      <w:del w:id="389" w:author="Microsoft Office User" w:date="2023-05-08T15:46:00Z">
        <w:r w:rsidRPr="00883F17" w:rsidDel="00D161C1">
          <w:rPr>
            <w:rFonts w:asciiTheme="minorHAnsi" w:hAnsiTheme="minorHAnsi"/>
            <w:rPrChange w:id="390" w:author="Microsoft Office User" w:date="2023-07-10T07:16:00Z">
              <w:rPr/>
            </w:rPrChange>
          </w:rPr>
          <w:delText>, and the potential consequences for tree survival</w:delText>
        </w:r>
      </w:del>
      <w:r w:rsidRPr="00883F17">
        <w:rPr>
          <w:rFonts w:asciiTheme="minorHAnsi" w:hAnsiTheme="minorHAnsi"/>
          <w:rPrChange w:id="391" w:author="Microsoft Office User" w:date="2023-07-10T07:16:00Z">
            <w:rPr/>
          </w:rPrChange>
        </w:rPr>
        <w:t>.</w:t>
      </w:r>
      <w:ins w:id="392" w:author="Microsoft Office User" w:date="2023-05-08T15:52:00Z">
        <w:r w:rsidR="00D161C1" w:rsidRPr="00883F17">
          <w:rPr>
            <w:rFonts w:asciiTheme="minorHAnsi" w:hAnsiTheme="minorHAnsi"/>
            <w:lang w:val="en-US"/>
            <w:rPrChange w:id="393" w:author="Microsoft Office User" w:date="2023-07-10T07:16:00Z">
              <w:rPr>
                <w:lang w:val="en-US"/>
              </w:rPr>
            </w:rPrChange>
          </w:rPr>
          <w:t xml:space="preserve"> For this, we propose a</w:t>
        </w:r>
      </w:ins>
      <w:ins w:id="394" w:author="Microsoft Office User" w:date="2023-07-08T09:25:00Z">
        <w:r w:rsidR="00D75153" w:rsidRPr="00883F17">
          <w:rPr>
            <w:rFonts w:asciiTheme="minorHAnsi" w:hAnsiTheme="minorHAnsi"/>
            <w:lang w:val="en-US"/>
            <w:rPrChange w:id="395" w:author="Microsoft Office User" w:date="2023-07-10T07:16:00Z">
              <w:rPr>
                <w:lang w:val="en-US"/>
              </w:rPr>
            </w:rPrChange>
          </w:rPr>
          <w:t xml:space="preserve"> post hoc</w:t>
        </w:r>
      </w:ins>
      <w:ins w:id="396" w:author="Microsoft Office User" w:date="2023-05-08T15:52:00Z">
        <w:r w:rsidR="00D161C1" w:rsidRPr="00883F17">
          <w:rPr>
            <w:rFonts w:asciiTheme="minorHAnsi" w:hAnsiTheme="minorHAnsi"/>
            <w:lang w:val="en-US"/>
            <w:rPrChange w:id="397" w:author="Microsoft Office User" w:date="2023-07-10T07:16:00Z">
              <w:rPr>
                <w:lang w:val="en-US"/>
              </w:rPr>
            </w:rPrChange>
          </w:rPr>
          <w:t xml:space="preserve"> conceptual framework</w:t>
        </w:r>
      </w:ins>
      <w:ins w:id="398" w:author="Microsoft Office User" w:date="2023-05-08T15:53:00Z">
        <w:r w:rsidR="00D161C1" w:rsidRPr="00883F17">
          <w:rPr>
            <w:rFonts w:asciiTheme="minorHAnsi" w:hAnsiTheme="minorHAnsi"/>
            <w:lang w:val="en-US"/>
            <w:rPrChange w:id="399" w:author="Microsoft Office User" w:date="2023-07-10T07:16:00Z">
              <w:rPr>
                <w:lang w:val="en-US"/>
              </w:rPr>
            </w:rPrChange>
          </w:rPr>
          <w:t xml:space="preserve"> for the seasonal carbon dynamics</w:t>
        </w:r>
      </w:ins>
      <w:ins w:id="400" w:author="Microsoft Office User" w:date="2023-05-08T15:54:00Z">
        <w:r w:rsidR="00D161C1" w:rsidRPr="00883F17">
          <w:rPr>
            <w:rFonts w:asciiTheme="minorHAnsi" w:hAnsiTheme="minorHAnsi"/>
            <w:lang w:val="en-US"/>
            <w:rPrChange w:id="401" w:author="Microsoft Office User" w:date="2023-07-10T07:16:00Z">
              <w:rPr>
                <w:lang w:val="en-US"/>
              </w:rPr>
            </w:rPrChange>
          </w:rPr>
          <w:t xml:space="preserve"> for four groups of tre</w:t>
        </w:r>
      </w:ins>
      <w:ins w:id="402" w:author="Microsoft Office User" w:date="2023-07-09T22:57:00Z">
        <w:r w:rsidR="00427138" w:rsidRPr="00883F17">
          <w:rPr>
            <w:rFonts w:asciiTheme="minorHAnsi" w:hAnsiTheme="minorHAnsi"/>
            <w:lang w:val="en-US"/>
            <w:rPrChange w:id="403" w:author="Microsoft Office User" w:date="2023-07-10T07:16:00Z">
              <w:rPr>
                <w:lang w:val="en-US"/>
              </w:rPr>
            </w:rPrChange>
          </w:rPr>
          <w:t>e</w:t>
        </w:r>
      </w:ins>
      <w:ins w:id="404" w:author="Microsoft Office User" w:date="2023-05-08T15:54:00Z">
        <w:r w:rsidR="00D161C1" w:rsidRPr="00883F17">
          <w:rPr>
            <w:rFonts w:asciiTheme="minorHAnsi" w:hAnsiTheme="minorHAnsi"/>
            <w:lang w:val="en-US"/>
            <w:rPrChange w:id="405" w:author="Microsoft Office User" w:date="2023-07-10T07:16:00Z">
              <w:rPr>
                <w:lang w:val="en-US"/>
              </w:rPr>
            </w:rPrChange>
          </w:rPr>
          <w:t>s</w:t>
        </w:r>
      </w:ins>
      <w:ins w:id="406" w:author="Microsoft Office User" w:date="2023-05-08T15:53:00Z">
        <w:r w:rsidR="00D161C1" w:rsidRPr="00883F17">
          <w:rPr>
            <w:rFonts w:asciiTheme="minorHAnsi" w:hAnsiTheme="minorHAnsi"/>
            <w:lang w:val="en-US"/>
            <w:rPrChange w:id="407" w:author="Microsoft Office User" w:date="2023-07-10T07:16:00Z">
              <w:rPr>
                <w:lang w:val="en-US"/>
              </w:rPr>
            </w:rPrChange>
          </w:rPr>
          <w:t xml:space="preserve"> </w:t>
        </w:r>
      </w:ins>
      <w:ins w:id="408" w:author="Microsoft Office User" w:date="2023-05-08T15:54:00Z">
        <w:r w:rsidR="00D161C1" w:rsidRPr="00883F17">
          <w:rPr>
            <w:rFonts w:asciiTheme="minorHAnsi" w:hAnsiTheme="minorHAnsi"/>
            <w:lang w:val="en-US"/>
            <w:rPrChange w:id="409" w:author="Microsoft Office User" w:date="2023-07-10T07:16:00Z">
              <w:rPr>
                <w:lang w:val="en-US"/>
              </w:rPr>
            </w:rPrChange>
          </w:rPr>
          <w:t>base</w:t>
        </w:r>
      </w:ins>
      <w:ins w:id="410" w:author="Microsoft Office User" w:date="2023-05-16T14:26:00Z">
        <w:r w:rsidR="00FF213C" w:rsidRPr="00883F17">
          <w:rPr>
            <w:rFonts w:asciiTheme="minorHAnsi" w:hAnsiTheme="minorHAnsi"/>
            <w:lang w:val="en-US"/>
            <w:rPrChange w:id="411" w:author="Microsoft Office User" w:date="2023-07-10T07:16:00Z">
              <w:rPr>
                <w:lang w:val="en-US"/>
              </w:rPr>
            </w:rPrChange>
          </w:rPr>
          <w:t>d</w:t>
        </w:r>
      </w:ins>
      <w:ins w:id="412" w:author="Microsoft Office User" w:date="2023-05-08T15:54:00Z">
        <w:r w:rsidR="00D161C1" w:rsidRPr="00883F17">
          <w:rPr>
            <w:rFonts w:asciiTheme="minorHAnsi" w:hAnsiTheme="minorHAnsi"/>
            <w:lang w:val="en-US"/>
            <w:rPrChange w:id="413" w:author="Microsoft Office User" w:date="2023-07-10T07:16:00Z">
              <w:rPr>
                <w:lang w:val="en-US"/>
              </w:rPr>
            </w:rPrChange>
          </w:rPr>
          <w:t xml:space="preserve"> on the possible combinations of the </w:t>
        </w:r>
      </w:ins>
      <w:ins w:id="414" w:author="Microsoft Office User" w:date="2023-07-08T09:17:00Z">
        <w:r w:rsidR="008D6414" w:rsidRPr="00883F17">
          <w:rPr>
            <w:rFonts w:asciiTheme="minorHAnsi" w:hAnsiTheme="minorHAnsi"/>
            <w:lang w:val="en-US"/>
            <w:rPrChange w:id="415" w:author="Microsoft Office User" w:date="2023-07-10T07:16:00Z">
              <w:rPr>
                <w:lang w:val="en-US"/>
              </w:rPr>
            </w:rPrChange>
          </w:rPr>
          <w:t xml:space="preserve">considered </w:t>
        </w:r>
      </w:ins>
      <w:ins w:id="416" w:author="Microsoft Office User" w:date="2023-05-08T15:54:00Z">
        <w:r w:rsidR="00D161C1" w:rsidRPr="00883F17">
          <w:rPr>
            <w:rFonts w:asciiTheme="minorHAnsi" w:hAnsiTheme="minorHAnsi"/>
            <w:lang w:val="en-US"/>
            <w:rPrChange w:id="417" w:author="Microsoft Office User" w:date="2023-07-10T07:16:00Z">
              <w:rPr>
                <w:lang w:val="en-US"/>
              </w:rPr>
            </w:rPrChange>
          </w:rPr>
          <w:t>life history traits (Fig. 1).</w:t>
        </w:r>
      </w:ins>
      <w:ins w:id="418" w:author="Microsoft Office User" w:date="2023-07-08T09:20:00Z">
        <w:r w:rsidR="008D6414" w:rsidRPr="00883F17">
          <w:rPr>
            <w:rFonts w:asciiTheme="minorHAnsi" w:hAnsiTheme="minorHAnsi"/>
            <w:lang w:val="en-US"/>
            <w:rPrChange w:id="419" w:author="Microsoft Office User" w:date="2023-07-10T07:16:00Z">
              <w:rPr>
                <w:lang w:val="en-US"/>
              </w:rPr>
            </w:rPrChange>
          </w:rPr>
          <w:t xml:space="preserve"> The carbon fluxes in the framework were </w:t>
        </w:r>
      </w:ins>
      <w:ins w:id="420" w:author="Microsoft Office User" w:date="2023-07-08T09:21:00Z">
        <w:r w:rsidR="008D6414" w:rsidRPr="00883F17">
          <w:rPr>
            <w:rFonts w:asciiTheme="minorHAnsi" w:hAnsiTheme="minorHAnsi"/>
            <w:lang w:val="en-US"/>
            <w:rPrChange w:id="421" w:author="Microsoft Office User" w:date="2023-07-10T07:16:00Z">
              <w:rPr>
                <w:lang w:val="en-US"/>
              </w:rPr>
            </w:rPrChange>
          </w:rPr>
          <w:t xml:space="preserve">estimated based on our observations of growth, respiration and </w:t>
        </w:r>
      </w:ins>
      <w:ins w:id="422" w:author="Microsoft Office User" w:date="2023-07-08T09:22:00Z">
        <w:r w:rsidR="008D6414" w:rsidRPr="00883F17">
          <w:rPr>
            <w:rFonts w:asciiTheme="minorHAnsi" w:hAnsiTheme="minorHAnsi"/>
            <w:lang w:val="en-US"/>
            <w:rPrChange w:id="423" w:author="Microsoft Office User" w:date="2023-07-10T07:16:00Z">
              <w:rPr>
                <w:lang w:val="en-US"/>
              </w:rPr>
            </w:rPrChange>
          </w:rPr>
          <w:t>leaf phenology</w:t>
        </w:r>
      </w:ins>
      <w:ins w:id="424" w:author="Microsoft Office User" w:date="2023-07-08T09:23:00Z">
        <w:r w:rsidR="008D6414" w:rsidRPr="00883F17">
          <w:rPr>
            <w:rFonts w:asciiTheme="minorHAnsi" w:hAnsiTheme="minorHAnsi"/>
            <w:lang w:val="en-US"/>
            <w:rPrChange w:id="425" w:author="Microsoft Office User" w:date="2023-07-10T07:16:00Z">
              <w:rPr>
                <w:lang w:val="en-US"/>
              </w:rPr>
            </w:rPrChange>
          </w:rPr>
          <w:t xml:space="preserve"> collected </w:t>
        </w:r>
      </w:ins>
      <w:ins w:id="426" w:author="Microsoft Office User" w:date="2023-07-08T09:24:00Z">
        <w:r w:rsidR="008D6414" w:rsidRPr="00883F17">
          <w:rPr>
            <w:rFonts w:asciiTheme="minorHAnsi" w:hAnsiTheme="minorHAnsi"/>
            <w:lang w:val="en-US"/>
            <w:rPrChange w:id="427" w:author="Microsoft Office User" w:date="2023-07-10T07:16:00Z">
              <w:rPr>
                <w:lang w:val="en-US"/>
              </w:rPr>
            </w:rPrChange>
          </w:rPr>
          <w:t>during the last 2 years</w:t>
        </w:r>
      </w:ins>
      <w:ins w:id="428" w:author="Microsoft Office User" w:date="2023-07-08T09:22:00Z">
        <w:r w:rsidR="008D6414" w:rsidRPr="00883F17">
          <w:rPr>
            <w:rFonts w:asciiTheme="minorHAnsi" w:hAnsiTheme="minorHAnsi"/>
            <w:lang w:val="en-US"/>
            <w:rPrChange w:id="429" w:author="Microsoft Office User" w:date="2023-07-10T07:16:00Z">
              <w:rPr>
                <w:lang w:val="en-US"/>
              </w:rPr>
            </w:rPrChange>
          </w:rPr>
          <w:t>.</w:t>
        </w:r>
      </w:ins>
      <w:ins w:id="430" w:author="Microsoft Office User" w:date="2023-07-08T09:24:00Z">
        <w:r w:rsidR="008D6414" w:rsidRPr="00883F17">
          <w:rPr>
            <w:rFonts w:asciiTheme="minorHAnsi" w:hAnsiTheme="minorHAnsi"/>
            <w:lang w:val="en-US"/>
            <w:rPrChange w:id="431" w:author="Microsoft Office User" w:date="2023-07-10T07:16:00Z">
              <w:rPr>
                <w:lang w:val="en-US"/>
              </w:rPr>
            </w:rPrChange>
          </w:rPr>
          <w:t xml:space="preserve"> </w:t>
        </w:r>
      </w:ins>
      <w:ins w:id="432" w:author="Microsoft Office User" w:date="2023-07-08T09:27:00Z">
        <w:r w:rsidR="00D75153" w:rsidRPr="00883F17">
          <w:rPr>
            <w:rFonts w:asciiTheme="minorHAnsi" w:hAnsiTheme="minorHAnsi"/>
            <w:lang w:val="en-US"/>
            <w:rPrChange w:id="433" w:author="Microsoft Office User" w:date="2023-07-10T07:16:00Z">
              <w:rPr>
                <w:lang w:val="en-US"/>
              </w:rPr>
            </w:rPrChange>
          </w:rPr>
          <w:t>Unfortunately</w:t>
        </w:r>
      </w:ins>
      <w:ins w:id="434" w:author="Microsoft Office User" w:date="2023-07-08T09:31:00Z">
        <w:r w:rsidR="00D75153" w:rsidRPr="00883F17">
          <w:rPr>
            <w:rFonts w:asciiTheme="minorHAnsi" w:hAnsiTheme="minorHAnsi"/>
            <w:lang w:val="en-US"/>
            <w:rPrChange w:id="435" w:author="Microsoft Office User" w:date="2023-07-10T07:16:00Z">
              <w:rPr>
                <w:lang w:val="en-US"/>
              </w:rPr>
            </w:rPrChange>
          </w:rPr>
          <w:t>,</w:t>
        </w:r>
      </w:ins>
      <w:ins w:id="436" w:author="Microsoft Office User" w:date="2023-07-08T09:27:00Z">
        <w:r w:rsidR="00D75153" w:rsidRPr="00883F17">
          <w:rPr>
            <w:rFonts w:asciiTheme="minorHAnsi" w:hAnsiTheme="minorHAnsi"/>
            <w:lang w:val="en-US"/>
            <w:rPrChange w:id="437" w:author="Microsoft Office User" w:date="2023-07-10T07:16:00Z">
              <w:rPr>
                <w:lang w:val="en-US"/>
              </w:rPr>
            </w:rPrChange>
          </w:rPr>
          <w:t xml:space="preserve"> we did not </w:t>
        </w:r>
      </w:ins>
      <w:ins w:id="438" w:author="Microsoft Office User" w:date="2023-07-08T09:31:00Z">
        <w:r w:rsidR="00D75153" w:rsidRPr="00883F17">
          <w:rPr>
            <w:rFonts w:asciiTheme="minorHAnsi" w:hAnsiTheme="minorHAnsi"/>
            <w:lang w:val="en-US"/>
            <w:rPrChange w:id="439" w:author="Microsoft Office User" w:date="2023-07-10T07:16:00Z">
              <w:rPr>
                <w:lang w:val="en-US"/>
              </w:rPr>
            </w:rPrChange>
          </w:rPr>
          <w:t>consider</w:t>
        </w:r>
      </w:ins>
      <w:ins w:id="440" w:author="Microsoft Office User" w:date="2023-07-08T09:27:00Z">
        <w:r w:rsidR="00D75153" w:rsidRPr="00883F17">
          <w:rPr>
            <w:rFonts w:asciiTheme="minorHAnsi" w:hAnsiTheme="minorHAnsi"/>
            <w:lang w:val="en-US"/>
            <w:rPrChange w:id="441" w:author="Microsoft Office User" w:date="2023-07-10T07:16:00Z">
              <w:rPr>
                <w:lang w:val="en-US"/>
              </w:rPr>
            </w:rPrChange>
          </w:rPr>
          <w:t xml:space="preserve"> one combination of traits (evergreen/fiber</w:t>
        </w:r>
      </w:ins>
      <w:ins w:id="442" w:author="Microsoft Office User" w:date="2023-07-08T09:31:00Z">
        <w:r w:rsidR="00D75153" w:rsidRPr="00883F17">
          <w:rPr>
            <w:rFonts w:asciiTheme="minorHAnsi" w:hAnsiTheme="minorHAnsi"/>
            <w:lang w:val="en-US"/>
            <w:rPrChange w:id="443" w:author="Microsoft Office User" w:date="2023-07-10T07:16:00Z">
              <w:rPr>
                <w:lang w:val="en-US"/>
              </w:rPr>
            </w:rPrChange>
          </w:rPr>
          <w:t>-</w:t>
        </w:r>
      </w:ins>
      <w:ins w:id="444" w:author="Microsoft Office User" w:date="2023-07-08T09:27:00Z">
        <w:r w:rsidR="00D75153" w:rsidRPr="00883F17">
          <w:rPr>
            <w:rFonts w:asciiTheme="minorHAnsi" w:hAnsiTheme="minorHAnsi"/>
            <w:lang w:val="en-US"/>
            <w:rPrChange w:id="445" w:author="Microsoft Office User" w:date="2023-07-10T07:16:00Z">
              <w:rPr>
                <w:lang w:val="en-US"/>
              </w:rPr>
            </w:rPrChange>
          </w:rPr>
          <w:t>sto</w:t>
        </w:r>
      </w:ins>
      <w:ins w:id="446" w:author="Microsoft Office User" w:date="2023-07-08T09:29:00Z">
        <w:r w:rsidR="00D75153" w:rsidRPr="00883F17">
          <w:rPr>
            <w:rFonts w:asciiTheme="minorHAnsi" w:hAnsiTheme="minorHAnsi"/>
            <w:lang w:val="en-US"/>
            <w:rPrChange w:id="447" w:author="Microsoft Office User" w:date="2023-07-10T07:16:00Z">
              <w:rPr>
                <w:lang w:val="en-US"/>
              </w:rPr>
            </w:rPrChange>
          </w:rPr>
          <w:t>r</w:t>
        </w:r>
      </w:ins>
      <w:ins w:id="448" w:author="Microsoft Office User" w:date="2023-07-08T09:27:00Z">
        <w:r w:rsidR="00D75153" w:rsidRPr="00883F17">
          <w:rPr>
            <w:rFonts w:asciiTheme="minorHAnsi" w:hAnsiTheme="minorHAnsi"/>
            <w:lang w:val="en-US"/>
            <w:rPrChange w:id="449" w:author="Microsoft Office User" w:date="2023-07-10T07:16:00Z">
              <w:rPr>
                <w:lang w:val="en-US"/>
              </w:rPr>
            </w:rPrChange>
          </w:rPr>
          <w:t>ing</w:t>
        </w:r>
      </w:ins>
      <w:ins w:id="450" w:author="Microsoft Office User" w:date="2023-07-08T09:31:00Z">
        <w:r w:rsidR="00D75153" w:rsidRPr="00883F17">
          <w:rPr>
            <w:rFonts w:asciiTheme="minorHAnsi" w:hAnsiTheme="minorHAnsi"/>
            <w:lang w:val="en-US"/>
            <w:rPrChange w:id="451" w:author="Microsoft Office User" w:date="2023-07-10T07:16:00Z">
              <w:rPr>
                <w:lang w:val="en-US"/>
              </w:rPr>
            </w:rPrChange>
          </w:rPr>
          <w:t>-</w:t>
        </w:r>
      </w:ins>
      <w:ins w:id="452" w:author="Microsoft Office User" w:date="2023-07-08T09:27:00Z">
        <w:r w:rsidR="00D75153" w:rsidRPr="00883F17">
          <w:rPr>
            <w:rFonts w:asciiTheme="minorHAnsi" w:hAnsiTheme="minorHAnsi"/>
            <w:lang w:val="en-US"/>
            <w:rPrChange w:id="453" w:author="Microsoft Office User" w:date="2023-07-10T07:16:00Z">
              <w:rPr>
                <w:lang w:val="en-US"/>
              </w:rPr>
            </w:rPrChange>
          </w:rPr>
          <w:t xml:space="preserve">species) in our analysis because a </w:t>
        </w:r>
      </w:ins>
      <w:ins w:id="454" w:author="Microsoft Office User" w:date="2023-07-08T09:28:00Z">
        <w:r w:rsidR="00D75153" w:rsidRPr="00883F17">
          <w:rPr>
            <w:rFonts w:asciiTheme="minorHAnsi" w:hAnsiTheme="minorHAnsi"/>
            <w:lang w:val="en-US"/>
            <w:rPrChange w:id="455" w:author="Microsoft Office User" w:date="2023-07-10T07:16:00Z">
              <w:rPr>
                <w:lang w:val="en-US"/>
              </w:rPr>
            </w:rPrChange>
          </w:rPr>
          <w:t xml:space="preserve">previous multidimensional analysis suggested that the three </w:t>
        </w:r>
      </w:ins>
      <w:ins w:id="456" w:author="Microsoft Office User" w:date="2023-07-08T09:32:00Z">
        <w:r w:rsidR="00D75153" w:rsidRPr="00883F17">
          <w:rPr>
            <w:rFonts w:asciiTheme="minorHAnsi" w:hAnsiTheme="minorHAnsi"/>
            <w:lang w:val="en-US"/>
            <w:rPrChange w:id="457" w:author="Microsoft Office User" w:date="2023-07-10T07:16:00Z">
              <w:rPr>
                <w:lang w:val="en-US"/>
              </w:rPr>
            </w:rPrChange>
          </w:rPr>
          <w:t>selected combinations of traits</w:t>
        </w:r>
      </w:ins>
      <w:ins w:id="458" w:author="Microsoft Office User" w:date="2023-07-08T09:28:00Z">
        <w:r w:rsidR="00D75153" w:rsidRPr="00883F17">
          <w:rPr>
            <w:rFonts w:asciiTheme="minorHAnsi" w:hAnsiTheme="minorHAnsi"/>
            <w:lang w:val="en-US"/>
            <w:rPrChange w:id="459" w:author="Microsoft Office User" w:date="2023-07-10T07:16:00Z">
              <w:rPr>
                <w:lang w:val="en-US"/>
              </w:rPr>
            </w:rPrChange>
          </w:rPr>
          <w:t xml:space="preserve"> represented well the </w:t>
        </w:r>
      </w:ins>
      <w:ins w:id="460" w:author="Microsoft Office User" w:date="2023-07-08T09:29:00Z">
        <w:r w:rsidR="00D75153" w:rsidRPr="00883F17">
          <w:rPr>
            <w:rFonts w:asciiTheme="minorHAnsi" w:hAnsiTheme="minorHAnsi"/>
            <w:lang w:val="en-US"/>
            <w:rPrChange w:id="461" w:author="Microsoft Office User" w:date="2023-07-10T07:16:00Z">
              <w:rPr>
                <w:lang w:val="en-US"/>
              </w:rPr>
            </w:rPrChange>
          </w:rPr>
          <w:t>variability in growth, mortality and NSC (see Herrera-Ramirez et al., 2021). Therefore, we would expect that evergreen/fiber-storing-spe</w:t>
        </w:r>
      </w:ins>
      <w:ins w:id="462" w:author="Microsoft Office User" w:date="2023-07-08T09:30:00Z">
        <w:r w:rsidR="00D75153" w:rsidRPr="00883F17">
          <w:rPr>
            <w:rFonts w:asciiTheme="minorHAnsi" w:hAnsiTheme="minorHAnsi"/>
            <w:lang w:val="en-US"/>
            <w:rPrChange w:id="463" w:author="Microsoft Office User" w:date="2023-07-10T07:16:00Z">
              <w:rPr>
                <w:lang w:val="en-US"/>
              </w:rPr>
            </w:rPrChange>
          </w:rPr>
          <w:t xml:space="preserve">cies behaves similarly in </w:t>
        </w:r>
        <w:r w:rsidR="00D75153" w:rsidRPr="00883F17">
          <w:rPr>
            <w:rFonts w:asciiTheme="minorHAnsi" w:hAnsiTheme="minorHAnsi"/>
            <w:lang w:val="en-US"/>
            <w:rPrChange w:id="464" w:author="Microsoft Office User" w:date="2023-07-10T07:16:00Z">
              <w:rPr>
                <w:lang w:val="en-US"/>
              </w:rPr>
            </w:rPrChange>
          </w:rPr>
          <w:lastRenderedPageBreak/>
          <w:t>terms of carbon dynamics to the semi-deciduous/fiber-storing-species.</w:t>
        </w:r>
      </w:ins>
      <w:ins w:id="465" w:author="Microsoft Office User" w:date="2023-07-08T09:32:00Z">
        <w:r w:rsidR="00D75153" w:rsidRPr="00883F17">
          <w:rPr>
            <w:rFonts w:asciiTheme="minorHAnsi" w:hAnsiTheme="minorHAnsi"/>
            <w:lang w:val="en-US"/>
            <w:rPrChange w:id="466" w:author="Microsoft Office User" w:date="2023-07-10T07:16:00Z">
              <w:rPr>
                <w:lang w:val="en-US"/>
              </w:rPr>
            </w:rPrChange>
          </w:rPr>
          <w:t xml:space="preserve"> Nevertheless, all </w:t>
        </w:r>
      </w:ins>
      <w:ins w:id="467" w:author="Microsoft Office User" w:date="2023-07-08T09:33:00Z">
        <w:r w:rsidR="00D75153" w:rsidRPr="00883F17">
          <w:rPr>
            <w:rFonts w:asciiTheme="minorHAnsi" w:hAnsiTheme="minorHAnsi"/>
            <w:lang w:val="en-US"/>
            <w:rPrChange w:id="468" w:author="Microsoft Office User" w:date="2023-07-10T07:16:00Z">
              <w:rPr>
                <w:lang w:val="en-US"/>
              </w:rPr>
            </w:rPrChange>
          </w:rPr>
          <w:t xml:space="preserve">four groups should be included in future research.  </w:t>
        </w:r>
      </w:ins>
      <w:ins w:id="469" w:author="Microsoft Office User" w:date="2023-07-08T09:30:00Z">
        <w:r w:rsidR="00D75153" w:rsidRPr="00883F17">
          <w:rPr>
            <w:rFonts w:asciiTheme="minorHAnsi" w:hAnsiTheme="minorHAnsi"/>
            <w:lang w:val="en-US"/>
            <w:rPrChange w:id="470" w:author="Microsoft Office User" w:date="2023-07-10T07:16:00Z">
              <w:rPr>
                <w:lang w:val="en-US"/>
              </w:rPr>
            </w:rPrChange>
          </w:rPr>
          <w:t xml:space="preserve"> </w:t>
        </w:r>
      </w:ins>
      <w:ins w:id="471" w:author="Microsoft Office User" w:date="2023-07-08T09:29:00Z">
        <w:r w:rsidR="00D75153" w:rsidRPr="00883F17">
          <w:rPr>
            <w:rFonts w:asciiTheme="minorHAnsi" w:hAnsiTheme="minorHAnsi"/>
            <w:lang w:val="en-US"/>
            <w:rPrChange w:id="472" w:author="Microsoft Office User" w:date="2023-07-10T07:16:00Z">
              <w:rPr>
                <w:lang w:val="en-US"/>
              </w:rPr>
            </w:rPrChange>
          </w:rPr>
          <w:t xml:space="preserve"> </w:t>
        </w:r>
      </w:ins>
    </w:p>
    <w:p w14:paraId="62DE572A" w14:textId="17D656DB" w:rsidR="00925F8D" w:rsidRPr="00883F17" w:rsidRDefault="00D161C1">
      <w:pPr>
        <w:pBdr>
          <w:top w:val="nil"/>
          <w:left w:val="nil"/>
          <w:bottom w:val="nil"/>
          <w:right w:val="nil"/>
          <w:between w:val="nil"/>
        </w:pBdr>
        <w:spacing w:before="180" w:after="180" w:line="480" w:lineRule="auto"/>
        <w:ind w:right="-261"/>
        <w:rPr>
          <w:rFonts w:asciiTheme="minorHAnsi" w:hAnsiTheme="minorHAnsi"/>
          <w:lang w:val="en-US"/>
          <w:rPrChange w:id="473" w:author="Microsoft Office User" w:date="2023-07-10T07:16:00Z">
            <w:rPr/>
          </w:rPrChange>
        </w:rPr>
      </w:pPr>
      <w:moveToRangeStart w:id="474" w:author="Microsoft Office User" w:date="2023-05-08T15:55:00Z" w:name="move134453724"/>
      <w:moveTo w:id="475" w:author="Microsoft Office User" w:date="2023-05-08T15:55:00Z">
        <w:del w:id="476" w:author="Microsoft Office User" w:date="2023-07-08T09:18:00Z">
          <w:r w:rsidRPr="00883F17" w:rsidDel="008D6414">
            <w:rPr>
              <w:rFonts w:asciiTheme="minorHAnsi" w:hAnsiTheme="minorHAnsi"/>
              <w:rPrChange w:id="477" w:author="Microsoft Office User" w:date="2023-07-10T07:16:00Z">
                <w:rPr/>
              </w:rPrChange>
            </w:rPr>
            <w:delText xml:space="preserve">Each of these groups is expected to have different seasonal dynamics in stem wood </w:delText>
          </w:r>
        </w:del>
        <w:del w:id="478" w:author="Microsoft Office User" w:date="2023-05-16T14:26:00Z">
          <w:r w:rsidRPr="00883F17" w:rsidDel="00FF213C">
            <w:rPr>
              <w:rFonts w:asciiTheme="minorHAnsi" w:hAnsiTheme="minorHAnsi"/>
              <w:rPrChange w:id="479" w:author="Microsoft Office User" w:date="2023-07-10T07:16:00Z">
                <w:rPr/>
              </w:rPrChange>
            </w:rPr>
            <w:delText>NSC</w:delText>
          </w:r>
        </w:del>
        <w:del w:id="480" w:author="Microsoft Office User" w:date="2023-07-08T09:18:00Z">
          <w:r w:rsidRPr="00883F17" w:rsidDel="008D6414">
            <w:rPr>
              <w:rFonts w:asciiTheme="minorHAnsi" w:hAnsiTheme="minorHAnsi"/>
              <w:rPrChange w:id="481" w:author="Microsoft Office User" w:date="2023-07-10T07:16:00Z">
                <w:rPr/>
              </w:rPrChange>
            </w:rPr>
            <w:delText>, responding to different imbalances between carbon sources and sinks.</w:delText>
          </w:r>
        </w:del>
      </w:moveTo>
      <w:moveToRangeEnd w:id="474"/>
      <w:del w:id="482" w:author="Microsoft Office User" w:date="2023-05-08T15:55:00Z">
        <w:r w:rsidR="00C060D0" w:rsidRPr="00883F17" w:rsidDel="00D161C1">
          <w:rPr>
            <w:rFonts w:asciiTheme="minorHAnsi" w:hAnsiTheme="minorHAnsi"/>
            <w:rPrChange w:id="483" w:author="Microsoft Office User" w:date="2023-07-10T07:16:00Z">
              <w:rPr/>
            </w:rPrChange>
          </w:rPr>
          <w:delText xml:space="preserve"> </w:delText>
        </w:r>
      </w:del>
      <w:del w:id="484" w:author="Microsoft Office User" w:date="2023-07-08T09:18:00Z">
        <w:r w:rsidR="00C060D0" w:rsidRPr="00883F17" w:rsidDel="008D6414">
          <w:rPr>
            <w:rFonts w:asciiTheme="minorHAnsi" w:hAnsiTheme="minorHAnsi"/>
            <w:rPrChange w:id="485" w:author="Microsoft Office User" w:date="2023-07-10T07:16:00Z">
              <w:rPr/>
            </w:rPrChange>
          </w:rPr>
          <w:delText xml:space="preserve"> </w:delText>
        </w:r>
      </w:del>
      <w:del w:id="486" w:author="Microsoft Office User" w:date="2023-07-08T09:23:00Z">
        <w:r w:rsidRPr="00883F17" w:rsidDel="008D6414">
          <w:rPr>
            <w:rFonts w:asciiTheme="minorHAnsi" w:hAnsiTheme="minorHAnsi"/>
            <w:rPrChange w:id="487" w:author="Microsoft Office User" w:date="2023-07-10T07:16:00Z">
              <w:rPr/>
            </w:rPrChange>
          </w:rPr>
          <w:delText>We used</w:delText>
        </w:r>
      </w:del>
      <w:del w:id="488" w:author="Microsoft Office User" w:date="2023-05-08T15:58:00Z">
        <w:r w:rsidRPr="00883F17" w:rsidDel="00AA7A10">
          <w:rPr>
            <w:rFonts w:asciiTheme="minorHAnsi" w:hAnsiTheme="minorHAnsi"/>
            <w:rPrChange w:id="489" w:author="Microsoft Office User" w:date="2023-07-10T07:16:00Z">
              <w:rPr/>
            </w:rPrChange>
          </w:rPr>
          <w:delText xml:space="preserve"> </w:delText>
        </w:r>
      </w:del>
      <w:del w:id="490" w:author="Microsoft Office User" w:date="2023-05-08T15:49:00Z">
        <w:r w:rsidRPr="00883F17" w:rsidDel="00D161C1">
          <w:rPr>
            <w:rFonts w:asciiTheme="minorHAnsi" w:hAnsiTheme="minorHAnsi"/>
            <w:rPrChange w:id="491" w:author="Microsoft Office User" w:date="2023-07-10T07:16:00Z">
              <w:rPr/>
            </w:rPrChange>
          </w:rPr>
          <w:delText>leaf habit</w:delText>
        </w:r>
      </w:del>
      <w:del w:id="492" w:author="Microsoft Office User" w:date="2023-05-08T15:58:00Z">
        <w:r w:rsidRPr="00883F17" w:rsidDel="00AA7A10">
          <w:rPr>
            <w:rFonts w:asciiTheme="minorHAnsi" w:hAnsiTheme="minorHAnsi"/>
            <w:rPrChange w:id="493" w:author="Microsoft Office User" w:date="2023-07-10T07:16:00Z">
              <w:rPr/>
            </w:rPrChange>
          </w:rPr>
          <w:delText xml:space="preserve"> as a proxy for carbon source variation throughout the year.</w:delText>
        </w:r>
        <w:r w:rsidRPr="00883F17" w:rsidDel="00AA7A10">
          <w:rPr>
            <w:rFonts w:asciiTheme="minorHAnsi" w:eastAsia="Cambria" w:hAnsiTheme="minorHAnsi" w:cs="Cambria"/>
            <w:rPrChange w:id="494" w:author="Microsoft Office User" w:date="2023-07-10T07:16:00Z">
              <w:rPr>
                <w:rFonts w:ascii="Cambria" w:eastAsia="Cambria" w:hAnsi="Cambria" w:cs="Cambria"/>
              </w:rPr>
            </w:rPrChange>
          </w:rPr>
          <w:delText xml:space="preserve"> </w:delText>
        </w:r>
        <w:r w:rsidRPr="00883F17" w:rsidDel="00AA7A10">
          <w:rPr>
            <w:rFonts w:asciiTheme="minorHAnsi" w:hAnsiTheme="minorHAnsi"/>
            <w:rPrChange w:id="495" w:author="Microsoft Office User" w:date="2023-07-10T07:16:00Z">
              <w:rPr/>
            </w:rPrChange>
          </w:rPr>
          <w:delText>We chose three tree species and divided them</w:delText>
        </w:r>
        <w:r w:rsidR="00C060D0" w:rsidRPr="00883F17" w:rsidDel="00AA7A10">
          <w:rPr>
            <w:rFonts w:asciiTheme="minorHAnsi" w:hAnsiTheme="minorHAnsi"/>
            <w:rPrChange w:id="496" w:author="Microsoft Office User" w:date="2023-07-10T07:16:00Z">
              <w:rPr/>
            </w:rPrChange>
          </w:rPr>
          <w:delText xml:space="preserve"> </w:delText>
        </w:r>
        <w:r w:rsidRPr="00883F17" w:rsidDel="00AA7A10">
          <w:rPr>
            <w:rFonts w:asciiTheme="minorHAnsi" w:hAnsiTheme="minorHAnsi"/>
            <w:rPrChange w:id="497" w:author="Microsoft Office User" w:date="2023-07-10T07:16:00Z">
              <w:rPr/>
            </w:rPrChange>
          </w:rPr>
          <w:delText>into three functional groups (Fig. 1).</w:delText>
        </w:r>
      </w:del>
      <w:del w:id="498" w:author="Microsoft Office User" w:date="2023-07-08T09:31:00Z">
        <w:r w:rsidRPr="00883F17" w:rsidDel="00D75153">
          <w:rPr>
            <w:rFonts w:asciiTheme="minorHAnsi" w:hAnsiTheme="minorHAnsi"/>
            <w:rPrChange w:id="499" w:author="Microsoft Office User" w:date="2023-07-10T07:16:00Z">
              <w:rPr/>
            </w:rPrChange>
          </w:rPr>
          <w:delText xml:space="preserve"> </w:delText>
        </w:r>
      </w:del>
      <w:moveFromRangeStart w:id="500" w:author="Microsoft Office User" w:date="2023-05-08T15:55:00Z" w:name="move134453724"/>
      <w:moveFrom w:id="501" w:author="Microsoft Office User" w:date="2023-05-08T15:55:00Z">
        <w:del w:id="502" w:author="Microsoft Office User" w:date="2023-07-08T09:31:00Z">
          <w:r w:rsidRPr="00883F17" w:rsidDel="00D75153">
            <w:rPr>
              <w:rFonts w:asciiTheme="minorHAnsi" w:hAnsiTheme="minorHAnsi"/>
              <w:rPrChange w:id="503" w:author="Microsoft Office User" w:date="2023-07-10T07:16:00Z">
                <w:rPr/>
              </w:rPrChange>
            </w:rPr>
            <w:delText xml:space="preserve">Each of these groups is expected to have different seasonal dynamics in stem wood NSC, responding to different imbalances between carbon sources and sinks. </w:delText>
          </w:r>
        </w:del>
      </w:moveFrom>
      <w:moveFromRangeEnd w:id="500"/>
      <w:del w:id="504" w:author="Microsoft Office User" w:date="2023-05-08T16:07:00Z">
        <w:r w:rsidRPr="00883F17" w:rsidDel="00EA1B7F">
          <w:rPr>
            <w:rFonts w:asciiTheme="minorHAnsi" w:hAnsiTheme="minorHAnsi"/>
            <w:rPrChange w:id="505" w:author="Microsoft Office User" w:date="2023-07-10T07:16:00Z">
              <w:rPr/>
            </w:rPrChange>
          </w:rPr>
          <w:delText>These species were selected because they represent well the combinations between the considered life history traits (starch storage strategy in wood, leaf habit, mortality and growth), as estimated in Herrera-Ramírez et al., (2021).</w:delText>
        </w:r>
      </w:del>
      <w:r w:rsidRPr="00883F17">
        <w:rPr>
          <w:rFonts w:asciiTheme="minorHAnsi" w:hAnsiTheme="minorHAnsi"/>
          <w:rPrChange w:id="506" w:author="Microsoft Office User" w:date="2023-07-10T07:16:00Z">
            <w:rPr/>
          </w:rPrChange>
        </w:rPr>
        <w:t xml:space="preserve"> Based on this conceptual framework, we expect</w:t>
      </w:r>
      <w:ins w:id="507" w:author="Microsoft Office User" w:date="2023-06-27T15:19:00Z">
        <w:r w:rsidR="00652FA3" w:rsidRPr="00883F17">
          <w:rPr>
            <w:rFonts w:asciiTheme="minorHAnsi" w:hAnsiTheme="minorHAnsi"/>
            <w:lang w:val="en-US"/>
            <w:rPrChange w:id="508" w:author="Microsoft Office User" w:date="2023-07-10T07:16:00Z">
              <w:rPr>
                <w:lang w:val="en-US"/>
              </w:rPr>
            </w:rPrChange>
          </w:rPr>
          <w:t>ed</w:t>
        </w:r>
      </w:ins>
      <w:r w:rsidRPr="00883F17">
        <w:rPr>
          <w:rFonts w:asciiTheme="minorHAnsi" w:hAnsiTheme="minorHAnsi"/>
          <w:rPrChange w:id="509" w:author="Microsoft Office User" w:date="2023-07-10T07:16:00Z">
            <w:rPr/>
          </w:rPrChange>
        </w:rPr>
        <w:t xml:space="preserve"> that: i) semi-deciduous/fiber-storing species would have larger seasonal changes in </w:t>
      </w:r>
      <w:ins w:id="510" w:author="Microsoft Office User" w:date="2023-06-27T15:21:00Z">
        <w:r w:rsidR="00652FA3" w:rsidRPr="00883F17">
          <w:rPr>
            <w:rFonts w:asciiTheme="minorHAnsi" w:hAnsiTheme="minorHAnsi"/>
            <w:lang w:val="en-US"/>
            <w:rPrChange w:id="511" w:author="Microsoft Office User" w:date="2023-07-10T07:16:00Z">
              <w:rPr>
                <w:lang w:val="en-US"/>
              </w:rPr>
            </w:rPrChange>
          </w:rPr>
          <w:t xml:space="preserve">wood </w:t>
        </w:r>
      </w:ins>
      <w:del w:id="512" w:author="Microsoft Office User" w:date="2023-05-16T14:30:00Z">
        <w:r w:rsidRPr="00883F17" w:rsidDel="00FF213C">
          <w:rPr>
            <w:rFonts w:asciiTheme="minorHAnsi" w:hAnsiTheme="minorHAnsi"/>
            <w:rPrChange w:id="513" w:author="Microsoft Office User" w:date="2023-07-10T07:16:00Z">
              <w:rPr/>
            </w:rPrChange>
          </w:rPr>
          <w:delText xml:space="preserve">NSC </w:delText>
        </w:r>
      </w:del>
      <w:ins w:id="514" w:author="Microsoft Office User" w:date="2023-05-16T14:31:00Z">
        <w:r w:rsidR="00FF213C" w:rsidRPr="00883F17">
          <w:rPr>
            <w:rFonts w:asciiTheme="minorHAnsi" w:hAnsiTheme="minorHAnsi"/>
            <w:lang w:val="en-US"/>
            <w:rPrChange w:id="515" w:author="Microsoft Office User" w:date="2023-07-10T07:16:00Z">
              <w:rPr>
                <w:lang w:val="en-US"/>
              </w:rPr>
            </w:rPrChange>
          </w:rPr>
          <w:t>NSC</w:t>
        </w:r>
      </w:ins>
      <w:ins w:id="516" w:author="Microsoft Office User" w:date="2023-06-27T15:21:00Z">
        <w:r w:rsidR="00652FA3" w:rsidRPr="00883F17">
          <w:rPr>
            <w:rFonts w:asciiTheme="minorHAnsi" w:hAnsiTheme="minorHAnsi"/>
            <w:lang w:val="en-US"/>
            <w:rPrChange w:id="517" w:author="Microsoft Office User" w:date="2023-07-10T07:16:00Z">
              <w:rPr>
                <w:lang w:val="en-US"/>
              </w:rPr>
            </w:rPrChange>
          </w:rPr>
          <w:t xml:space="preserve"> content</w:t>
        </w:r>
      </w:ins>
      <w:ins w:id="518" w:author="Microsoft Office User" w:date="2023-05-16T14:30:00Z">
        <w:r w:rsidR="00FF213C" w:rsidRPr="00883F17">
          <w:rPr>
            <w:rFonts w:asciiTheme="minorHAnsi" w:hAnsiTheme="minorHAnsi"/>
            <w:rPrChange w:id="519" w:author="Microsoft Office User" w:date="2023-07-10T07:16:00Z">
              <w:rPr/>
            </w:rPrChange>
          </w:rPr>
          <w:t xml:space="preserve"> </w:t>
        </w:r>
      </w:ins>
      <w:r w:rsidRPr="00883F17">
        <w:rPr>
          <w:rFonts w:asciiTheme="minorHAnsi" w:hAnsiTheme="minorHAnsi"/>
          <w:rPrChange w:id="520" w:author="Microsoft Office User" w:date="2023-07-10T07:16:00Z">
            <w:rPr/>
          </w:rPrChange>
        </w:rPr>
        <w:t>due to a greater seasonal variation in photosynthesis, greater demand for carbon for respiration</w:t>
      </w:r>
      <w:ins w:id="521" w:author="Microsoft Office User" w:date="2023-06-27T15:20:00Z">
        <w:r w:rsidR="00652FA3" w:rsidRPr="00883F17">
          <w:rPr>
            <w:rFonts w:asciiTheme="minorHAnsi" w:hAnsiTheme="minorHAnsi"/>
            <w:lang w:val="en-US"/>
            <w:rPrChange w:id="522" w:author="Microsoft Office User" w:date="2023-07-10T07:16:00Z">
              <w:rPr>
                <w:lang w:val="en-US"/>
              </w:rPr>
            </w:rPrChange>
          </w:rPr>
          <w:t xml:space="preserve"> (due to a larger amount of living cel</w:t>
        </w:r>
      </w:ins>
      <w:ins w:id="523" w:author="Microsoft Office User" w:date="2023-06-27T15:21:00Z">
        <w:r w:rsidR="00652FA3" w:rsidRPr="00883F17">
          <w:rPr>
            <w:rFonts w:asciiTheme="minorHAnsi" w:hAnsiTheme="minorHAnsi"/>
            <w:lang w:val="en-US"/>
            <w:rPrChange w:id="524" w:author="Microsoft Office User" w:date="2023-07-10T07:16:00Z">
              <w:rPr>
                <w:lang w:val="en-US"/>
              </w:rPr>
            </w:rPrChange>
          </w:rPr>
          <w:t>ls in the stem wood)</w:t>
        </w:r>
      </w:ins>
      <w:r w:rsidRPr="00883F17">
        <w:rPr>
          <w:rFonts w:asciiTheme="minorHAnsi" w:hAnsiTheme="minorHAnsi"/>
          <w:rPrChange w:id="525" w:author="Microsoft Office User" w:date="2023-07-10T07:16:00Z">
            <w:rPr/>
          </w:rPrChange>
        </w:rPr>
        <w:t xml:space="preserve"> and a greater plasticity in growth rates than the </w:t>
      </w:r>
      <w:del w:id="526" w:author="Microsoft Office User" w:date="2023-05-11T16:15:00Z">
        <w:r w:rsidRPr="00883F17" w:rsidDel="00AA22FF">
          <w:rPr>
            <w:rFonts w:asciiTheme="minorHAnsi" w:hAnsiTheme="minorHAnsi"/>
            <w:rPrChange w:id="527" w:author="Microsoft Office User" w:date="2023-07-10T07:16:00Z">
              <w:rPr/>
            </w:rPrChange>
          </w:rPr>
          <w:delText>other functional groups</w:delText>
        </w:r>
      </w:del>
      <w:ins w:id="528" w:author="Microsoft Office User" w:date="2023-05-11T16:15:00Z">
        <w:r w:rsidR="00AA22FF" w:rsidRPr="00883F17">
          <w:rPr>
            <w:rFonts w:asciiTheme="minorHAnsi" w:hAnsiTheme="minorHAnsi"/>
            <w:lang w:val="en-US"/>
            <w:rPrChange w:id="529" w:author="Microsoft Office User" w:date="2023-07-10T07:16:00Z">
              <w:rPr>
                <w:lang w:val="en-US"/>
              </w:rPr>
            </w:rPrChange>
          </w:rPr>
          <w:t>Parenchyma storing species</w:t>
        </w:r>
      </w:ins>
      <w:r w:rsidRPr="00883F17">
        <w:rPr>
          <w:rFonts w:asciiTheme="minorHAnsi" w:hAnsiTheme="minorHAnsi"/>
          <w:rPrChange w:id="530" w:author="Microsoft Office User" w:date="2023-07-10T07:16:00Z">
            <w:rPr/>
          </w:rPrChange>
        </w:rPr>
        <w:t xml:space="preserve">; ii) </w:t>
      </w:r>
      <w:del w:id="531" w:author="Microsoft Office User" w:date="2023-05-11T16:15:00Z">
        <w:r w:rsidRPr="00883F17" w:rsidDel="00AA22FF">
          <w:rPr>
            <w:rFonts w:asciiTheme="minorHAnsi" w:hAnsiTheme="minorHAnsi"/>
            <w:rPrChange w:id="532" w:author="Microsoft Office User" w:date="2023-07-10T07:16:00Z">
              <w:rPr/>
            </w:rPrChange>
          </w:rPr>
          <w:delText>an increase in carbon sink activity</w:delText>
        </w:r>
      </w:del>
      <w:ins w:id="533" w:author="Microsoft Office User" w:date="2023-05-11T16:15:00Z">
        <w:r w:rsidR="00AA22FF" w:rsidRPr="00883F17">
          <w:rPr>
            <w:rFonts w:asciiTheme="minorHAnsi" w:hAnsiTheme="minorHAnsi"/>
            <w:lang w:val="en-US"/>
            <w:rPrChange w:id="534" w:author="Microsoft Office User" w:date="2023-07-10T07:16:00Z">
              <w:rPr>
                <w:lang w:val="en-US"/>
              </w:rPr>
            </w:rPrChange>
          </w:rPr>
          <w:t>a negative carbon balance</w:t>
        </w:r>
      </w:ins>
      <w:r w:rsidRPr="00883F17">
        <w:rPr>
          <w:rFonts w:asciiTheme="minorHAnsi" w:hAnsiTheme="minorHAnsi"/>
          <w:rPrChange w:id="535" w:author="Microsoft Office User" w:date="2023-07-10T07:16:00Z">
            <w:rPr/>
          </w:rPrChange>
        </w:rPr>
        <w:t xml:space="preserve"> during the wet season will lead to</w:t>
      </w:r>
      <w:ins w:id="536" w:author="Microsoft Office User" w:date="2023-07-08T09:34:00Z">
        <w:r w:rsidR="00D75153" w:rsidRPr="00883F17">
          <w:rPr>
            <w:rFonts w:asciiTheme="minorHAnsi" w:hAnsiTheme="minorHAnsi"/>
            <w:lang w:val="en-US"/>
            <w:rPrChange w:id="537" w:author="Microsoft Office User" w:date="2023-07-10T07:16:00Z">
              <w:rPr>
                <w:lang w:val="en-US"/>
              </w:rPr>
            </w:rPrChange>
          </w:rPr>
          <w:t xml:space="preserve"> some</w:t>
        </w:r>
      </w:ins>
      <w:r w:rsidRPr="00883F17">
        <w:rPr>
          <w:rFonts w:asciiTheme="minorHAnsi" w:hAnsiTheme="minorHAnsi"/>
          <w:rPrChange w:id="538" w:author="Microsoft Office User" w:date="2023-07-10T07:16:00Z">
            <w:rPr/>
          </w:rPrChange>
        </w:rPr>
        <w:t xml:space="preserve"> consumption of NSC reserves</w:t>
      </w:r>
      <w:ins w:id="539" w:author="Microsoft Office User" w:date="2023-06-27T15:22:00Z">
        <w:r w:rsidR="00652FA3" w:rsidRPr="00883F17">
          <w:rPr>
            <w:rFonts w:asciiTheme="minorHAnsi" w:hAnsiTheme="minorHAnsi"/>
            <w:lang w:val="en-US"/>
            <w:rPrChange w:id="540" w:author="Microsoft Office User" w:date="2023-07-10T07:16:00Z">
              <w:rPr>
                <w:lang w:val="en-US"/>
              </w:rPr>
            </w:rPrChange>
          </w:rPr>
          <w:t xml:space="preserve">, </w:t>
        </w:r>
      </w:ins>
      <w:ins w:id="541" w:author="Microsoft Office User" w:date="2023-07-08T09:35:00Z">
        <w:r w:rsidR="00D75153" w:rsidRPr="00883F17">
          <w:rPr>
            <w:rFonts w:asciiTheme="minorHAnsi" w:hAnsiTheme="minorHAnsi"/>
            <w:lang w:val="en-US"/>
            <w:rPrChange w:id="542" w:author="Microsoft Office User" w:date="2023-07-10T07:16:00Z">
              <w:rPr>
                <w:lang w:val="en-US"/>
              </w:rPr>
            </w:rPrChange>
          </w:rPr>
          <w:t xml:space="preserve">probably </w:t>
        </w:r>
      </w:ins>
      <w:ins w:id="543" w:author="Microsoft Office User" w:date="2023-07-08T09:37:00Z">
        <w:r w:rsidR="00D84BE3" w:rsidRPr="00883F17">
          <w:rPr>
            <w:rFonts w:asciiTheme="minorHAnsi" w:hAnsiTheme="minorHAnsi"/>
            <w:lang w:val="en-US"/>
            <w:rPrChange w:id="544" w:author="Microsoft Office User" w:date="2023-07-10T07:16:00Z">
              <w:rPr>
                <w:lang w:val="en-US"/>
              </w:rPr>
            </w:rPrChange>
          </w:rPr>
          <w:t>because</w:t>
        </w:r>
      </w:ins>
      <w:ins w:id="545" w:author="Microsoft Office User" w:date="2023-07-08T09:35:00Z">
        <w:r w:rsidR="00D75153" w:rsidRPr="00883F17">
          <w:rPr>
            <w:rFonts w:asciiTheme="minorHAnsi" w:hAnsiTheme="minorHAnsi"/>
            <w:lang w:val="en-US"/>
            <w:rPrChange w:id="546" w:author="Microsoft Office User" w:date="2023-07-10T07:16:00Z">
              <w:rPr>
                <w:lang w:val="en-US"/>
              </w:rPr>
            </w:rPrChange>
          </w:rPr>
          <w:t xml:space="preserve"> </w:t>
        </w:r>
      </w:ins>
      <w:ins w:id="547" w:author="Microsoft Office User" w:date="2023-07-08T09:37:00Z">
        <w:r w:rsidR="00D84BE3" w:rsidRPr="00883F17">
          <w:rPr>
            <w:rFonts w:asciiTheme="minorHAnsi" w:hAnsiTheme="minorHAnsi"/>
            <w:lang w:val="en-US"/>
            <w:rPrChange w:id="548" w:author="Microsoft Office User" w:date="2023-07-10T07:16:00Z">
              <w:rPr>
                <w:lang w:val="en-US"/>
              </w:rPr>
            </w:rPrChange>
          </w:rPr>
          <w:t>the</w:t>
        </w:r>
      </w:ins>
      <w:ins w:id="549" w:author="Microsoft Office User" w:date="2023-07-08T09:35:00Z">
        <w:r w:rsidR="00D75153" w:rsidRPr="00883F17">
          <w:rPr>
            <w:rFonts w:asciiTheme="minorHAnsi" w:hAnsiTheme="minorHAnsi"/>
            <w:lang w:val="en-US"/>
            <w:rPrChange w:id="550" w:author="Microsoft Office User" w:date="2023-07-10T07:16:00Z">
              <w:rPr>
                <w:lang w:val="en-US"/>
              </w:rPr>
            </w:rPrChange>
          </w:rPr>
          <w:t xml:space="preserve"> </w:t>
        </w:r>
      </w:ins>
      <w:ins w:id="551" w:author="Microsoft Office User" w:date="2023-06-27T15:23:00Z">
        <w:r w:rsidR="00652FA3" w:rsidRPr="00883F17">
          <w:rPr>
            <w:rFonts w:asciiTheme="minorHAnsi" w:hAnsiTheme="minorHAnsi"/>
            <w:lang w:val="en-US"/>
            <w:rPrChange w:id="552" w:author="Microsoft Office User" w:date="2023-07-10T07:16:00Z">
              <w:rPr>
                <w:lang w:val="en-US"/>
              </w:rPr>
            </w:rPrChange>
          </w:rPr>
          <w:t xml:space="preserve">high </w:t>
        </w:r>
      </w:ins>
      <w:ins w:id="553" w:author="Microsoft Office User" w:date="2023-07-08T09:35:00Z">
        <w:r w:rsidR="00D75153" w:rsidRPr="00883F17">
          <w:rPr>
            <w:rFonts w:asciiTheme="minorHAnsi" w:hAnsiTheme="minorHAnsi"/>
            <w:lang w:val="en-US"/>
            <w:rPrChange w:id="554" w:author="Microsoft Office User" w:date="2023-07-10T07:16:00Z">
              <w:rPr>
                <w:lang w:val="en-US"/>
              </w:rPr>
            </w:rPrChange>
          </w:rPr>
          <w:t>cloudiness</w:t>
        </w:r>
      </w:ins>
      <w:ins w:id="555" w:author="Microsoft Office User" w:date="2023-06-27T15:23:00Z">
        <w:r w:rsidR="00652FA3" w:rsidRPr="00883F17">
          <w:rPr>
            <w:rFonts w:asciiTheme="minorHAnsi" w:hAnsiTheme="minorHAnsi"/>
            <w:lang w:val="en-US"/>
            <w:rPrChange w:id="556" w:author="Microsoft Office User" w:date="2023-07-10T07:16:00Z">
              <w:rPr>
                <w:lang w:val="en-US"/>
              </w:rPr>
            </w:rPrChange>
          </w:rPr>
          <w:t>, storm damage</w:t>
        </w:r>
      </w:ins>
      <w:ins w:id="557" w:author="Microsoft Office User" w:date="2023-07-08T09:35:00Z">
        <w:r w:rsidR="00D75153" w:rsidRPr="00883F17">
          <w:rPr>
            <w:rFonts w:asciiTheme="minorHAnsi" w:hAnsiTheme="minorHAnsi"/>
            <w:lang w:val="en-US"/>
            <w:rPrChange w:id="558" w:author="Microsoft Office User" w:date="2023-07-10T07:16:00Z">
              <w:rPr>
                <w:lang w:val="en-US"/>
              </w:rPr>
            </w:rPrChange>
          </w:rPr>
          <w:t>s</w:t>
        </w:r>
      </w:ins>
      <w:ins w:id="559" w:author="Microsoft Office User" w:date="2023-06-27T15:23:00Z">
        <w:r w:rsidR="00652FA3" w:rsidRPr="00883F17">
          <w:rPr>
            <w:rFonts w:asciiTheme="minorHAnsi" w:hAnsiTheme="minorHAnsi"/>
            <w:lang w:val="en-US"/>
            <w:rPrChange w:id="560" w:author="Microsoft Office User" w:date="2023-07-10T07:16:00Z">
              <w:rPr>
                <w:lang w:val="en-US"/>
              </w:rPr>
            </w:rPrChange>
          </w:rPr>
          <w:t xml:space="preserve"> and </w:t>
        </w:r>
      </w:ins>
      <w:ins w:id="561" w:author="Microsoft Office User" w:date="2023-07-08T09:35:00Z">
        <w:r w:rsidR="00D75153" w:rsidRPr="00883F17">
          <w:rPr>
            <w:rFonts w:asciiTheme="minorHAnsi" w:hAnsiTheme="minorHAnsi"/>
            <w:lang w:val="en-US"/>
            <w:rPrChange w:id="562" w:author="Microsoft Office User" w:date="2023-07-10T07:16:00Z">
              <w:rPr>
                <w:lang w:val="en-US"/>
              </w:rPr>
            </w:rPrChange>
          </w:rPr>
          <w:t>increase in herbivory</w:t>
        </w:r>
      </w:ins>
      <w:ins w:id="563" w:author="Microsoft Office User" w:date="2023-06-27T15:23:00Z">
        <w:r w:rsidR="00652FA3" w:rsidRPr="00883F17">
          <w:rPr>
            <w:rFonts w:asciiTheme="minorHAnsi" w:hAnsiTheme="minorHAnsi"/>
            <w:lang w:val="en-US"/>
            <w:rPrChange w:id="564" w:author="Microsoft Office User" w:date="2023-07-10T07:16:00Z">
              <w:rPr>
                <w:lang w:val="en-US"/>
              </w:rPr>
            </w:rPrChange>
          </w:rPr>
          <w:t xml:space="preserve"> </w:t>
        </w:r>
      </w:ins>
      <w:ins w:id="565" w:author="Microsoft Office User" w:date="2023-07-08T09:35:00Z">
        <w:r w:rsidR="00D75153" w:rsidRPr="00883F17">
          <w:rPr>
            <w:rFonts w:asciiTheme="minorHAnsi" w:hAnsiTheme="minorHAnsi"/>
            <w:lang w:val="en-US"/>
            <w:rPrChange w:id="566" w:author="Microsoft Office User" w:date="2023-07-10T07:16:00Z">
              <w:rPr>
                <w:lang w:val="en-US"/>
              </w:rPr>
            </w:rPrChange>
          </w:rPr>
          <w:t>happening</w:t>
        </w:r>
      </w:ins>
      <w:ins w:id="567" w:author="Microsoft Office User" w:date="2023-06-27T15:23:00Z">
        <w:r w:rsidR="00652FA3" w:rsidRPr="00883F17">
          <w:rPr>
            <w:rFonts w:asciiTheme="minorHAnsi" w:hAnsiTheme="minorHAnsi"/>
            <w:lang w:val="en-US"/>
            <w:rPrChange w:id="568" w:author="Microsoft Office User" w:date="2023-07-10T07:16:00Z">
              <w:rPr>
                <w:lang w:val="en-US"/>
              </w:rPr>
            </w:rPrChange>
          </w:rPr>
          <w:t xml:space="preserve"> during the rainy season</w:t>
        </w:r>
      </w:ins>
      <w:ins w:id="569" w:author="Microsoft Office User" w:date="2023-07-08T09:37:00Z">
        <w:r w:rsidR="00D84BE3" w:rsidRPr="00883F17">
          <w:rPr>
            <w:rFonts w:asciiTheme="minorHAnsi" w:hAnsiTheme="minorHAnsi"/>
            <w:lang w:val="en-US"/>
            <w:rPrChange w:id="570" w:author="Microsoft Office User" w:date="2023-07-10T07:16:00Z">
              <w:rPr>
                <w:lang w:val="en-US"/>
              </w:rPr>
            </w:rPrChange>
          </w:rPr>
          <w:t xml:space="preserve"> would decrease photosynthesis but </w:t>
        </w:r>
      </w:ins>
      <w:ins w:id="571" w:author="Microsoft Office User" w:date="2023-07-08T09:38:00Z">
        <w:r w:rsidR="00D84BE3" w:rsidRPr="00883F17">
          <w:rPr>
            <w:rFonts w:asciiTheme="minorHAnsi" w:hAnsiTheme="minorHAnsi"/>
            <w:lang w:val="en-US"/>
            <w:rPrChange w:id="572" w:author="Microsoft Office User" w:date="2023-07-10T07:16:00Z">
              <w:rPr>
                <w:lang w:val="en-US"/>
              </w:rPr>
            </w:rPrChange>
          </w:rPr>
          <w:t>metabolic demands would still</w:t>
        </w:r>
      </w:ins>
      <w:ins w:id="573" w:author="Microsoft Office User" w:date="2023-07-08T09:37:00Z">
        <w:r w:rsidR="00D84BE3" w:rsidRPr="00883F17">
          <w:rPr>
            <w:rFonts w:asciiTheme="minorHAnsi" w:hAnsiTheme="minorHAnsi"/>
            <w:lang w:val="en-US"/>
            <w:rPrChange w:id="574" w:author="Microsoft Office User" w:date="2023-07-10T07:16:00Z">
              <w:rPr>
                <w:lang w:val="en-US"/>
              </w:rPr>
            </w:rPrChange>
          </w:rPr>
          <w:t xml:space="preserve"> be high</w:t>
        </w:r>
      </w:ins>
      <w:del w:id="575" w:author="Microsoft Office User" w:date="2023-05-11T16:17:00Z">
        <w:r w:rsidRPr="00883F17" w:rsidDel="00AA22FF">
          <w:rPr>
            <w:rFonts w:asciiTheme="minorHAnsi" w:hAnsiTheme="minorHAnsi"/>
            <w:rPrChange w:id="576" w:author="Microsoft Office User" w:date="2023-07-10T07:16:00Z">
              <w:rPr/>
            </w:rPrChange>
          </w:rPr>
          <w:delText xml:space="preserve"> and therefore NSC storage-growth trade-offs would occur during this season</w:delText>
        </w:r>
      </w:del>
      <w:r w:rsidRPr="00883F17">
        <w:rPr>
          <w:rFonts w:asciiTheme="minorHAnsi" w:hAnsiTheme="minorHAnsi"/>
          <w:rPrChange w:id="577" w:author="Microsoft Office User" w:date="2023-07-10T07:16:00Z">
            <w:rPr/>
          </w:rPrChange>
        </w:rPr>
        <w:t xml:space="preserve">; </w:t>
      </w:r>
      <w:del w:id="578" w:author="Microsoft Office User" w:date="2023-07-08T09:39:00Z">
        <w:r w:rsidRPr="00883F17" w:rsidDel="00D84BE3">
          <w:rPr>
            <w:rFonts w:asciiTheme="minorHAnsi" w:hAnsiTheme="minorHAnsi"/>
            <w:rPrChange w:id="579" w:author="Microsoft Office User" w:date="2023-07-10T07:16:00Z">
              <w:rPr/>
            </w:rPrChange>
          </w:rPr>
          <w:delText xml:space="preserve">and </w:delText>
        </w:r>
      </w:del>
      <w:ins w:id="580" w:author="Microsoft Office User" w:date="2023-07-08T09:39:00Z">
        <w:r w:rsidR="00D84BE3" w:rsidRPr="00883F17">
          <w:rPr>
            <w:rFonts w:asciiTheme="minorHAnsi" w:hAnsiTheme="minorHAnsi"/>
            <w:lang w:val="en-US"/>
            <w:rPrChange w:id="581" w:author="Microsoft Office User" w:date="2023-07-10T07:16:00Z">
              <w:rPr>
                <w:lang w:val="en-US"/>
              </w:rPr>
            </w:rPrChange>
          </w:rPr>
          <w:t>then</w:t>
        </w:r>
        <w:r w:rsidR="00D84BE3" w:rsidRPr="00883F17">
          <w:rPr>
            <w:rFonts w:asciiTheme="minorHAnsi" w:hAnsiTheme="minorHAnsi"/>
            <w:rPrChange w:id="582" w:author="Microsoft Office User" w:date="2023-07-10T07:16:00Z">
              <w:rPr/>
            </w:rPrChange>
          </w:rPr>
          <w:t xml:space="preserve"> </w:t>
        </w:r>
      </w:ins>
      <w:r w:rsidRPr="00883F17">
        <w:rPr>
          <w:rFonts w:asciiTheme="minorHAnsi" w:hAnsiTheme="minorHAnsi"/>
          <w:rPrChange w:id="583" w:author="Microsoft Office User" w:date="2023-07-10T07:16:00Z">
            <w:rPr/>
          </w:rPrChange>
        </w:rPr>
        <w:t xml:space="preserve">iii) </w:t>
      </w:r>
      <w:ins w:id="584" w:author="Microsoft Office User" w:date="2023-07-08T09:39:00Z">
        <w:r w:rsidR="00D84BE3" w:rsidRPr="00883F17">
          <w:rPr>
            <w:rFonts w:asciiTheme="minorHAnsi" w:hAnsiTheme="minorHAnsi"/>
            <w:lang w:val="en-US"/>
            <w:rPrChange w:id="585" w:author="Microsoft Office User" w:date="2023-07-10T07:16:00Z">
              <w:rPr>
                <w:lang w:val="en-US"/>
              </w:rPr>
            </w:rPrChange>
          </w:rPr>
          <w:t xml:space="preserve"> we would expect to observe seasonal </w:t>
        </w:r>
      </w:ins>
      <w:del w:id="586" w:author="Microsoft Office User" w:date="2023-07-08T09:39:00Z">
        <w:r w:rsidRPr="00883F17" w:rsidDel="00D84BE3">
          <w:rPr>
            <w:rFonts w:asciiTheme="minorHAnsi" w:hAnsiTheme="minorHAnsi"/>
            <w:rPrChange w:id="587" w:author="Microsoft Office User" w:date="2023-07-10T07:16:00Z">
              <w:rPr/>
            </w:rPrChange>
          </w:rPr>
          <w:delText xml:space="preserve">NSC </w:delText>
        </w:r>
      </w:del>
      <w:r w:rsidRPr="00883F17">
        <w:rPr>
          <w:rFonts w:asciiTheme="minorHAnsi" w:hAnsiTheme="minorHAnsi"/>
          <w:rPrChange w:id="588" w:author="Microsoft Office User" w:date="2023-07-10T07:16:00Z">
            <w:rPr/>
          </w:rPrChange>
        </w:rPr>
        <w:t>storage-growth trade-offs</w:t>
      </w:r>
      <w:ins w:id="589" w:author="Microsoft Office User" w:date="2023-07-08T09:39:00Z">
        <w:r w:rsidR="00D84BE3" w:rsidRPr="00883F17">
          <w:rPr>
            <w:rFonts w:asciiTheme="minorHAnsi" w:hAnsiTheme="minorHAnsi"/>
            <w:lang w:val="en-US"/>
            <w:rPrChange w:id="590" w:author="Microsoft Office User" w:date="2023-07-10T07:16:00Z">
              <w:rPr>
                <w:lang w:val="en-US"/>
              </w:rPr>
            </w:rPrChange>
          </w:rPr>
          <w:t xml:space="preserve"> during the wet </w:t>
        </w:r>
      </w:ins>
      <w:ins w:id="591" w:author="Microsoft Office User" w:date="2023-07-08T09:40:00Z">
        <w:r w:rsidR="00D84BE3" w:rsidRPr="00883F17">
          <w:rPr>
            <w:rFonts w:asciiTheme="minorHAnsi" w:hAnsiTheme="minorHAnsi"/>
            <w:lang w:val="en-US"/>
            <w:rPrChange w:id="592" w:author="Microsoft Office User" w:date="2023-07-10T07:16:00Z">
              <w:rPr>
                <w:lang w:val="en-US"/>
              </w:rPr>
            </w:rPrChange>
          </w:rPr>
          <w:t>season</w:t>
        </w:r>
      </w:ins>
      <w:ins w:id="593" w:author="Microsoft Office User" w:date="2023-07-08T09:59:00Z">
        <w:r w:rsidR="007A3FD0" w:rsidRPr="00883F17">
          <w:rPr>
            <w:rFonts w:asciiTheme="minorHAnsi" w:hAnsiTheme="minorHAnsi"/>
            <w:lang w:val="en-US"/>
            <w:rPrChange w:id="594" w:author="Microsoft Office User" w:date="2023-07-10T07:16:00Z">
              <w:rPr>
                <w:lang w:val="en-US"/>
              </w:rPr>
            </w:rPrChange>
          </w:rPr>
          <w:t xml:space="preserve"> where growth would be negative correlat</w:t>
        </w:r>
      </w:ins>
      <w:ins w:id="595" w:author="Microsoft Office User" w:date="2023-07-08T10:00:00Z">
        <w:r w:rsidR="007A3FD0" w:rsidRPr="00883F17">
          <w:rPr>
            <w:rFonts w:asciiTheme="minorHAnsi" w:hAnsiTheme="minorHAnsi"/>
            <w:lang w:val="en-US"/>
            <w:rPrChange w:id="596" w:author="Microsoft Office User" w:date="2023-07-10T07:16:00Z">
              <w:rPr>
                <w:lang w:val="en-US"/>
              </w:rPr>
            </w:rPrChange>
          </w:rPr>
          <w:t xml:space="preserve">ed with NSC consumption/accumulation. </w:t>
        </w:r>
      </w:ins>
      <w:del w:id="597" w:author="Microsoft Office User" w:date="2023-07-08T10:00:00Z">
        <w:r w:rsidRPr="00883F17" w:rsidDel="007A3FD0">
          <w:rPr>
            <w:rFonts w:asciiTheme="minorHAnsi" w:hAnsiTheme="minorHAnsi"/>
            <w:rPrChange w:id="598" w:author="Microsoft Office User" w:date="2023-07-10T07:16:00Z">
              <w:rPr/>
            </w:rPrChange>
          </w:rPr>
          <w:delText xml:space="preserve"> would differ between functional groups. Thus, fiber-storing species would show a negative correlation between growth and storage during the wet season due to strong seasonality in growth rates, whereas parenchyma-storing species would not show a strong negative correlation between growth and storage.</w:delText>
        </w:r>
      </w:del>
    </w:p>
    <w:p w14:paraId="2225E4DA" w14:textId="56652C70" w:rsidR="00086675" w:rsidRPr="00883F17" w:rsidRDefault="00086675">
      <w:pPr>
        <w:pBdr>
          <w:top w:val="nil"/>
          <w:left w:val="nil"/>
          <w:bottom w:val="nil"/>
          <w:right w:val="nil"/>
          <w:between w:val="nil"/>
        </w:pBdr>
        <w:spacing w:before="180" w:after="180" w:line="480" w:lineRule="auto"/>
        <w:ind w:right="-261"/>
        <w:rPr>
          <w:rFonts w:asciiTheme="minorHAnsi" w:hAnsiTheme="minorHAnsi"/>
          <w:rPrChange w:id="599" w:author="Microsoft Office User" w:date="2023-07-10T07:16:00Z">
            <w:rPr/>
          </w:rPrChange>
        </w:rPr>
      </w:pPr>
      <w:r w:rsidRPr="00883F17">
        <w:rPr>
          <w:rFonts w:asciiTheme="minorHAnsi" w:hAnsiTheme="minorHAnsi"/>
          <w:noProof/>
          <w:rPrChange w:id="600" w:author="Microsoft Office User" w:date="2023-07-10T07:16:00Z">
            <w:rPr>
              <w:noProof/>
            </w:rPr>
          </w:rPrChange>
        </w:rPr>
        <w:drawing>
          <wp:inline distT="0" distB="0" distL="0" distR="0" wp14:anchorId="166EFFF1" wp14:editId="05333312">
            <wp:extent cx="6138545" cy="3331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38545" cy="3331845"/>
                    </a:xfrm>
                    <a:prstGeom prst="rect">
                      <a:avLst/>
                    </a:prstGeom>
                  </pic:spPr>
                </pic:pic>
              </a:graphicData>
            </a:graphic>
          </wp:inline>
        </w:drawing>
      </w:r>
    </w:p>
    <w:p w14:paraId="0266A74C" w14:textId="17A700FB" w:rsidR="00086675" w:rsidRPr="00883F17" w:rsidRDefault="00086675" w:rsidP="00E56FE4">
      <w:pPr>
        <w:spacing w:after="240" w:line="480" w:lineRule="auto"/>
        <w:rPr>
          <w:rFonts w:asciiTheme="minorHAnsi" w:hAnsiTheme="minorHAnsi"/>
          <w:b/>
          <w:rPrChange w:id="601" w:author="Microsoft Office User" w:date="2023-07-10T07:16:00Z">
            <w:rPr>
              <w:b/>
            </w:rPr>
          </w:rPrChange>
        </w:rPr>
      </w:pPr>
      <w:r w:rsidRPr="00883F17">
        <w:rPr>
          <w:rFonts w:asciiTheme="minorHAnsi" w:hAnsiTheme="minorHAnsi"/>
          <w:b/>
          <w:rPrChange w:id="602" w:author="Microsoft Office User" w:date="2023-07-10T07:16:00Z">
            <w:rPr>
              <w:b/>
            </w:rPr>
          </w:rPrChange>
        </w:rPr>
        <w:t>Figure 1:</w:t>
      </w:r>
      <w:r w:rsidRPr="00883F17">
        <w:rPr>
          <w:rFonts w:asciiTheme="minorHAnsi" w:hAnsiTheme="minorHAnsi"/>
          <w:rPrChange w:id="603" w:author="Microsoft Office User" w:date="2023-07-10T07:16:00Z">
            <w:rPr/>
          </w:rPrChange>
        </w:rPr>
        <w:t xml:space="preserve"> Conceptual framework that relates the differences in carbon dynamics for trees with different combinations of two functional traits: leaf habit and storage strategy of </w:t>
      </w:r>
      <w:r w:rsidRPr="00883F17">
        <w:rPr>
          <w:rFonts w:asciiTheme="minorHAnsi" w:hAnsiTheme="minorHAnsi"/>
          <w:rPrChange w:id="604" w:author="Microsoft Office User" w:date="2023-07-10T07:16:00Z">
            <w:rPr/>
          </w:rPrChange>
        </w:rPr>
        <w:lastRenderedPageBreak/>
        <w:t xml:space="preserve">starch in the stem wood. Here we show the seasonal behavior of carbon sources - photosynthesis (red line)- and carbon sinks - growth (green), respiration (orange), and reproduction (purple) - and their interactions with NSC storage or consumption (blue line). Expected trade-offs between growth and storage are indicated by black arrows and the thickness of the line indicates the strength of the trade-off. Thus, thicker and darker lines indicate strong trade-offs, and dashed and lighter lines indicate weaker or less clear trade-offs. The seasonal patterns of photosynthesis are taken from the phenological observations of leaves reported in Fig. S2. </w:t>
      </w:r>
    </w:p>
    <w:p w14:paraId="06C2DB26" w14:textId="77777777" w:rsidR="00925F8D" w:rsidRPr="00883F17" w:rsidRDefault="00000000">
      <w:pPr>
        <w:pStyle w:val="Heading1"/>
        <w:numPr>
          <w:ilvl w:val="0"/>
          <w:numId w:val="2"/>
        </w:numPr>
        <w:spacing w:line="480" w:lineRule="auto"/>
        <w:ind w:right="-261"/>
        <w:rPr>
          <w:rFonts w:asciiTheme="minorHAnsi" w:hAnsiTheme="minorHAnsi"/>
          <w:color w:val="000000"/>
          <w:sz w:val="24"/>
          <w:szCs w:val="24"/>
          <w:rPrChange w:id="605" w:author="Microsoft Office User" w:date="2023-07-10T07:16:00Z">
            <w:rPr>
              <w:color w:val="000000"/>
            </w:rPr>
          </w:rPrChange>
        </w:rPr>
      </w:pPr>
      <w:r w:rsidRPr="00883F17">
        <w:rPr>
          <w:rFonts w:asciiTheme="minorHAnsi" w:hAnsiTheme="minorHAnsi"/>
          <w:color w:val="000000"/>
          <w:sz w:val="24"/>
          <w:szCs w:val="24"/>
          <w:rPrChange w:id="606" w:author="Microsoft Office User" w:date="2023-07-10T07:16:00Z">
            <w:rPr>
              <w:color w:val="000000"/>
            </w:rPr>
          </w:rPrChange>
        </w:rPr>
        <w:t>Methods</w:t>
      </w:r>
    </w:p>
    <w:p w14:paraId="7C5E0210" w14:textId="77777777" w:rsidR="00925F8D" w:rsidRPr="00883F17" w:rsidRDefault="00000000">
      <w:pPr>
        <w:pStyle w:val="Heading1"/>
        <w:spacing w:line="480" w:lineRule="auto"/>
        <w:ind w:right="-261"/>
        <w:rPr>
          <w:rFonts w:asciiTheme="minorHAnsi" w:hAnsiTheme="minorHAnsi"/>
          <w:color w:val="000000"/>
          <w:sz w:val="24"/>
          <w:szCs w:val="24"/>
          <w:rPrChange w:id="607" w:author="Microsoft Office User" w:date="2023-07-10T07:16:00Z">
            <w:rPr>
              <w:color w:val="000000"/>
            </w:rPr>
          </w:rPrChange>
        </w:rPr>
      </w:pPr>
      <w:r w:rsidRPr="00883F17">
        <w:rPr>
          <w:rFonts w:asciiTheme="minorHAnsi" w:hAnsiTheme="minorHAnsi"/>
          <w:color w:val="000000"/>
          <w:sz w:val="24"/>
          <w:szCs w:val="24"/>
          <w:rPrChange w:id="608" w:author="Microsoft Office User" w:date="2023-07-10T07:16:00Z">
            <w:rPr>
              <w:color w:val="000000"/>
            </w:rPr>
          </w:rPrChange>
        </w:rPr>
        <w:t>2.1. Site description</w:t>
      </w:r>
    </w:p>
    <w:p w14:paraId="3D822808" w14:textId="2738F262"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609" w:author="Microsoft Office User" w:date="2023-07-10T07:16:00Z">
            <w:rPr/>
          </w:rPrChange>
        </w:rPr>
      </w:pPr>
      <w:r w:rsidRPr="00883F17">
        <w:rPr>
          <w:rFonts w:asciiTheme="minorHAnsi" w:eastAsia="Cambria" w:hAnsiTheme="minorHAnsi" w:cs="Cambria"/>
          <w:rPrChange w:id="610" w:author="Microsoft Office User" w:date="2023-07-10T07:16:00Z">
            <w:rPr>
              <w:rFonts w:ascii="Cambria" w:eastAsia="Cambria" w:hAnsi="Cambria" w:cs="Cambria"/>
            </w:rPr>
          </w:rPrChange>
        </w:rPr>
        <w:t xml:space="preserve">This study was conducted </w:t>
      </w:r>
      <w:r w:rsidRPr="00883F17">
        <w:rPr>
          <w:rFonts w:asciiTheme="minorHAnsi" w:hAnsiTheme="minorHAnsi"/>
          <w:rPrChange w:id="611" w:author="Microsoft Office User" w:date="2023-07-10T07:16:00Z">
            <w:rPr/>
          </w:rPrChange>
        </w:rPr>
        <w:t>in</w:t>
      </w:r>
      <w:r w:rsidRPr="00883F17">
        <w:rPr>
          <w:rFonts w:asciiTheme="minorHAnsi" w:eastAsia="Cambria" w:hAnsiTheme="minorHAnsi" w:cs="Cambria"/>
          <w:rPrChange w:id="612" w:author="Microsoft Office User" w:date="2023-07-10T07:16:00Z">
            <w:rPr>
              <w:rFonts w:ascii="Cambria" w:eastAsia="Cambria" w:hAnsi="Cambria" w:cs="Cambria"/>
            </w:rPr>
          </w:rPrChange>
        </w:rPr>
        <w:t xml:space="preserve"> a transitional forest between the Amazon rainforest and the Cerrado, located at Tanguro Ranch, Mato Grosso, Brazil. It is a seasonally dry forest with mean annual precipitation of 1770 mm distributed</w:t>
      </w:r>
      <w:r w:rsidRPr="00883F17">
        <w:rPr>
          <w:rFonts w:asciiTheme="minorHAnsi" w:hAnsiTheme="minorHAnsi"/>
          <w:rPrChange w:id="613" w:author="Microsoft Office User" w:date="2023-07-10T07:16:00Z">
            <w:rPr/>
          </w:rPrChange>
        </w:rPr>
        <w:t xml:space="preserve"> </w:t>
      </w:r>
      <w:r w:rsidRPr="00883F17">
        <w:rPr>
          <w:rFonts w:asciiTheme="minorHAnsi" w:eastAsia="Cambria" w:hAnsiTheme="minorHAnsi" w:cs="Cambria"/>
          <w:rPrChange w:id="614" w:author="Microsoft Office User" w:date="2023-07-10T07:16:00Z">
            <w:rPr>
              <w:rFonts w:ascii="Cambria" w:eastAsia="Cambria" w:hAnsi="Cambria" w:cs="Cambria"/>
            </w:rPr>
          </w:rPrChange>
        </w:rPr>
        <w:t xml:space="preserve">between </w:t>
      </w:r>
      <w:r w:rsidRPr="00883F17">
        <w:rPr>
          <w:rFonts w:asciiTheme="minorHAnsi" w:hAnsiTheme="minorHAnsi"/>
          <w:rPrChange w:id="615" w:author="Microsoft Office User" w:date="2023-07-10T07:16:00Z">
            <w:rPr/>
          </w:rPrChange>
        </w:rPr>
        <w:t>the</w:t>
      </w:r>
      <w:r w:rsidRPr="00883F17">
        <w:rPr>
          <w:rFonts w:asciiTheme="minorHAnsi" w:eastAsia="Cambria" w:hAnsiTheme="minorHAnsi" w:cs="Cambria"/>
          <w:rPrChange w:id="616" w:author="Microsoft Office User" w:date="2023-07-10T07:16:00Z">
            <w:rPr>
              <w:rFonts w:ascii="Cambria" w:eastAsia="Cambria" w:hAnsi="Cambria" w:cs="Cambria"/>
            </w:rPr>
          </w:rPrChange>
        </w:rPr>
        <w:t xml:space="preserve"> dry season</w:t>
      </w:r>
      <w:r w:rsidRPr="00883F17">
        <w:rPr>
          <w:rFonts w:asciiTheme="minorHAnsi" w:hAnsiTheme="minorHAnsi"/>
          <w:rPrChange w:id="617" w:author="Microsoft Office User" w:date="2023-07-10T07:16:00Z">
            <w:rPr/>
          </w:rPrChange>
        </w:rPr>
        <w:t xml:space="preserve"> </w:t>
      </w:r>
      <w:r w:rsidRPr="00883F17">
        <w:rPr>
          <w:rFonts w:asciiTheme="minorHAnsi" w:eastAsia="Cambria" w:hAnsiTheme="minorHAnsi" w:cs="Cambria"/>
          <w:rPrChange w:id="618" w:author="Microsoft Office User" w:date="2023-07-10T07:16:00Z">
            <w:rPr>
              <w:rFonts w:ascii="Cambria" w:eastAsia="Cambria" w:hAnsi="Cambria" w:cs="Cambria"/>
            </w:rPr>
          </w:rPrChange>
        </w:rPr>
        <w:t xml:space="preserve">(May </w:t>
      </w:r>
      <w:r w:rsidRPr="00883F17">
        <w:rPr>
          <w:rFonts w:asciiTheme="minorHAnsi" w:hAnsiTheme="minorHAnsi"/>
          <w:rPrChange w:id="619" w:author="Microsoft Office User" w:date="2023-07-10T07:16:00Z">
            <w:rPr/>
          </w:rPrChange>
        </w:rPr>
        <w:t>to</w:t>
      </w:r>
      <w:r w:rsidRPr="00883F17">
        <w:rPr>
          <w:rFonts w:asciiTheme="minorHAnsi" w:eastAsia="Cambria" w:hAnsiTheme="minorHAnsi" w:cs="Cambria"/>
          <w:rPrChange w:id="620" w:author="Microsoft Office User" w:date="2023-07-10T07:16:00Z">
            <w:rPr>
              <w:rFonts w:ascii="Cambria" w:eastAsia="Cambria" w:hAnsi="Cambria" w:cs="Cambria"/>
            </w:rPr>
          </w:rPrChange>
        </w:rPr>
        <w:t xml:space="preserve"> September) with less than 10 mm of precipitation per month and a wet season (October </w:t>
      </w:r>
      <w:r w:rsidRPr="00883F17">
        <w:rPr>
          <w:rFonts w:asciiTheme="minorHAnsi" w:hAnsiTheme="minorHAnsi"/>
          <w:rPrChange w:id="621" w:author="Microsoft Office User" w:date="2023-07-10T07:16:00Z">
            <w:rPr/>
          </w:rPrChange>
        </w:rPr>
        <w:t>to</w:t>
      </w:r>
      <w:r w:rsidRPr="00883F17">
        <w:rPr>
          <w:rFonts w:asciiTheme="minorHAnsi" w:eastAsia="Cambria" w:hAnsiTheme="minorHAnsi" w:cs="Cambria"/>
          <w:rPrChange w:id="622" w:author="Microsoft Office User" w:date="2023-07-10T07:16:00Z">
            <w:rPr>
              <w:rFonts w:ascii="Cambria" w:eastAsia="Cambria" w:hAnsi="Cambria" w:cs="Cambria"/>
            </w:rPr>
          </w:rPrChange>
        </w:rPr>
        <w:t xml:space="preserve"> April) with a mean precipitation of 150 mm per month (</w:t>
      </w:r>
      <w:r w:rsidRPr="00883F17">
        <w:rPr>
          <w:rFonts w:asciiTheme="minorHAnsi" w:hAnsiTheme="minorHAnsi"/>
          <w:rPrChange w:id="623" w:author="Microsoft Office User" w:date="2023-07-10T07:16:00Z">
            <w:rPr/>
          </w:rPrChange>
        </w:rPr>
        <w:t>Fig. 2</w:t>
      </w:r>
      <w:r w:rsidRPr="00883F17">
        <w:rPr>
          <w:rFonts w:asciiTheme="minorHAnsi" w:eastAsia="Cambria" w:hAnsiTheme="minorHAnsi" w:cs="Cambria"/>
          <w:rPrChange w:id="624" w:author="Microsoft Office User" w:date="2023-07-10T07:16:00Z">
            <w:rPr>
              <w:rFonts w:ascii="Cambria" w:eastAsia="Cambria" w:hAnsi="Cambria" w:cs="Cambria"/>
            </w:rPr>
          </w:rPrChange>
        </w:rPr>
        <w:t>). Relative humidity follows a similar seasonal pattern, falling below 60% from June to September and</w:t>
      </w:r>
      <w:r w:rsidRPr="00883F17">
        <w:rPr>
          <w:rFonts w:asciiTheme="minorHAnsi" w:hAnsiTheme="minorHAnsi"/>
          <w:rPrChange w:id="625" w:author="Microsoft Office User" w:date="2023-07-10T07:16:00Z">
            <w:rPr/>
          </w:rPrChange>
        </w:rPr>
        <w:t xml:space="preserve"> above </w:t>
      </w:r>
      <w:r w:rsidRPr="00883F17">
        <w:rPr>
          <w:rFonts w:asciiTheme="minorHAnsi" w:eastAsia="Cambria" w:hAnsiTheme="minorHAnsi" w:cs="Cambria"/>
          <w:rPrChange w:id="626" w:author="Microsoft Office User" w:date="2023-07-10T07:16:00Z">
            <w:rPr>
              <w:rFonts w:ascii="Cambria" w:eastAsia="Cambria" w:hAnsi="Cambria" w:cs="Cambria"/>
            </w:rPr>
          </w:rPrChange>
        </w:rPr>
        <w:t>80% from December to February (</w:t>
      </w:r>
      <w:r w:rsidRPr="00883F17">
        <w:rPr>
          <w:rFonts w:asciiTheme="minorHAnsi" w:hAnsiTheme="minorHAnsi"/>
          <w:rPrChange w:id="627" w:author="Microsoft Office User" w:date="2023-07-10T07:16:00Z">
            <w:rPr/>
          </w:rPrChange>
        </w:rPr>
        <w:t>Fig. 2</w:t>
      </w:r>
      <w:r w:rsidRPr="00883F17">
        <w:rPr>
          <w:rFonts w:asciiTheme="minorHAnsi" w:eastAsia="Cambria" w:hAnsiTheme="minorHAnsi" w:cs="Cambria"/>
          <w:rPrChange w:id="628" w:author="Microsoft Office User" w:date="2023-07-10T07:16:00Z">
            <w:rPr>
              <w:rFonts w:ascii="Cambria" w:eastAsia="Cambria" w:hAnsi="Cambria" w:cs="Cambria"/>
            </w:rPr>
          </w:rPrChange>
        </w:rPr>
        <w:t xml:space="preserve">). </w:t>
      </w:r>
      <w:r w:rsidRPr="00883F17">
        <w:rPr>
          <w:rFonts w:asciiTheme="minorHAnsi" w:hAnsiTheme="minorHAnsi"/>
          <w:rPrChange w:id="629" w:author="Microsoft Office User" w:date="2023-07-10T07:16:00Z">
            <w:rPr/>
          </w:rPrChange>
        </w:rPr>
        <w:t>The m</w:t>
      </w:r>
      <w:r w:rsidRPr="00883F17">
        <w:rPr>
          <w:rFonts w:asciiTheme="minorHAnsi" w:eastAsia="Cambria" w:hAnsiTheme="minorHAnsi" w:cs="Cambria"/>
          <w:rPrChange w:id="630" w:author="Microsoft Office User" w:date="2023-07-10T07:16:00Z">
            <w:rPr>
              <w:rFonts w:ascii="Cambria" w:eastAsia="Cambria" w:hAnsi="Cambria" w:cs="Cambria"/>
            </w:rPr>
          </w:rPrChange>
        </w:rPr>
        <w:t>ean temperature is 2</w:t>
      </w:r>
      <w:r w:rsidRPr="00883F17">
        <w:rPr>
          <w:rFonts w:asciiTheme="minorHAnsi" w:hAnsiTheme="minorHAnsi"/>
          <w:rPrChange w:id="631" w:author="Microsoft Office User" w:date="2023-07-10T07:16:00Z">
            <w:rPr/>
          </w:rPrChange>
        </w:rPr>
        <w:t>5˚</w:t>
      </w:r>
      <w:r w:rsidRPr="00883F17">
        <w:rPr>
          <w:rFonts w:asciiTheme="minorHAnsi" w:eastAsia="Cambria" w:hAnsiTheme="minorHAnsi" w:cs="Cambria"/>
          <w:rPrChange w:id="632" w:author="Microsoft Office User" w:date="2023-07-10T07:16:00Z">
            <w:rPr>
              <w:rFonts w:ascii="Cambria" w:eastAsia="Cambria" w:hAnsi="Cambria" w:cs="Cambria"/>
            </w:rPr>
          </w:rPrChange>
        </w:rPr>
        <w:t>C with almost no seasonal variation throughout the year (</w:t>
      </w:r>
      <w:r w:rsidRPr="00883F17">
        <w:rPr>
          <w:rFonts w:asciiTheme="minorHAnsi" w:hAnsiTheme="minorHAnsi"/>
          <w:rPrChange w:id="633" w:author="Microsoft Office User" w:date="2023-07-10T07:16:00Z">
            <w:rPr/>
          </w:rPrChange>
        </w:rPr>
        <w:t>d</w:t>
      </w:r>
      <w:r w:rsidRPr="00883F17">
        <w:rPr>
          <w:rFonts w:asciiTheme="minorHAnsi" w:eastAsia="Cambria" w:hAnsiTheme="minorHAnsi" w:cs="Cambria"/>
          <w:rPrChange w:id="634" w:author="Microsoft Office User" w:date="2023-07-10T07:16:00Z">
            <w:rPr>
              <w:rFonts w:ascii="Cambria" w:eastAsia="Cambria" w:hAnsi="Cambria" w:cs="Cambria"/>
            </w:rPr>
          </w:rPrChange>
        </w:rPr>
        <w:t>ata obtained from the local station at Tanguro Ranch, operated by the Instituto de Pesquisa Ambiental da Amazônia, IPAM).</w:t>
      </w:r>
    </w:p>
    <w:p w14:paraId="4EB76C79" w14:textId="4433C946" w:rsidR="00086675" w:rsidRPr="00883F17" w:rsidRDefault="00086675">
      <w:pPr>
        <w:pBdr>
          <w:top w:val="nil"/>
          <w:left w:val="nil"/>
          <w:bottom w:val="nil"/>
          <w:right w:val="nil"/>
          <w:between w:val="nil"/>
        </w:pBdr>
        <w:spacing w:before="180" w:after="180" w:line="480" w:lineRule="auto"/>
        <w:ind w:right="-261"/>
        <w:rPr>
          <w:rFonts w:asciiTheme="minorHAnsi" w:hAnsiTheme="minorHAnsi"/>
          <w:rPrChange w:id="635" w:author="Microsoft Office User" w:date="2023-07-10T07:16:00Z">
            <w:rPr/>
          </w:rPrChange>
        </w:rPr>
      </w:pPr>
      <w:r w:rsidRPr="00883F17">
        <w:rPr>
          <w:rFonts w:asciiTheme="minorHAnsi" w:hAnsiTheme="minorHAnsi"/>
          <w:noProof/>
          <w:rPrChange w:id="636" w:author="Microsoft Office User" w:date="2023-07-10T07:16:00Z">
            <w:rPr>
              <w:noProof/>
            </w:rPr>
          </w:rPrChange>
        </w:rPr>
        <w:lastRenderedPageBreak/>
        <w:drawing>
          <wp:inline distT="0" distB="0" distL="0" distR="0" wp14:anchorId="50A08278" wp14:editId="2065FC6A">
            <wp:extent cx="2882188" cy="216156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2428" cy="2206745"/>
                    </a:xfrm>
                    <a:prstGeom prst="rect">
                      <a:avLst/>
                    </a:prstGeom>
                  </pic:spPr>
                </pic:pic>
              </a:graphicData>
            </a:graphic>
          </wp:inline>
        </w:drawing>
      </w:r>
      <w:r w:rsidRPr="00883F17">
        <w:rPr>
          <w:rFonts w:asciiTheme="minorHAnsi" w:hAnsiTheme="minorHAnsi"/>
          <w:noProof/>
          <w:rPrChange w:id="637" w:author="Microsoft Office User" w:date="2023-07-10T07:16:00Z">
            <w:rPr>
              <w:noProof/>
            </w:rPr>
          </w:rPrChange>
        </w:rPr>
        <w:drawing>
          <wp:inline distT="0" distB="0" distL="0" distR="0" wp14:anchorId="276157E0" wp14:editId="76A1004D">
            <wp:extent cx="2882189" cy="216156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9915" cy="2182361"/>
                    </a:xfrm>
                    <a:prstGeom prst="rect">
                      <a:avLst/>
                    </a:prstGeom>
                  </pic:spPr>
                </pic:pic>
              </a:graphicData>
            </a:graphic>
          </wp:inline>
        </w:drawing>
      </w:r>
    </w:p>
    <w:p w14:paraId="5AD325C3" w14:textId="2DE732D0" w:rsidR="00086675" w:rsidRPr="00883F17" w:rsidRDefault="00086675" w:rsidP="00086675">
      <w:pPr>
        <w:pStyle w:val="NormalWeb"/>
        <w:spacing w:before="0" w:beforeAutospacing="0" w:after="0" w:afterAutospacing="0" w:line="480" w:lineRule="auto"/>
        <w:rPr>
          <w:rFonts w:asciiTheme="minorHAnsi" w:hAnsiTheme="minorHAnsi"/>
          <w:rPrChange w:id="638" w:author="Microsoft Office User" w:date="2023-07-10T07:16:00Z">
            <w:rPr/>
          </w:rPrChange>
        </w:rPr>
      </w:pPr>
      <w:r w:rsidRPr="00883F17">
        <w:rPr>
          <w:rFonts w:asciiTheme="minorHAnsi" w:hAnsiTheme="minorHAnsi"/>
          <w:b/>
          <w:bCs/>
          <w:color w:val="000000"/>
          <w:rPrChange w:id="639" w:author="Microsoft Office User" w:date="2023-07-10T07:16:00Z">
            <w:rPr>
              <w:rFonts w:ascii="Cambria" w:hAnsi="Cambria"/>
              <w:b/>
              <w:bCs/>
              <w:color w:val="000000"/>
            </w:rPr>
          </w:rPrChange>
        </w:rPr>
        <w:t xml:space="preserve">Figure 2: </w:t>
      </w:r>
      <w:r w:rsidRPr="00883F17">
        <w:rPr>
          <w:rFonts w:asciiTheme="minorHAnsi" w:hAnsiTheme="minorHAnsi"/>
          <w:color w:val="000000"/>
          <w:rPrChange w:id="640" w:author="Microsoft Office User" w:date="2023-07-10T07:16:00Z">
            <w:rPr>
              <w:rFonts w:ascii="Cambria" w:hAnsi="Cambria"/>
              <w:color w:val="000000"/>
            </w:rPr>
          </w:rPrChange>
        </w:rPr>
        <w:t>Mean seasonal course of monthly total precipitation (mm) and relative humidity (%) during 2016-2020 (black lines). Gray areas correspond to the standard deviation. Data provided by IPAM.</w:t>
      </w:r>
    </w:p>
    <w:p w14:paraId="45469D70" w14:textId="77777777" w:rsidR="00925F8D" w:rsidRPr="00883F17" w:rsidRDefault="00000000">
      <w:pPr>
        <w:pStyle w:val="Heading2"/>
        <w:spacing w:line="480" w:lineRule="auto"/>
        <w:ind w:right="-261"/>
        <w:rPr>
          <w:rFonts w:asciiTheme="minorHAnsi" w:hAnsiTheme="minorHAnsi"/>
          <w:color w:val="000000"/>
          <w:sz w:val="24"/>
          <w:szCs w:val="24"/>
          <w:rPrChange w:id="641" w:author="Microsoft Office User" w:date="2023-07-10T07:16:00Z">
            <w:rPr>
              <w:color w:val="000000"/>
              <w:sz w:val="24"/>
              <w:szCs w:val="24"/>
            </w:rPr>
          </w:rPrChange>
        </w:rPr>
      </w:pPr>
      <w:r w:rsidRPr="00883F17">
        <w:rPr>
          <w:rFonts w:asciiTheme="minorHAnsi" w:hAnsiTheme="minorHAnsi"/>
          <w:color w:val="000000"/>
          <w:sz w:val="24"/>
          <w:szCs w:val="24"/>
          <w:rPrChange w:id="642" w:author="Microsoft Office User" w:date="2023-07-10T07:16:00Z">
            <w:rPr>
              <w:color w:val="000000"/>
            </w:rPr>
          </w:rPrChange>
        </w:rPr>
        <w:t>2.2. Species description</w:t>
      </w:r>
    </w:p>
    <w:p w14:paraId="0820986F" w14:textId="057EF072" w:rsidR="00086675" w:rsidRPr="00883F17" w:rsidRDefault="00000000">
      <w:pPr>
        <w:pBdr>
          <w:top w:val="nil"/>
          <w:left w:val="nil"/>
          <w:bottom w:val="nil"/>
          <w:right w:val="nil"/>
          <w:between w:val="nil"/>
        </w:pBdr>
        <w:spacing w:before="180" w:after="180" w:line="480" w:lineRule="auto"/>
        <w:ind w:right="-261"/>
        <w:rPr>
          <w:rFonts w:asciiTheme="minorHAnsi" w:hAnsiTheme="minorHAnsi"/>
          <w:rPrChange w:id="643" w:author="Microsoft Office User" w:date="2023-07-10T07:16:00Z">
            <w:rPr/>
          </w:rPrChange>
        </w:rPr>
      </w:pPr>
      <w:r w:rsidRPr="00883F17">
        <w:rPr>
          <w:rFonts w:asciiTheme="minorHAnsi" w:eastAsia="Cambria" w:hAnsiTheme="minorHAnsi" w:cs="Cambria"/>
          <w:rPrChange w:id="644" w:author="Microsoft Office User" w:date="2023-07-10T07:16:00Z">
            <w:rPr>
              <w:rFonts w:ascii="Cambria" w:eastAsia="Cambria" w:hAnsi="Cambria" w:cs="Cambria"/>
            </w:rPr>
          </w:rPrChange>
        </w:rPr>
        <w:t>We s</w:t>
      </w:r>
      <w:r w:rsidRPr="00883F17">
        <w:rPr>
          <w:rFonts w:asciiTheme="minorHAnsi" w:hAnsiTheme="minorHAnsi"/>
          <w:rPrChange w:id="645" w:author="Microsoft Office User" w:date="2023-07-10T07:16:00Z">
            <w:rPr/>
          </w:rPrChange>
        </w:rPr>
        <w:t>elected</w:t>
      </w:r>
      <w:r w:rsidRPr="00883F17">
        <w:rPr>
          <w:rFonts w:asciiTheme="minorHAnsi" w:eastAsia="Cambria" w:hAnsiTheme="minorHAnsi" w:cs="Cambria"/>
          <w:rPrChange w:id="646" w:author="Microsoft Office User" w:date="2023-07-10T07:16:00Z">
            <w:rPr>
              <w:rFonts w:ascii="Cambria" w:eastAsia="Cambria" w:hAnsi="Cambria" w:cs="Cambria"/>
            </w:rPr>
          </w:rPrChange>
        </w:rPr>
        <w:t xml:space="preserve"> three tree</w:t>
      </w:r>
      <w:r w:rsidRPr="00883F17">
        <w:rPr>
          <w:rFonts w:asciiTheme="minorHAnsi" w:hAnsiTheme="minorHAnsi"/>
          <w:rPrChange w:id="647" w:author="Microsoft Office User" w:date="2023-07-10T07:16:00Z">
            <w:rPr/>
          </w:rPrChange>
        </w:rPr>
        <w:t xml:space="preserve"> </w:t>
      </w:r>
      <w:r w:rsidRPr="00883F17">
        <w:rPr>
          <w:rFonts w:asciiTheme="minorHAnsi" w:eastAsia="Cambria" w:hAnsiTheme="minorHAnsi" w:cs="Cambria"/>
          <w:rPrChange w:id="648" w:author="Microsoft Office User" w:date="2023-07-10T07:16:00Z">
            <w:rPr>
              <w:rFonts w:ascii="Cambria" w:eastAsia="Cambria" w:hAnsi="Cambria" w:cs="Cambria"/>
            </w:rPr>
          </w:rPrChange>
        </w:rPr>
        <w:t xml:space="preserve">species </w:t>
      </w:r>
      <w:r w:rsidRPr="00883F17">
        <w:rPr>
          <w:rFonts w:asciiTheme="minorHAnsi" w:hAnsiTheme="minorHAnsi"/>
          <w:rPrChange w:id="649" w:author="Microsoft Office User" w:date="2023-07-10T07:16:00Z">
            <w:rPr/>
          </w:rPrChange>
        </w:rPr>
        <w:t>previously shown</w:t>
      </w:r>
      <w:r w:rsidRPr="00883F17">
        <w:rPr>
          <w:rFonts w:asciiTheme="minorHAnsi" w:eastAsia="Cambria" w:hAnsiTheme="minorHAnsi" w:cs="Cambria"/>
          <w:rPrChange w:id="650" w:author="Microsoft Office User" w:date="2023-07-10T07:16:00Z">
            <w:rPr>
              <w:rFonts w:ascii="Cambria" w:eastAsia="Cambria" w:hAnsi="Cambria" w:cs="Cambria"/>
            </w:rPr>
          </w:rPrChange>
        </w:rPr>
        <w:t xml:space="preserve"> to have contrasting starch storage strategies in wood</w:t>
      </w:r>
      <w:r w:rsidRPr="00883F17">
        <w:rPr>
          <w:rFonts w:asciiTheme="minorHAnsi" w:hAnsiTheme="minorHAnsi"/>
          <w:rPrChange w:id="651" w:author="Microsoft Office User" w:date="2023-07-10T07:16:00Z">
            <w:rPr/>
          </w:rPrChange>
        </w:rPr>
        <w:t xml:space="preserve">, </w:t>
      </w:r>
      <w:r w:rsidRPr="00883F17">
        <w:rPr>
          <w:rFonts w:asciiTheme="minorHAnsi" w:eastAsia="Cambria" w:hAnsiTheme="minorHAnsi" w:cs="Cambria"/>
          <w:rPrChange w:id="652" w:author="Microsoft Office User" w:date="2023-07-10T07:16:00Z">
            <w:rPr>
              <w:rFonts w:ascii="Cambria" w:eastAsia="Cambria" w:hAnsi="Cambria" w:cs="Cambria"/>
            </w:rPr>
          </w:rPrChange>
        </w:rPr>
        <w:t>parenchyma</w:t>
      </w:r>
      <w:r w:rsidRPr="00883F17">
        <w:rPr>
          <w:rFonts w:asciiTheme="minorHAnsi" w:hAnsiTheme="minorHAnsi"/>
          <w:rPrChange w:id="653" w:author="Microsoft Office User" w:date="2023-07-10T07:16:00Z">
            <w:rPr/>
          </w:rPrChange>
        </w:rPr>
        <w:t>-</w:t>
      </w:r>
      <w:r w:rsidRPr="00883F17">
        <w:rPr>
          <w:rFonts w:asciiTheme="minorHAnsi" w:eastAsia="Cambria" w:hAnsiTheme="minorHAnsi" w:cs="Cambria"/>
          <w:rPrChange w:id="654" w:author="Microsoft Office User" w:date="2023-07-10T07:16:00Z">
            <w:rPr>
              <w:rFonts w:ascii="Cambria" w:eastAsia="Cambria" w:hAnsi="Cambria" w:cs="Cambria"/>
            </w:rPr>
          </w:rPrChange>
        </w:rPr>
        <w:t>storing species and fiber</w:t>
      </w:r>
      <w:r w:rsidRPr="00883F17">
        <w:rPr>
          <w:rFonts w:asciiTheme="minorHAnsi" w:hAnsiTheme="minorHAnsi"/>
          <w:rPrChange w:id="655" w:author="Microsoft Office User" w:date="2023-07-10T07:16:00Z">
            <w:rPr/>
          </w:rPrChange>
        </w:rPr>
        <w:t>-</w:t>
      </w:r>
      <w:r w:rsidRPr="00883F17">
        <w:rPr>
          <w:rFonts w:asciiTheme="minorHAnsi" w:eastAsia="Cambria" w:hAnsiTheme="minorHAnsi" w:cs="Cambria"/>
          <w:rPrChange w:id="656" w:author="Microsoft Office User" w:date="2023-07-10T07:16:00Z">
            <w:rPr>
              <w:rFonts w:ascii="Cambria" w:eastAsia="Cambria" w:hAnsi="Cambria" w:cs="Cambria"/>
            </w:rPr>
          </w:rPrChange>
        </w:rPr>
        <w:t xml:space="preserve">storing species (Herrera-Ramírez et al., 2021), different leaf </w:t>
      </w:r>
      <w:r w:rsidRPr="00883F17">
        <w:rPr>
          <w:rFonts w:asciiTheme="minorHAnsi" w:hAnsiTheme="minorHAnsi"/>
          <w:rPrChange w:id="657" w:author="Microsoft Office User" w:date="2023-07-10T07:16:00Z">
            <w:rPr/>
          </w:rPrChange>
        </w:rPr>
        <w:t>habits</w:t>
      </w:r>
      <w:r w:rsidRPr="00883F17">
        <w:rPr>
          <w:rFonts w:asciiTheme="minorHAnsi" w:eastAsia="Cambria" w:hAnsiTheme="minorHAnsi" w:cs="Cambria"/>
          <w:rPrChange w:id="658" w:author="Microsoft Office User" w:date="2023-07-10T07:16:00Z">
            <w:rPr>
              <w:rFonts w:ascii="Cambria" w:eastAsia="Cambria" w:hAnsi="Cambria" w:cs="Cambria"/>
            </w:rPr>
          </w:rPrChange>
        </w:rPr>
        <w:t xml:space="preserve"> (evergreen or semi-deciduous), and different growth and mortality rates (Table </w:t>
      </w:r>
      <w:r w:rsidRPr="00883F17">
        <w:rPr>
          <w:rFonts w:asciiTheme="minorHAnsi" w:hAnsiTheme="minorHAnsi"/>
          <w:rPrChange w:id="659" w:author="Microsoft Office User" w:date="2023-07-10T07:16:00Z">
            <w:rPr/>
          </w:rPrChange>
        </w:rPr>
        <w:t>1</w:t>
      </w:r>
      <w:r w:rsidRPr="00883F17">
        <w:rPr>
          <w:rFonts w:asciiTheme="minorHAnsi" w:eastAsia="Cambria" w:hAnsiTheme="minorHAnsi" w:cs="Cambria"/>
          <w:rPrChange w:id="660" w:author="Microsoft Office User" w:date="2023-07-10T07:16:00Z">
            <w:rPr>
              <w:rFonts w:ascii="Cambria" w:eastAsia="Cambria" w:hAnsi="Cambria" w:cs="Cambria"/>
            </w:rPr>
          </w:rPrChange>
        </w:rPr>
        <w:t xml:space="preserve">). </w:t>
      </w:r>
      <w:ins w:id="661" w:author="Microsoft Office User" w:date="2023-06-28T13:29:00Z">
        <w:r w:rsidR="00506F15" w:rsidRPr="00883F17">
          <w:rPr>
            <w:rFonts w:asciiTheme="minorHAnsi" w:eastAsia="Cambria" w:hAnsiTheme="minorHAnsi" w:cs="Cambria"/>
            <w:lang w:val="en-US"/>
            <w:rPrChange w:id="662" w:author="Microsoft Office User" w:date="2023-07-10T07:16:00Z">
              <w:rPr>
                <w:rFonts w:ascii="Cambria" w:eastAsia="Cambria" w:hAnsi="Cambria" w:cs="Cambria"/>
                <w:lang w:val="en-US"/>
              </w:rPr>
            </w:rPrChange>
          </w:rPr>
          <w:t>These species are in the top 10 % of the most dominant species of the forest</w:t>
        </w:r>
      </w:ins>
      <w:ins w:id="663" w:author="Microsoft Office User" w:date="2023-06-28T13:30:00Z">
        <w:r w:rsidR="00506F15" w:rsidRPr="00883F17">
          <w:rPr>
            <w:rFonts w:asciiTheme="minorHAnsi" w:eastAsia="Cambria" w:hAnsiTheme="minorHAnsi" w:cs="Cambria"/>
            <w:lang w:val="en-US"/>
            <w:rPrChange w:id="664" w:author="Microsoft Office User" w:date="2023-07-10T07:16:00Z">
              <w:rPr>
                <w:rFonts w:ascii="Cambria" w:eastAsia="Cambria" w:hAnsi="Cambria" w:cs="Cambria"/>
                <w:lang w:val="en-US"/>
              </w:rPr>
            </w:rPrChange>
          </w:rPr>
          <w:t xml:space="preserve">, </w:t>
        </w:r>
      </w:ins>
      <w:ins w:id="665" w:author="Microsoft Office User" w:date="2023-07-08T10:03:00Z">
        <w:r w:rsidR="007A3FD0" w:rsidRPr="00883F17">
          <w:rPr>
            <w:rFonts w:asciiTheme="minorHAnsi" w:eastAsia="Cambria" w:hAnsiTheme="minorHAnsi" w:cs="Cambria"/>
            <w:lang w:val="en-US"/>
            <w:rPrChange w:id="666" w:author="Microsoft Office User" w:date="2023-07-10T07:16:00Z">
              <w:rPr>
                <w:rFonts w:ascii="Cambria" w:eastAsia="Cambria" w:hAnsi="Cambria" w:cs="Cambria"/>
                <w:lang w:val="en-US"/>
              </w:rPr>
            </w:rPrChange>
          </w:rPr>
          <w:t xml:space="preserve">together they represent the </w:t>
        </w:r>
        <w:commentRangeStart w:id="667"/>
        <w:r w:rsidR="007A3FD0" w:rsidRPr="00883F17">
          <w:rPr>
            <w:rFonts w:asciiTheme="minorHAnsi" w:eastAsia="Cambria" w:hAnsiTheme="minorHAnsi" w:cs="Cambria"/>
            <w:highlight w:val="yellow"/>
            <w:lang w:val="en-US"/>
            <w:rPrChange w:id="668" w:author="Microsoft Office User" w:date="2023-07-10T07:16:00Z">
              <w:rPr>
                <w:rFonts w:ascii="Cambria" w:eastAsia="Cambria" w:hAnsi="Cambria" w:cs="Cambria"/>
                <w:lang w:val="en-US"/>
              </w:rPr>
            </w:rPrChange>
          </w:rPr>
          <w:t>XX %</w:t>
        </w:r>
      </w:ins>
      <w:commentRangeEnd w:id="667"/>
      <w:ins w:id="669" w:author="Microsoft Office User" w:date="2023-07-08T10:04:00Z">
        <w:r w:rsidR="007A3FD0" w:rsidRPr="00883F17">
          <w:rPr>
            <w:rStyle w:val="CommentReference"/>
            <w:rFonts w:asciiTheme="minorHAnsi" w:hAnsiTheme="minorHAnsi"/>
            <w:sz w:val="24"/>
            <w:szCs w:val="24"/>
            <w:rPrChange w:id="670" w:author="Microsoft Office User" w:date="2023-07-10T07:16:00Z">
              <w:rPr>
                <w:rStyle w:val="CommentReference"/>
              </w:rPr>
            </w:rPrChange>
          </w:rPr>
          <w:commentReference w:id="667"/>
        </w:r>
      </w:ins>
      <w:ins w:id="671" w:author="Microsoft Office User" w:date="2023-06-28T13:30:00Z">
        <w:r w:rsidR="00506F15" w:rsidRPr="00883F17">
          <w:rPr>
            <w:rFonts w:asciiTheme="minorHAnsi" w:eastAsia="Cambria" w:hAnsiTheme="minorHAnsi" w:cs="Cambria"/>
            <w:lang w:val="en-US"/>
            <w:rPrChange w:id="672" w:author="Microsoft Office User" w:date="2023-07-10T07:16:00Z">
              <w:rPr>
                <w:rFonts w:ascii="Cambria" w:eastAsia="Cambria" w:hAnsi="Cambria" w:cs="Cambria"/>
                <w:lang w:val="en-US"/>
              </w:rPr>
            </w:rPrChange>
          </w:rPr>
          <w:t xml:space="preserve"> </w:t>
        </w:r>
      </w:ins>
      <w:ins w:id="673" w:author="Microsoft Office User" w:date="2023-06-28T13:31:00Z">
        <w:r w:rsidR="00506F15" w:rsidRPr="00883F17">
          <w:rPr>
            <w:rFonts w:asciiTheme="minorHAnsi" w:eastAsia="Cambria" w:hAnsiTheme="minorHAnsi" w:cs="Cambria"/>
            <w:lang w:val="en-US"/>
            <w:rPrChange w:id="674" w:author="Microsoft Office User" w:date="2023-07-10T07:16:00Z">
              <w:rPr>
                <w:rFonts w:ascii="Cambria" w:eastAsia="Cambria" w:hAnsi="Cambria" w:cs="Cambria"/>
                <w:lang w:val="en-US"/>
              </w:rPr>
            </w:rPrChange>
          </w:rPr>
          <w:t>of the species composition (</w:t>
        </w:r>
      </w:ins>
      <w:ins w:id="675" w:author="Microsoft Office User" w:date="2023-07-08T10:05:00Z">
        <w:r w:rsidR="007A3FD0" w:rsidRPr="00883F17">
          <w:rPr>
            <w:rFonts w:asciiTheme="minorHAnsi" w:eastAsia="Cambria" w:hAnsiTheme="minorHAnsi" w:cs="Cambria"/>
            <w:lang w:val="en-US"/>
            <w:rPrChange w:id="676" w:author="Microsoft Office User" w:date="2023-07-10T07:16:00Z">
              <w:rPr>
                <w:rFonts w:ascii="Cambria" w:eastAsia="Cambria" w:hAnsi="Cambria" w:cs="Cambria"/>
                <w:lang w:val="en-US"/>
              </w:rPr>
            </w:rPrChange>
          </w:rPr>
          <w:t>Cite</w:t>
        </w:r>
      </w:ins>
      <w:ins w:id="677" w:author="Microsoft Office User" w:date="2023-06-28T13:32:00Z">
        <w:r w:rsidR="00506F15" w:rsidRPr="00883F17">
          <w:rPr>
            <w:rFonts w:asciiTheme="minorHAnsi" w:eastAsia="Cambria" w:hAnsiTheme="minorHAnsi" w:cs="Cambria"/>
            <w:lang w:val="en-US"/>
            <w:rPrChange w:id="678" w:author="Microsoft Office User" w:date="2023-07-10T07:16:00Z">
              <w:rPr>
                <w:rFonts w:ascii="Cambria" w:eastAsia="Cambria" w:hAnsi="Cambria" w:cs="Cambria"/>
                <w:lang w:val="en-US"/>
              </w:rPr>
            </w:rPrChange>
          </w:rPr>
          <w:t>)</w:t>
        </w:r>
      </w:ins>
      <w:ins w:id="679" w:author="Microsoft Office User" w:date="2023-06-28T13:30:00Z">
        <w:r w:rsidR="00506F15" w:rsidRPr="00883F17">
          <w:rPr>
            <w:rFonts w:asciiTheme="minorHAnsi" w:eastAsia="Cambria" w:hAnsiTheme="minorHAnsi" w:cs="Cambria"/>
            <w:lang w:val="en-US"/>
            <w:rPrChange w:id="680"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rPrChange w:id="681" w:author="Microsoft Office User" w:date="2023-07-10T07:16:00Z">
            <w:rPr>
              <w:rFonts w:ascii="Cambria" w:eastAsia="Cambria" w:hAnsi="Cambria" w:cs="Cambria"/>
            </w:rPr>
          </w:rPrChange>
        </w:rPr>
        <w:t xml:space="preserve">From each tree species we chose 12 mature and healthy trees reaching the canopy with a diameter at breast height (at 1.3 m, dbh) bigger than 20 cm (Table </w:t>
      </w:r>
      <w:r w:rsidRPr="00883F17">
        <w:rPr>
          <w:rFonts w:asciiTheme="minorHAnsi" w:hAnsiTheme="minorHAnsi"/>
          <w:rPrChange w:id="682" w:author="Microsoft Office User" w:date="2023-07-10T07:16:00Z">
            <w:rPr/>
          </w:rPrChange>
        </w:rPr>
        <w:t>1</w:t>
      </w:r>
      <w:r w:rsidRPr="00883F17">
        <w:rPr>
          <w:rFonts w:asciiTheme="minorHAnsi" w:eastAsia="Cambria" w:hAnsiTheme="minorHAnsi" w:cs="Cambria"/>
          <w:rPrChange w:id="683" w:author="Microsoft Office User" w:date="2023-07-10T07:16:00Z">
            <w:rPr>
              <w:rFonts w:ascii="Cambria" w:eastAsia="Cambria" w:hAnsi="Cambria" w:cs="Cambria"/>
            </w:rPr>
          </w:rPrChange>
        </w:rPr>
        <w:t>).</w:t>
      </w:r>
      <w:r w:rsidRPr="00883F17">
        <w:rPr>
          <w:rFonts w:asciiTheme="minorHAnsi" w:hAnsiTheme="minorHAnsi"/>
          <w:rPrChange w:id="684" w:author="Microsoft Office User" w:date="2023-07-10T07:16:00Z">
            <w:rPr/>
          </w:rPrChange>
        </w:rPr>
        <w:tab/>
      </w:r>
    </w:p>
    <w:p w14:paraId="4435FA2A" w14:textId="77777777" w:rsidR="00086675" w:rsidRPr="00883F17" w:rsidRDefault="00086675" w:rsidP="00086675">
      <w:pPr>
        <w:pStyle w:val="NormalWeb"/>
        <w:spacing w:before="240" w:beforeAutospacing="0" w:after="240" w:afterAutospacing="0" w:line="480" w:lineRule="auto"/>
        <w:ind w:right="-261"/>
        <w:rPr>
          <w:rFonts w:asciiTheme="minorHAnsi" w:hAnsiTheme="minorHAnsi"/>
          <w:rPrChange w:id="685" w:author="Microsoft Office User" w:date="2023-07-10T07:16:00Z">
            <w:rPr/>
          </w:rPrChange>
        </w:rPr>
      </w:pPr>
      <w:r w:rsidRPr="00883F17">
        <w:rPr>
          <w:rFonts w:asciiTheme="minorHAnsi" w:hAnsiTheme="minorHAnsi"/>
          <w:b/>
          <w:bCs/>
          <w:color w:val="000000"/>
          <w:rPrChange w:id="686" w:author="Microsoft Office User" w:date="2023-07-10T07:16:00Z">
            <w:rPr>
              <w:rFonts w:ascii="Cambria" w:hAnsi="Cambria"/>
              <w:b/>
              <w:bCs/>
              <w:color w:val="000000"/>
            </w:rPr>
          </w:rPrChange>
        </w:rPr>
        <w:t>Table 1</w:t>
      </w:r>
      <w:r w:rsidRPr="00883F17">
        <w:rPr>
          <w:rFonts w:asciiTheme="minorHAnsi" w:hAnsiTheme="minorHAnsi"/>
          <w:color w:val="000000"/>
          <w:rPrChange w:id="687" w:author="Microsoft Office User" w:date="2023-07-10T07:16:00Z">
            <w:rPr>
              <w:rFonts w:ascii="Cambria" w:hAnsi="Cambria"/>
              <w:color w:val="000000"/>
            </w:rPr>
          </w:rPrChange>
        </w:rPr>
        <w:t xml:space="preserve">: Species names and traits: wood storage strategy, growth rates, mortality rates, phenology, and the sampling dates. </w:t>
      </w:r>
      <w:r w:rsidRPr="00883F17">
        <w:rPr>
          <w:rStyle w:val="apple-tab-span"/>
          <w:rFonts w:asciiTheme="minorHAnsi" w:hAnsiTheme="minorHAnsi"/>
          <w:color w:val="000000"/>
          <w:rPrChange w:id="688" w:author="Microsoft Office User" w:date="2023-07-10T07:16:00Z">
            <w:rPr>
              <w:rStyle w:val="apple-tab-span"/>
              <w:rFonts w:ascii="Cambria" w:hAnsi="Cambria"/>
              <w:color w:val="000000"/>
            </w:rPr>
          </w:rPrChange>
        </w:rPr>
        <w:tab/>
      </w:r>
    </w:p>
    <w:tbl>
      <w:tblPr>
        <w:tblW w:w="0" w:type="auto"/>
        <w:tblCellMar>
          <w:top w:w="15" w:type="dxa"/>
          <w:left w:w="15" w:type="dxa"/>
          <w:bottom w:w="15" w:type="dxa"/>
          <w:right w:w="15" w:type="dxa"/>
        </w:tblCellMar>
        <w:tblLook w:val="04A0" w:firstRow="1" w:lastRow="0" w:firstColumn="1" w:lastColumn="0" w:noHBand="0" w:noVBand="1"/>
      </w:tblPr>
      <w:tblGrid>
        <w:gridCol w:w="2943"/>
        <w:gridCol w:w="1295"/>
        <w:gridCol w:w="1445"/>
        <w:gridCol w:w="1360"/>
        <w:gridCol w:w="2268"/>
      </w:tblGrid>
      <w:tr w:rsidR="007A3FD0" w:rsidRPr="00883F17" w14:paraId="1DCA2E62" w14:textId="7DEA0BE8" w:rsidTr="007A3FD0">
        <w:trPr>
          <w:trHeight w:val="675"/>
        </w:trPr>
        <w:tc>
          <w:tcPr>
            <w:tcW w:w="0" w:type="auto"/>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65CAFA18" w14:textId="77777777" w:rsidR="007A3FD0" w:rsidRPr="00883F17" w:rsidRDefault="007A3FD0">
            <w:pPr>
              <w:pStyle w:val="NormalWeb"/>
              <w:spacing w:before="0" w:beforeAutospacing="0" w:after="0" w:afterAutospacing="0" w:line="480" w:lineRule="auto"/>
              <w:ind w:right="-261"/>
              <w:rPr>
                <w:rFonts w:asciiTheme="minorHAnsi" w:hAnsiTheme="minorHAnsi"/>
                <w:rPrChange w:id="689" w:author="Microsoft Office User" w:date="2023-07-10T07:16:00Z">
                  <w:rPr/>
                </w:rPrChange>
              </w:rPr>
            </w:pPr>
            <w:r w:rsidRPr="00883F17">
              <w:rPr>
                <w:rFonts w:asciiTheme="minorHAnsi" w:hAnsiTheme="minorHAnsi" w:cs="Calibri"/>
                <w:color w:val="000000"/>
                <w:rPrChange w:id="690" w:author="Microsoft Office User" w:date="2023-07-10T07:16:00Z">
                  <w:rPr>
                    <w:rFonts w:ascii="Calibri" w:hAnsi="Calibri" w:cs="Calibri"/>
                    <w:color w:val="000000"/>
                  </w:rPr>
                </w:rPrChange>
              </w:rPr>
              <w:t>Species name</w:t>
            </w:r>
          </w:p>
        </w:tc>
        <w:tc>
          <w:tcPr>
            <w:tcW w:w="0" w:type="auto"/>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2C1048C3" w14:textId="77777777" w:rsidR="007A3FD0" w:rsidRPr="00883F17" w:rsidRDefault="007A3FD0">
            <w:pPr>
              <w:pStyle w:val="NormalWeb"/>
              <w:spacing w:before="0" w:beforeAutospacing="0" w:after="0" w:afterAutospacing="0" w:line="480" w:lineRule="auto"/>
              <w:ind w:right="-261"/>
              <w:rPr>
                <w:rFonts w:asciiTheme="minorHAnsi" w:hAnsiTheme="minorHAnsi" w:cs="Calibri"/>
                <w:color w:val="000000"/>
                <w:rPrChange w:id="691" w:author="Microsoft Office User" w:date="2023-07-10T07:16:00Z">
                  <w:rPr>
                    <w:rFonts w:ascii="Calibri" w:hAnsi="Calibri" w:cs="Calibri"/>
                    <w:color w:val="000000"/>
                  </w:rPr>
                </w:rPrChange>
              </w:rPr>
            </w:pPr>
            <w:r w:rsidRPr="00883F17">
              <w:rPr>
                <w:rFonts w:asciiTheme="minorHAnsi" w:hAnsiTheme="minorHAnsi" w:cs="Calibri"/>
                <w:color w:val="000000"/>
                <w:rPrChange w:id="692" w:author="Microsoft Office User" w:date="2023-07-10T07:16:00Z">
                  <w:rPr>
                    <w:rFonts w:ascii="Calibri" w:hAnsi="Calibri" w:cs="Calibri"/>
                    <w:color w:val="000000"/>
                  </w:rPr>
                </w:rPrChange>
              </w:rPr>
              <w:t xml:space="preserve">Growth rate </w:t>
            </w:r>
          </w:p>
          <w:p w14:paraId="36E94695" w14:textId="2CD96BFB" w:rsidR="007A3FD0" w:rsidRPr="00883F17" w:rsidRDefault="007A3FD0">
            <w:pPr>
              <w:pStyle w:val="NormalWeb"/>
              <w:spacing w:before="0" w:beforeAutospacing="0" w:after="0" w:afterAutospacing="0" w:line="480" w:lineRule="auto"/>
              <w:ind w:right="-261"/>
              <w:rPr>
                <w:rFonts w:asciiTheme="minorHAnsi" w:hAnsiTheme="minorHAnsi"/>
                <w:rPrChange w:id="693" w:author="Microsoft Office User" w:date="2023-07-10T07:16:00Z">
                  <w:rPr/>
                </w:rPrChange>
              </w:rPr>
            </w:pPr>
            <w:r w:rsidRPr="00883F17">
              <w:rPr>
                <w:rFonts w:asciiTheme="minorHAnsi" w:hAnsiTheme="minorHAnsi" w:cs="Calibri"/>
                <w:color w:val="000000"/>
                <w:rPrChange w:id="694" w:author="Microsoft Office User" w:date="2023-07-10T07:16:00Z">
                  <w:rPr>
                    <w:rFonts w:ascii="Calibri" w:hAnsi="Calibri" w:cs="Calibri"/>
                    <w:color w:val="000000"/>
                  </w:rPr>
                </w:rPrChange>
              </w:rPr>
              <w:t>(cm/year)</w:t>
            </w:r>
          </w:p>
        </w:tc>
        <w:tc>
          <w:tcPr>
            <w:tcW w:w="0" w:type="auto"/>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2E459021" w14:textId="77777777" w:rsidR="007A3FD0" w:rsidRPr="00883F17" w:rsidRDefault="007A3FD0">
            <w:pPr>
              <w:pStyle w:val="NormalWeb"/>
              <w:spacing w:before="0" w:beforeAutospacing="0" w:after="0" w:afterAutospacing="0" w:line="480" w:lineRule="auto"/>
              <w:ind w:right="-261"/>
              <w:rPr>
                <w:rFonts w:asciiTheme="minorHAnsi" w:hAnsiTheme="minorHAnsi"/>
                <w:rPrChange w:id="695" w:author="Microsoft Office User" w:date="2023-07-10T07:16:00Z">
                  <w:rPr/>
                </w:rPrChange>
              </w:rPr>
            </w:pPr>
            <w:r w:rsidRPr="00883F17">
              <w:rPr>
                <w:rFonts w:asciiTheme="minorHAnsi" w:hAnsiTheme="minorHAnsi" w:cs="Calibri"/>
                <w:color w:val="000000"/>
                <w:rPrChange w:id="696" w:author="Microsoft Office User" w:date="2023-07-10T07:16:00Z">
                  <w:rPr>
                    <w:rFonts w:ascii="Calibri" w:hAnsi="Calibri" w:cs="Calibri"/>
                    <w:color w:val="000000"/>
                  </w:rPr>
                </w:rPrChange>
              </w:rPr>
              <w:t>Mortality rate</w:t>
            </w:r>
          </w:p>
          <w:p w14:paraId="3DB71F33" w14:textId="77777777" w:rsidR="007A3FD0" w:rsidRPr="00883F17" w:rsidRDefault="007A3FD0">
            <w:pPr>
              <w:pStyle w:val="NormalWeb"/>
              <w:spacing w:before="0" w:beforeAutospacing="0" w:after="0" w:afterAutospacing="0" w:line="480" w:lineRule="auto"/>
              <w:ind w:right="-261"/>
              <w:rPr>
                <w:rFonts w:asciiTheme="minorHAnsi" w:hAnsiTheme="minorHAnsi"/>
                <w:rPrChange w:id="697" w:author="Microsoft Office User" w:date="2023-07-10T07:16:00Z">
                  <w:rPr/>
                </w:rPrChange>
              </w:rPr>
            </w:pPr>
            <w:r w:rsidRPr="00883F17">
              <w:rPr>
                <w:rFonts w:asciiTheme="minorHAnsi" w:hAnsiTheme="minorHAnsi" w:cs="Calibri"/>
                <w:color w:val="000000"/>
                <w:rPrChange w:id="698" w:author="Microsoft Office User" w:date="2023-07-10T07:16:00Z">
                  <w:rPr>
                    <w:rFonts w:ascii="Calibri" w:hAnsi="Calibri" w:cs="Calibri"/>
                    <w:color w:val="000000"/>
                  </w:rPr>
                </w:rPrChange>
              </w:rPr>
              <w:t> (%/year)</w:t>
            </w:r>
          </w:p>
        </w:tc>
        <w:tc>
          <w:tcPr>
            <w:tcW w:w="1292"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3534BFDE" w14:textId="77777777" w:rsidR="007A3FD0" w:rsidRPr="00883F17" w:rsidRDefault="007A3FD0">
            <w:pPr>
              <w:pStyle w:val="NormalWeb"/>
              <w:spacing w:before="0" w:beforeAutospacing="0" w:after="0" w:afterAutospacing="0" w:line="480" w:lineRule="auto"/>
              <w:ind w:right="-261"/>
              <w:rPr>
                <w:rFonts w:asciiTheme="minorHAnsi" w:hAnsiTheme="minorHAnsi"/>
                <w:rPrChange w:id="699" w:author="Microsoft Office User" w:date="2023-07-10T07:16:00Z">
                  <w:rPr/>
                </w:rPrChange>
              </w:rPr>
            </w:pPr>
            <w:r w:rsidRPr="00883F17">
              <w:rPr>
                <w:rFonts w:asciiTheme="minorHAnsi" w:hAnsiTheme="minorHAnsi" w:cs="Calibri"/>
                <w:color w:val="000000"/>
                <w:rPrChange w:id="700" w:author="Microsoft Office User" w:date="2023-07-10T07:16:00Z">
                  <w:rPr>
                    <w:rFonts w:ascii="Calibri" w:hAnsi="Calibri" w:cs="Calibri"/>
                    <w:color w:val="000000"/>
                  </w:rPr>
                </w:rPrChange>
              </w:rPr>
              <w:t>Storage strategy</w:t>
            </w:r>
          </w:p>
        </w:tc>
        <w:tc>
          <w:tcPr>
            <w:tcW w:w="2268"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43B18768" w14:textId="77777777" w:rsidR="007A3FD0" w:rsidRPr="00883F17" w:rsidRDefault="007A3FD0">
            <w:pPr>
              <w:pStyle w:val="NormalWeb"/>
              <w:spacing w:before="0" w:beforeAutospacing="0" w:after="0" w:afterAutospacing="0" w:line="480" w:lineRule="auto"/>
              <w:ind w:right="-261"/>
              <w:rPr>
                <w:rFonts w:asciiTheme="minorHAnsi" w:hAnsiTheme="minorHAnsi"/>
                <w:rPrChange w:id="701" w:author="Microsoft Office User" w:date="2023-07-10T07:16:00Z">
                  <w:rPr/>
                </w:rPrChange>
              </w:rPr>
            </w:pPr>
            <w:r w:rsidRPr="00883F17">
              <w:rPr>
                <w:rFonts w:asciiTheme="minorHAnsi" w:hAnsiTheme="minorHAnsi" w:cs="Calibri"/>
                <w:color w:val="000000"/>
                <w:rPrChange w:id="702" w:author="Microsoft Office User" w:date="2023-07-10T07:16:00Z">
                  <w:rPr>
                    <w:rFonts w:ascii="Calibri" w:hAnsi="Calibri" w:cs="Calibri"/>
                    <w:color w:val="000000"/>
                  </w:rPr>
                </w:rPrChange>
              </w:rPr>
              <w:t>Leaf phenology </w:t>
            </w:r>
          </w:p>
          <w:p w14:paraId="0CA47FDE" w14:textId="155FFFE0" w:rsidR="007A3FD0" w:rsidRPr="00883F17" w:rsidRDefault="007A3FD0">
            <w:pPr>
              <w:pStyle w:val="NormalWeb"/>
              <w:spacing w:before="0" w:beforeAutospacing="0" w:after="0" w:afterAutospacing="0" w:line="480" w:lineRule="auto"/>
              <w:ind w:right="-261"/>
              <w:rPr>
                <w:rFonts w:asciiTheme="minorHAnsi" w:hAnsiTheme="minorHAnsi"/>
                <w:rPrChange w:id="703" w:author="Microsoft Office User" w:date="2023-07-10T07:16:00Z">
                  <w:rPr/>
                </w:rPrChange>
              </w:rPr>
            </w:pPr>
            <w:r w:rsidRPr="00883F17">
              <w:rPr>
                <w:rFonts w:asciiTheme="minorHAnsi" w:hAnsiTheme="minorHAnsi" w:cs="Calibri"/>
                <w:color w:val="000000"/>
                <w:rPrChange w:id="704" w:author="Microsoft Office User" w:date="2023-07-10T07:16:00Z">
                  <w:rPr>
                    <w:rFonts w:ascii="Calibri" w:hAnsi="Calibri" w:cs="Calibri"/>
                    <w:color w:val="000000"/>
                  </w:rPr>
                </w:rPrChange>
              </w:rPr>
              <w:t xml:space="preserve">(~% of </w:t>
            </w:r>
            <w:ins w:id="705" w:author="Microsoft Office User" w:date="2023-06-28T13:28:00Z">
              <w:r w:rsidRPr="00883F17">
                <w:rPr>
                  <w:rFonts w:asciiTheme="minorHAnsi" w:hAnsiTheme="minorHAnsi" w:cs="Calibri"/>
                  <w:color w:val="000000"/>
                  <w:lang w:val="en-US"/>
                  <w:rPrChange w:id="706" w:author="Microsoft Office User" w:date="2023-07-10T07:16:00Z">
                    <w:rPr>
                      <w:rFonts w:ascii="Calibri" w:hAnsi="Calibri" w:cs="Calibri"/>
                      <w:color w:val="000000"/>
                      <w:lang w:val="en-US"/>
                    </w:rPr>
                  </w:rPrChange>
                </w:rPr>
                <w:t xml:space="preserve">annual </w:t>
              </w:r>
            </w:ins>
            <w:r w:rsidRPr="00883F17">
              <w:rPr>
                <w:rFonts w:asciiTheme="minorHAnsi" w:hAnsiTheme="minorHAnsi" w:cs="Calibri"/>
                <w:color w:val="000000"/>
                <w:rPrChange w:id="707" w:author="Microsoft Office User" w:date="2023-07-10T07:16:00Z">
                  <w:rPr>
                    <w:rFonts w:ascii="Calibri" w:hAnsi="Calibri" w:cs="Calibri"/>
                    <w:color w:val="000000"/>
                  </w:rPr>
                </w:rPrChange>
              </w:rPr>
              <w:t>leaf loss)</w:t>
            </w:r>
          </w:p>
        </w:tc>
      </w:tr>
      <w:tr w:rsidR="007A3FD0" w:rsidRPr="00883F17" w14:paraId="7A61E28D" w14:textId="6F1FB608" w:rsidTr="007A3FD0">
        <w:trPr>
          <w:trHeight w:val="675"/>
        </w:trPr>
        <w:tc>
          <w:tcPr>
            <w:tcW w:w="0" w:type="auto"/>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70622B0F" w14:textId="3FED7C2E" w:rsidR="007A3FD0" w:rsidRPr="00883F17" w:rsidRDefault="007A3FD0">
            <w:pPr>
              <w:pStyle w:val="NormalWeb"/>
              <w:spacing w:before="0" w:beforeAutospacing="0" w:after="0" w:afterAutospacing="0" w:line="480" w:lineRule="auto"/>
              <w:ind w:right="-261"/>
              <w:rPr>
                <w:rFonts w:asciiTheme="minorHAnsi" w:hAnsiTheme="minorHAnsi"/>
                <w:rPrChange w:id="708" w:author="Microsoft Office User" w:date="2023-07-10T07:16:00Z">
                  <w:rPr/>
                </w:rPrChange>
              </w:rPr>
            </w:pPr>
            <w:r w:rsidRPr="00883F17">
              <w:rPr>
                <w:rFonts w:asciiTheme="minorHAnsi" w:hAnsiTheme="minorHAnsi" w:cs="Calibri"/>
                <w:i/>
                <w:iCs/>
                <w:color w:val="000000"/>
                <w:rPrChange w:id="709" w:author="Microsoft Office User" w:date="2023-07-10T07:16:00Z">
                  <w:rPr>
                    <w:rFonts w:ascii="Calibri" w:hAnsi="Calibri" w:cs="Calibri"/>
                    <w:i/>
                    <w:iCs/>
                    <w:color w:val="000000"/>
                  </w:rPr>
                </w:rPrChange>
              </w:rPr>
              <w:lastRenderedPageBreak/>
              <w:t>Ocotea leucoxylon</w:t>
            </w:r>
            <w:r w:rsidRPr="00883F17">
              <w:rPr>
                <w:rFonts w:asciiTheme="minorHAnsi" w:hAnsiTheme="minorHAnsi" w:cs="Calibri"/>
                <w:color w:val="000000"/>
                <w:rPrChange w:id="710" w:author="Microsoft Office User" w:date="2023-07-10T07:16:00Z">
                  <w:rPr>
                    <w:rFonts w:ascii="Calibri" w:hAnsi="Calibri" w:cs="Calibri"/>
                    <w:color w:val="000000"/>
                  </w:rPr>
                </w:rPrChange>
              </w:rPr>
              <w:t xml:space="preserve"> (Sw.) Laness</w:t>
            </w:r>
          </w:p>
        </w:tc>
        <w:tc>
          <w:tcPr>
            <w:tcW w:w="0" w:type="auto"/>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011AC6E7" w14:textId="77777777" w:rsidR="007A3FD0" w:rsidRPr="00883F17" w:rsidRDefault="007A3FD0">
            <w:pPr>
              <w:pStyle w:val="NormalWeb"/>
              <w:spacing w:before="0" w:beforeAutospacing="0" w:after="0" w:afterAutospacing="0" w:line="480" w:lineRule="auto"/>
              <w:ind w:right="-261"/>
              <w:rPr>
                <w:rFonts w:asciiTheme="minorHAnsi" w:hAnsiTheme="minorHAnsi"/>
                <w:rPrChange w:id="711" w:author="Microsoft Office User" w:date="2023-07-10T07:16:00Z">
                  <w:rPr/>
                </w:rPrChange>
              </w:rPr>
            </w:pPr>
            <w:r w:rsidRPr="00883F17">
              <w:rPr>
                <w:rFonts w:asciiTheme="minorHAnsi" w:hAnsiTheme="minorHAnsi" w:cs="Calibri"/>
                <w:color w:val="000000"/>
                <w:rPrChange w:id="712" w:author="Microsoft Office User" w:date="2023-07-10T07:16:00Z">
                  <w:rPr>
                    <w:rFonts w:ascii="Calibri" w:hAnsi="Calibri" w:cs="Calibri"/>
                    <w:color w:val="000000"/>
                  </w:rPr>
                </w:rPrChange>
              </w:rPr>
              <w:t>0.295</w:t>
            </w:r>
          </w:p>
        </w:tc>
        <w:tc>
          <w:tcPr>
            <w:tcW w:w="0" w:type="auto"/>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7B4D477C" w14:textId="77777777" w:rsidR="007A3FD0" w:rsidRPr="00883F17" w:rsidRDefault="007A3FD0">
            <w:pPr>
              <w:pStyle w:val="NormalWeb"/>
              <w:spacing w:before="0" w:beforeAutospacing="0" w:after="0" w:afterAutospacing="0" w:line="480" w:lineRule="auto"/>
              <w:ind w:right="-261"/>
              <w:rPr>
                <w:rFonts w:asciiTheme="minorHAnsi" w:hAnsiTheme="minorHAnsi"/>
                <w:rPrChange w:id="713" w:author="Microsoft Office User" w:date="2023-07-10T07:16:00Z">
                  <w:rPr/>
                </w:rPrChange>
              </w:rPr>
            </w:pPr>
            <w:r w:rsidRPr="00883F17">
              <w:rPr>
                <w:rFonts w:asciiTheme="minorHAnsi" w:hAnsiTheme="minorHAnsi" w:cs="Calibri"/>
                <w:color w:val="000000"/>
                <w:rPrChange w:id="714" w:author="Microsoft Office User" w:date="2023-07-10T07:16:00Z">
                  <w:rPr>
                    <w:rFonts w:ascii="Calibri" w:hAnsi="Calibri" w:cs="Calibri"/>
                    <w:color w:val="000000"/>
                  </w:rPr>
                </w:rPrChange>
              </w:rPr>
              <w:t>5.7</w:t>
            </w:r>
          </w:p>
        </w:tc>
        <w:tc>
          <w:tcPr>
            <w:tcW w:w="1292"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5EBC4965" w14:textId="77777777" w:rsidR="007A3FD0" w:rsidRPr="00883F17" w:rsidRDefault="007A3FD0">
            <w:pPr>
              <w:pStyle w:val="NormalWeb"/>
              <w:spacing w:before="0" w:beforeAutospacing="0" w:after="0" w:afterAutospacing="0" w:line="480" w:lineRule="auto"/>
              <w:ind w:right="-261"/>
              <w:rPr>
                <w:rFonts w:asciiTheme="minorHAnsi" w:hAnsiTheme="minorHAnsi"/>
                <w:rPrChange w:id="715" w:author="Microsoft Office User" w:date="2023-07-10T07:16:00Z">
                  <w:rPr/>
                </w:rPrChange>
              </w:rPr>
            </w:pPr>
            <w:r w:rsidRPr="00883F17">
              <w:rPr>
                <w:rFonts w:asciiTheme="minorHAnsi" w:hAnsiTheme="minorHAnsi" w:cs="Calibri"/>
                <w:color w:val="000000"/>
                <w:rPrChange w:id="716" w:author="Microsoft Office User" w:date="2023-07-10T07:16:00Z">
                  <w:rPr>
                    <w:rFonts w:ascii="Calibri" w:hAnsi="Calibri" w:cs="Calibri"/>
                    <w:color w:val="000000"/>
                  </w:rPr>
                </w:rPrChange>
              </w:rPr>
              <w:t>Parenchyma</w:t>
            </w:r>
          </w:p>
        </w:tc>
        <w:tc>
          <w:tcPr>
            <w:tcW w:w="2268"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78589BE7" w14:textId="77777777" w:rsidR="007A3FD0" w:rsidRPr="00883F17" w:rsidRDefault="007A3FD0">
            <w:pPr>
              <w:pStyle w:val="NormalWeb"/>
              <w:spacing w:before="0" w:beforeAutospacing="0" w:after="0" w:afterAutospacing="0" w:line="480" w:lineRule="auto"/>
              <w:ind w:right="-261"/>
              <w:rPr>
                <w:rFonts w:asciiTheme="minorHAnsi" w:hAnsiTheme="minorHAnsi"/>
                <w:rPrChange w:id="717" w:author="Microsoft Office User" w:date="2023-07-10T07:16:00Z">
                  <w:rPr/>
                </w:rPrChange>
              </w:rPr>
            </w:pPr>
            <w:r w:rsidRPr="00883F17">
              <w:rPr>
                <w:rFonts w:asciiTheme="minorHAnsi" w:hAnsiTheme="minorHAnsi" w:cs="Calibri"/>
                <w:color w:val="000000"/>
                <w:rPrChange w:id="718" w:author="Microsoft Office User" w:date="2023-07-10T07:16:00Z">
                  <w:rPr>
                    <w:rFonts w:ascii="Calibri" w:hAnsi="Calibri" w:cs="Calibri"/>
                    <w:color w:val="000000"/>
                  </w:rPr>
                </w:rPrChange>
              </w:rPr>
              <w:t>Evergreen (~30)</w:t>
            </w:r>
          </w:p>
        </w:tc>
      </w:tr>
      <w:tr w:rsidR="007A3FD0" w:rsidRPr="00883F17" w14:paraId="63E023C9" w14:textId="7C7A233A" w:rsidTr="007A3FD0">
        <w:trPr>
          <w:trHeight w:val="675"/>
        </w:trPr>
        <w:tc>
          <w:tcPr>
            <w:tcW w:w="0" w:type="auto"/>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183D4252" w14:textId="77777777" w:rsidR="007A3FD0" w:rsidRPr="00883F17" w:rsidRDefault="007A3FD0">
            <w:pPr>
              <w:pStyle w:val="NormalWeb"/>
              <w:spacing w:before="0" w:beforeAutospacing="0" w:after="0" w:afterAutospacing="0" w:line="480" w:lineRule="auto"/>
              <w:ind w:right="-261"/>
              <w:rPr>
                <w:rFonts w:asciiTheme="minorHAnsi" w:hAnsiTheme="minorHAnsi"/>
                <w:rPrChange w:id="719" w:author="Microsoft Office User" w:date="2023-07-10T07:16:00Z">
                  <w:rPr/>
                </w:rPrChange>
              </w:rPr>
            </w:pPr>
            <w:r w:rsidRPr="00883F17">
              <w:rPr>
                <w:rFonts w:asciiTheme="minorHAnsi" w:hAnsiTheme="minorHAnsi" w:cs="Calibri"/>
                <w:i/>
                <w:iCs/>
                <w:color w:val="000000"/>
                <w:rPrChange w:id="720" w:author="Microsoft Office User" w:date="2023-07-10T07:16:00Z">
                  <w:rPr>
                    <w:rFonts w:ascii="Calibri" w:hAnsi="Calibri" w:cs="Calibri"/>
                    <w:i/>
                    <w:iCs/>
                    <w:color w:val="000000"/>
                  </w:rPr>
                </w:rPrChange>
              </w:rPr>
              <w:t>Sacoglottis guianensis</w:t>
            </w:r>
            <w:r w:rsidRPr="00883F17">
              <w:rPr>
                <w:rFonts w:asciiTheme="minorHAnsi" w:hAnsiTheme="minorHAnsi" w:cs="Calibri"/>
                <w:color w:val="000000"/>
                <w:rPrChange w:id="721" w:author="Microsoft Office User" w:date="2023-07-10T07:16:00Z">
                  <w:rPr>
                    <w:rFonts w:ascii="Calibri" w:hAnsi="Calibri" w:cs="Calibri"/>
                    <w:color w:val="000000"/>
                  </w:rPr>
                </w:rPrChange>
              </w:rPr>
              <w:t xml:space="preserve"> Benth.</w:t>
            </w:r>
          </w:p>
        </w:tc>
        <w:tc>
          <w:tcPr>
            <w:tcW w:w="0" w:type="auto"/>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01260A73" w14:textId="77777777" w:rsidR="007A3FD0" w:rsidRPr="00883F17" w:rsidRDefault="007A3FD0">
            <w:pPr>
              <w:pStyle w:val="NormalWeb"/>
              <w:spacing w:before="0" w:beforeAutospacing="0" w:after="0" w:afterAutospacing="0" w:line="480" w:lineRule="auto"/>
              <w:ind w:right="-261"/>
              <w:rPr>
                <w:rFonts w:asciiTheme="minorHAnsi" w:hAnsiTheme="minorHAnsi"/>
                <w:rPrChange w:id="722" w:author="Microsoft Office User" w:date="2023-07-10T07:16:00Z">
                  <w:rPr/>
                </w:rPrChange>
              </w:rPr>
            </w:pPr>
            <w:r w:rsidRPr="00883F17">
              <w:rPr>
                <w:rFonts w:asciiTheme="minorHAnsi" w:hAnsiTheme="minorHAnsi" w:cs="Calibri"/>
                <w:color w:val="000000"/>
                <w:rPrChange w:id="723" w:author="Microsoft Office User" w:date="2023-07-10T07:16:00Z">
                  <w:rPr>
                    <w:rFonts w:ascii="Calibri" w:hAnsi="Calibri" w:cs="Calibri"/>
                    <w:color w:val="000000"/>
                  </w:rPr>
                </w:rPrChange>
              </w:rPr>
              <w:t>0.72</w:t>
            </w:r>
          </w:p>
        </w:tc>
        <w:tc>
          <w:tcPr>
            <w:tcW w:w="0" w:type="auto"/>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2B6B9C45" w14:textId="77777777" w:rsidR="007A3FD0" w:rsidRPr="00883F17" w:rsidRDefault="007A3FD0">
            <w:pPr>
              <w:pStyle w:val="NormalWeb"/>
              <w:spacing w:before="0" w:beforeAutospacing="0" w:after="0" w:afterAutospacing="0" w:line="480" w:lineRule="auto"/>
              <w:ind w:right="-261"/>
              <w:rPr>
                <w:rFonts w:asciiTheme="minorHAnsi" w:hAnsiTheme="minorHAnsi"/>
                <w:rPrChange w:id="724" w:author="Microsoft Office User" w:date="2023-07-10T07:16:00Z">
                  <w:rPr/>
                </w:rPrChange>
              </w:rPr>
            </w:pPr>
            <w:r w:rsidRPr="00883F17">
              <w:rPr>
                <w:rFonts w:asciiTheme="minorHAnsi" w:hAnsiTheme="minorHAnsi" w:cs="Calibri"/>
                <w:color w:val="000000"/>
                <w:rPrChange w:id="725" w:author="Microsoft Office User" w:date="2023-07-10T07:16:00Z">
                  <w:rPr>
                    <w:rFonts w:ascii="Calibri" w:hAnsi="Calibri" w:cs="Calibri"/>
                    <w:color w:val="000000"/>
                  </w:rPr>
                </w:rPrChange>
              </w:rPr>
              <w:t>5.0</w:t>
            </w:r>
          </w:p>
        </w:tc>
        <w:tc>
          <w:tcPr>
            <w:tcW w:w="1292"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5A56C946" w14:textId="77777777" w:rsidR="007A3FD0" w:rsidRPr="00883F17" w:rsidRDefault="007A3FD0">
            <w:pPr>
              <w:pStyle w:val="NormalWeb"/>
              <w:spacing w:before="0" w:beforeAutospacing="0" w:after="0" w:afterAutospacing="0" w:line="480" w:lineRule="auto"/>
              <w:ind w:right="-261"/>
              <w:rPr>
                <w:rFonts w:asciiTheme="minorHAnsi" w:hAnsiTheme="minorHAnsi"/>
                <w:rPrChange w:id="726" w:author="Microsoft Office User" w:date="2023-07-10T07:16:00Z">
                  <w:rPr/>
                </w:rPrChange>
              </w:rPr>
            </w:pPr>
            <w:r w:rsidRPr="00883F17">
              <w:rPr>
                <w:rFonts w:asciiTheme="minorHAnsi" w:hAnsiTheme="minorHAnsi" w:cs="Calibri"/>
                <w:color w:val="000000"/>
                <w:rPrChange w:id="727" w:author="Microsoft Office User" w:date="2023-07-10T07:16:00Z">
                  <w:rPr>
                    <w:rFonts w:ascii="Calibri" w:hAnsi="Calibri" w:cs="Calibri"/>
                    <w:color w:val="000000"/>
                  </w:rPr>
                </w:rPrChange>
              </w:rPr>
              <w:t>Parenchyma</w:t>
            </w:r>
          </w:p>
        </w:tc>
        <w:tc>
          <w:tcPr>
            <w:tcW w:w="2268"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hideMark/>
          </w:tcPr>
          <w:p w14:paraId="4E746F56" w14:textId="77777777" w:rsidR="007A3FD0" w:rsidRPr="00883F17" w:rsidRDefault="007A3FD0">
            <w:pPr>
              <w:pStyle w:val="NormalWeb"/>
              <w:spacing w:before="0" w:beforeAutospacing="0" w:after="0" w:afterAutospacing="0" w:line="480" w:lineRule="auto"/>
              <w:ind w:right="-261"/>
              <w:rPr>
                <w:rFonts w:asciiTheme="minorHAnsi" w:hAnsiTheme="minorHAnsi"/>
                <w:rPrChange w:id="728" w:author="Microsoft Office User" w:date="2023-07-10T07:16:00Z">
                  <w:rPr/>
                </w:rPrChange>
              </w:rPr>
            </w:pPr>
            <w:r w:rsidRPr="00883F17">
              <w:rPr>
                <w:rFonts w:asciiTheme="minorHAnsi" w:hAnsiTheme="minorHAnsi" w:cs="Calibri"/>
                <w:color w:val="000000"/>
                <w:rPrChange w:id="729" w:author="Microsoft Office User" w:date="2023-07-10T07:16:00Z">
                  <w:rPr>
                    <w:rFonts w:ascii="Calibri" w:hAnsi="Calibri" w:cs="Calibri"/>
                    <w:color w:val="000000"/>
                  </w:rPr>
                </w:rPrChange>
              </w:rPr>
              <w:t>Semi-deciduous (~45)</w:t>
            </w:r>
          </w:p>
        </w:tc>
      </w:tr>
      <w:tr w:rsidR="007A3FD0" w:rsidRPr="00883F17" w14:paraId="0305D2AA" w14:textId="2C18587D" w:rsidTr="007A3FD0">
        <w:trPr>
          <w:trHeight w:val="675"/>
        </w:trPr>
        <w:tc>
          <w:tcPr>
            <w:tcW w:w="0" w:type="auto"/>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28C9C54A" w14:textId="77777777" w:rsidR="007A3FD0" w:rsidRPr="00883F17" w:rsidRDefault="007A3FD0">
            <w:pPr>
              <w:pStyle w:val="NormalWeb"/>
              <w:spacing w:before="0" w:beforeAutospacing="0" w:after="0" w:afterAutospacing="0" w:line="480" w:lineRule="auto"/>
              <w:ind w:right="-261"/>
              <w:rPr>
                <w:rFonts w:asciiTheme="minorHAnsi" w:hAnsiTheme="minorHAnsi"/>
                <w:rPrChange w:id="730" w:author="Microsoft Office User" w:date="2023-07-10T07:16:00Z">
                  <w:rPr/>
                </w:rPrChange>
              </w:rPr>
            </w:pPr>
            <w:r w:rsidRPr="00883F17">
              <w:rPr>
                <w:rFonts w:asciiTheme="minorHAnsi" w:hAnsiTheme="minorHAnsi" w:cs="Calibri"/>
                <w:i/>
                <w:iCs/>
                <w:color w:val="000000"/>
                <w:rPrChange w:id="731" w:author="Microsoft Office User" w:date="2023-07-10T07:16:00Z">
                  <w:rPr>
                    <w:rFonts w:ascii="Calibri" w:hAnsi="Calibri" w:cs="Calibri"/>
                    <w:i/>
                    <w:iCs/>
                    <w:color w:val="000000"/>
                  </w:rPr>
                </w:rPrChange>
              </w:rPr>
              <w:t>Dacryodes microcarpa</w:t>
            </w:r>
            <w:r w:rsidRPr="00883F17">
              <w:rPr>
                <w:rFonts w:asciiTheme="minorHAnsi" w:hAnsiTheme="minorHAnsi" w:cs="Calibri"/>
                <w:color w:val="000000"/>
                <w:rPrChange w:id="732" w:author="Microsoft Office User" w:date="2023-07-10T07:16:00Z">
                  <w:rPr>
                    <w:rFonts w:ascii="Calibri" w:hAnsi="Calibri" w:cs="Calibri"/>
                    <w:color w:val="000000"/>
                  </w:rPr>
                </w:rPrChange>
              </w:rPr>
              <w:t xml:space="preserve"> Cuart.</w:t>
            </w:r>
          </w:p>
        </w:tc>
        <w:tc>
          <w:tcPr>
            <w:tcW w:w="0" w:type="auto"/>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5FA2779B" w14:textId="77777777" w:rsidR="007A3FD0" w:rsidRPr="00883F17" w:rsidRDefault="007A3FD0">
            <w:pPr>
              <w:pStyle w:val="NormalWeb"/>
              <w:spacing w:before="0" w:beforeAutospacing="0" w:after="0" w:afterAutospacing="0" w:line="480" w:lineRule="auto"/>
              <w:ind w:right="-261"/>
              <w:rPr>
                <w:rFonts w:asciiTheme="minorHAnsi" w:hAnsiTheme="minorHAnsi"/>
                <w:rPrChange w:id="733" w:author="Microsoft Office User" w:date="2023-07-10T07:16:00Z">
                  <w:rPr/>
                </w:rPrChange>
              </w:rPr>
            </w:pPr>
            <w:r w:rsidRPr="00883F17">
              <w:rPr>
                <w:rFonts w:asciiTheme="minorHAnsi" w:hAnsiTheme="minorHAnsi" w:cs="Calibri"/>
                <w:color w:val="000000"/>
                <w:rPrChange w:id="734" w:author="Microsoft Office User" w:date="2023-07-10T07:16:00Z">
                  <w:rPr>
                    <w:rFonts w:ascii="Calibri" w:hAnsi="Calibri" w:cs="Calibri"/>
                    <w:color w:val="000000"/>
                  </w:rPr>
                </w:rPrChange>
              </w:rPr>
              <w:t>0.078</w:t>
            </w:r>
          </w:p>
        </w:tc>
        <w:tc>
          <w:tcPr>
            <w:tcW w:w="0" w:type="auto"/>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76D35956" w14:textId="77777777" w:rsidR="007A3FD0" w:rsidRPr="00883F17" w:rsidRDefault="007A3FD0">
            <w:pPr>
              <w:pStyle w:val="NormalWeb"/>
              <w:spacing w:before="0" w:beforeAutospacing="0" w:after="0" w:afterAutospacing="0" w:line="480" w:lineRule="auto"/>
              <w:ind w:right="-261"/>
              <w:rPr>
                <w:rFonts w:asciiTheme="minorHAnsi" w:hAnsiTheme="minorHAnsi"/>
                <w:rPrChange w:id="735" w:author="Microsoft Office User" w:date="2023-07-10T07:16:00Z">
                  <w:rPr/>
                </w:rPrChange>
              </w:rPr>
            </w:pPr>
            <w:r w:rsidRPr="00883F17">
              <w:rPr>
                <w:rFonts w:asciiTheme="minorHAnsi" w:hAnsiTheme="minorHAnsi" w:cs="Calibri"/>
                <w:color w:val="000000"/>
                <w:rPrChange w:id="736" w:author="Microsoft Office User" w:date="2023-07-10T07:16:00Z">
                  <w:rPr>
                    <w:rFonts w:ascii="Calibri" w:hAnsi="Calibri" w:cs="Calibri"/>
                    <w:color w:val="000000"/>
                  </w:rPr>
                </w:rPrChange>
              </w:rPr>
              <w:t>1.6</w:t>
            </w:r>
          </w:p>
        </w:tc>
        <w:tc>
          <w:tcPr>
            <w:tcW w:w="1292"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251724E4" w14:textId="77777777" w:rsidR="007A3FD0" w:rsidRPr="00883F17" w:rsidRDefault="007A3FD0">
            <w:pPr>
              <w:pStyle w:val="NormalWeb"/>
              <w:spacing w:before="0" w:beforeAutospacing="0" w:after="0" w:afterAutospacing="0" w:line="480" w:lineRule="auto"/>
              <w:ind w:right="-261"/>
              <w:rPr>
                <w:rFonts w:asciiTheme="minorHAnsi" w:hAnsiTheme="minorHAnsi"/>
                <w:rPrChange w:id="737" w:author="Microsoft Office User" w:date="2023-07-10T07:16:00Z">
                  <w:rPr/>
                </w:rPrChange>
              </w:rPr>
            </w:pPr>
            <w:r w:rsidRPr="00883F17">
              <w:rPr>
                <w:rFonts w:asciiTheme="minorHAnsi" w:hAnsiTheme="minorHAnsi" w:cs="Calibri"/>
                <w:color w:val="000000"/>
                <w:rPrChange w:id="738" w:author="Microsoft Office User" w:date="2023-07-10T07:16:00Z">
                  <w:rPr>
                    <w:rFonts w:ascii="Calibri" w:hAnsi="Calibri" w:cs="Calibri"/>
                    <w:color w:val="000000"/>
                  </w:rPr>
                </w:rPrChange>
              </w:rPr>
              <w:t>Fiber</w:t>
            </w:r>
          </w:p>
        </w:tc>
        <w:tc>
          <w:tcPr>
            <w:tcW w:w="2268"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hideMark/>
          </w:tcPr>
          <w:p w14:paraId="03EF00FE" w14:textId="77777777" w:rsidR="007A3FD0" w:rsidRPr="00883F17" w:rsidRDefault="007A3FD0">
            <w:pPr>
              <w:pStyle w:val="NormalWeb"/>
              <w:spacing w:before="0" w:beforeAutospacing="0" w:after="0" w:afterAutospacing="0" w:line="480" w:lineRule="auto"/>
              <w:ind w:right="-261"/>
              <w:rPr>
                <w:rFonts w:asciiTheme="minorHAnsi" w:hAnsiTheme="minorHAnsi"/>
                <w:rPrChange w:id="739" w:author="Microsoft Office User" w:date="2023-07-10T07:16:00Z">
                  <w:rPr/>
                </w:rPrChange>
              </w:rPr>
            </w:pPr>
            <w:r w:rsidRPr="00883F17">
              <w:rPr>
                <w:rFonts w:asciiTheme="minorHAnsi" w:hAnsiTheme="minorHAnsi" w:cs="Calibri"/>
                <w:color w:val="000000"/>
                <w:rPrChange w:id="740" w:author="Microsoft Office User" w:date="2023-07-10T07:16:00Z">
                  <w:rPr>
                    <w:rFonts w:ascii="Calibri" w:hAnsi="Calibri" w:cs="Calibri"/>
                    <w:color w:val="000000"/>
                  </w:rPr>
                </w:rPrChange>
              </w:rPr>
              <w:t>Semi-deciduous (~60)</w:t>
            </w:r>
          </w:p>
        </w:tc>
      </w:tr>
    </w:tbl>
    <w:p w14:paraId="4112A60F" w14:textId="0BF54EF1" w:rsidR="00925F8D" w:rsidRPr="00883F17" w:rsidRDefault="00925F8D">
      <w:pPr>
        <w:pBdr>
          <w:top w:val="nil"/>
          <w:left w:val="nil"/>
          <w:bottom w:val="nil"/>
          <w:right w:val="nil"/>
          <w:between w:val="nil"/>
        </w:pBdr>
        <w:spacing w:before="180" w:after="180" w:line="480" w:lineRule="auto"/>
        <w:ind w:right="-261"/>
        <w:rPr>
          <w:rFonts w:asciiTheme="minorHAnsi" w:hAnsiTheme="minorHAnsi"/>
          <w:rPrChange w:id="741" w:author="Microsoft Office User" w:date="2023-07-10T07:16:00Z">
            <w:rPr/>
          </w:rPrChange>
        </w:rPr>
      </w:pPr>
    </w:p>
    <w:p w14:paraId="03795529" w14:textId="77777777" w:rsidR="00925F8D" w:rsidRPr="00883F17" w:rsidRDefault="00000000">
      <w:pPr>
        <w:pStyle w:val="Heading2"/>
        <w:spacing w:line="480" w:lineRule="auto"/>
        <w:ind w:right="-261"/>
        <w:rPr>
          <w:rFonts w:asciiTheme="minorHAnsi" w:hAnsiTheme="minorHAnsi"/>
          <w:color w:val="000000"/>
          <w:sz w:val="24"/>
          <w:szCs w:val="24"/>
          <w:rPrChange w:id="742" w:author="Microsoft Office User" w:date="2023-07-10T07:16:00Z">
            <w:rPr>
              <w:color w:val="000000"/>
            </w:rPr>
          </w:rPrChange>
        </w:rPr>
      </w:pPr>
      <w:r w:rsidRPr="00883F17">
        <w:rPr>
          <w:rFonts w:asciiTheme="minorHAnsi" w:hAnsiTheme="minorHAnsi"/>
          <w:color w:val="000000"/>
          <w:sz w:val="24"/>
          <w:szCs w:val="24"/>
          <w:rPrChange w:id="743" w:author="Microsoft Office User" w:date="2023-07-10T07:16:00Z">
            <w:rPr>
              <w:color w:val="000000"/>
            </w:rPr>
          </w:rPrChange>
        </w:rPr>
        <w:t>2.3. Sampling strategy</w:t>
      </w:r>
    </w:p>
    <w:p w14:paraId="28376373" w14:textId="3EED8BC7" w:rsidR="00AE15AA" w:rsidRPr="00883F17" w:rsidRDefault="00000000">
      <w:pPr>
        <w:pBdr>
          <w:top w:val="nil"/>
          <w:left w:val="nil"/>
          <w:bottom w:val="nil"/>
          <w:right w:val="nil"/>
          <w:between w:val="nil"/>
        </w:pBdr>
        <w:spacing w:before="180" w:after="180" w:line="480" w:lineRule="auto"/>
        <w:ind w:right="-261"/>
        <w:rPr>
          <w:rFonts w:asciiTheme="minorHAnsi" w:hAnsiTheme="minorHAnsi"/>
          <w:lang w:val="en-US"/>
          <w:rPrChange w:id="744" w:author="Microsoft Office User" w:date="2023-07-10T07:16:00Z">
            <w:rPr/>
          </w:rPrChange>
        </w:rPr>
      </w:pPr>
      <w:r w:rsidRPr="00883F17">
        <w:rPr>
          <w:rFonts w:asciiTheme="minorHAnsi" w:eastAsia="Cambria" w:hAnsiTheme="minorHAnsi" w:cs="Cambria"/>
          <w:rPrChange w:id="745" w:author="Microsoft Office User" w:date="2023-07-10T07:16:00Z">
            <w:rPr>
              <w:rFonts w:ascii="Cambria" w:eastAsia="Cambria" w:hAnsi="Cambria" w:cs="Cambria"/>
            </w:rPr>
          </w:rPrChange>
        </w:rPr>
        <w:t xml:space="preserve">We </w:t>
      </w:r>
      <w:r w:rsidRPr="00883F17">
        <w:rPr>
          <w:rFonts w:asciiTheme="minorHAnsi" w:hAnsiTheme="minorHAnsi"/>
          <w:rPrChange w:id="746" w:author="Microsoft Office User" w:date="2023-07-10T07:16:00Z">
            <w:rPr/>
          </w:rPrChange>
        </w:rPr>
        <w:t xml:space="preserve">sampled the selected 36 trees every three months </w:t>
      </w:r>
      <w:r w:rsidRPr="00883F17">
        <w:rPr>
          <w:rFonts w:asciiTheme="minorHAnsi" w:eastAsia="Cambria" w:hAnsiTheme="minorHAnsi" w:cs="Cambria"/>
          <w:rPrChange w:id="747" w:author="Microsoft Office User" w:date="2023-07-10T07:16:00Z">
            <w:rPr>
              <w:rFonts w:ascii="Cambria" w:eastAsia="Cambria" w:hAnsi="Cambria" w:cs="Cambria"/>
            </w:rPr>
          </w:rPrChange>
        </w:rPr>
        <w:t>from May 2019 to February 2020, specifically in May 2019 (transition from wet to dry season), August 2019 (dry season), November 2019 (transition from dry to wet season), and February 2020 (wet season). During each field campaign we took two wood cores (~ 5mm diameter a</w:t>
      </w:r>
      <w:r w:rsidRPr="00883F17">
        <w:rPr>
          <w:rFonts w:asciiTheme="minorHAnsi" w:hAnsiTheme="minorHAnsi"/>
          <w:rPrChange w:id="748" w:author="Microsoft Office User" w:date="2023-07-10T07:16:00Z">
            <w:rPr/>
          </w:rPrChange>
        </w:rPr>
        <w:t>nd 20 cm long) approximately</w:t>
      </w:r>
      <w:r w:rsidRPr="00883F17">
        <w:rPr>
          <w:rFonts w:asciiTheme="minorHAnsi" w:eastAsia="Cambria" w:hAnsiTheme="minorHAnsi" w:cs="Cambria"/>
          <w:rPrChange w:id="749" w:author="Microsoft Office User" w:date="2023-07-10T07:16:00Z">
            <w:rPr>
              <w:rFonts w:ascii="Cambria" w:eastAsia="Cambria" w:hAnsi="Cambria" w:cs="Cambria"/>
            </w:rPr>
          </w:rPrChange>
        </w:rPr>
        <w:t xml:space="preserve"> 10 cm away from the last collection point. We used </w:t>
      </w:r>
      <w:r w:rsidRPr="00883F17">
        <w:rPr>
          <w:rFonts w:asciiTheme="minorHAnsi" w:hAnsiTheme="minorHAnsi"/>
          <w:rPrChange w:id="750" w:author="Microsoft Office User" w:date="2023-07-10T07:16:00Z">
            <w:rPr/>
          </w:rPrChange>
        </w:rPr>
        <w:t>one</w:t>
      </w:r>
      <w:r w:rsidRPr="00883F17">
        <w:rPr>
          <w:rFonts w:asciiTheme="minorHAnsi" w:eastAsia="Cambria" w:hAnsiTheme="minorHAnsi" w:cs="Cambria"/>
          <w:rPrChange w:id="751" w:author="Microsoft Office User" w:date="2023-07-10T07:16:00Z">
            <w:rPr>
              <w:rFonts w:ascii="Cambria" w:eastAsia="Cambria" w:hAnsi="Cambria" w:cs="Cambria"/>
            </w:rPr>
          </w:rPrChange>
        </w:rPr>
        <w:t xml:space="preserve"> wood core to quantify starch distribution along the radial axis from bark to pith using the histological quantification method described in Herrera-Ramírez et al. (2021). The se</w:t>
      </w:r>
      <w:r w:rsidRPr="00883F17">
        <w:rPr>
          <w:rFonts w:asciiTheme="minorHAnsi" w:hAnsiTheme="minorHAnsi"/>
          <w:rPrChange w:id="752" w:author="Microsoft Office User" w:date="2023-07-10T07:16:00Z">
            <w:rPr/>
          </w:rPrChange>
        </w:rPr>
        <w:t>cond wood core was used to incubate CO</w:t>
      </w:r>
      <w:r w:rsidRPr="00883F17">
        <w:rPr>
          <w:rFonts w:asciiTheme="minorHAnsi" w:hAnsiTheme="minorHAnsi"/>
          <w:vertAlign w:val="subscript"/>
          <w:rPrChange w:id="753" w:author="Microsoft Office User" w:date="2023-07-10T07:16:00Z">
            <w:rPr>
              <w:vertAlign w:val="subscript"/>
            </w:rPr>
          </w:rPrChange>
        </w:rPr>
        <w:t>2</w:t>
      </w:r>
      <w:r w:rsidRPr="00883F17">
        <w:rPr>
          <w:rFonts w:asciiTheme="minorHAnsi" w:hAnsiTheme="minorHAnsi"/>
          <w:rPrChange w:id="754" w:author="Microsoft Office User" w:date="2023-07-10T07:16:00Z">
            <w:rPr/>
          </w:rPrChange>
        </w:rPr>
        <w:t xml:space="preserve"> and estimate wood respiration rates. </w:t>
      </w:r>
      <w:ins w:id="755" w:author="Microsoft Office User" w:date="2023-06-28T14:29:00Z">
        <w:r w:rsidR="00AE15AA" w:rsidRPr="00883F17">
          <w:rPr>
            <w:rFonts w:asciiTheme="minorHAnsi" w:hAnsiTheme="minorHAnsi"/>
            <w:lang w:val="en-US"/>
            <w:rPrChange w:id="756" w:author="Microsoft Office User" w:date="2023-07-10T07:16:00Z">
              <w:rPr>
                <w:lang w:val="en-US"/>
              </w:rPr>
            </w:rPrChange>
          </w:rPr>
          <w:t>Wood cores were place</w:t>
        </w:r>
      </w:ins>
      <w:ins w:id="757" w:author="Microsoft Office User" w:date="2023-07-08T10:09:00Z">
        <w:r w:rsidR="005C7CE4" w:rsidRPr="00883F17">
          <w:rPr>
            <w:rFonts w:asciiTheme="minorHAnsi" w:hAnsiTheme="minorHAnsi"/>
            <w:lang w:val="en-US"/>
            <w:rPrChange w:id="758" w:author="Microsoft Office User" w:date="2023-07-10T07:16:00Z">
              <w:rPr>
                <w:lang w:val="en-US"/>
              </w:rPr>
            </w:rPrChange>
          </w:rPr>
          <w:t>d</w:t>
        </w:r>
      </w:ins>
      <w:ins w:id="759" w:author="Microsoft Office User" w:date="2023-06-28T14:29:00Z">
        <w:r w:rsidR="00AE15AA" w:rsidRPr="00883F17">
          <w:rPr>
            <w:rFonts w:asciiTheme="minorHAnsi" w:hAnsiTheme="minorHAnsi"/>
            <w:lang w:val="en-US"/>
            <w:rPrChange w:id="760" w:author="Microsoft Office User" w:date="2023-07-10T07:16:00Z">
              <w:rPr>
                <w:lang w:val="en-US"/>
              </w:rPr>
            </w:rPrChange>
          </w:rPr>
          <w:t xml:space="preserve"> </w:t>
        </w:r>
      </w:ins>
      <w:ins w:id="761" w:author="Microsoft Office User" w:date="2023-07-08T10:09:00Z">
        <w:r w:rsidR="005C7CE4" w:rsidRPr="00883F17">
          <w:rPr>
            <w:rFonts w:asciiTheme="minorHAnsi" w:hAnsiTheme="minorHAnsi"/>
            <w:lang w:val="en-US"/>
            <w:rPrChange w:id="762" w:author="Microsoft Office User" w:date="2023-07-10T07:16:00Z">
              <w:rPr>
                <w:lang w:val="en-US"/>
              </w:rPr>
            </w:rPrChange>
          </w:rPr>
          <w:t>in</w:t>
        </w:r>
      </w:ins>
      <w:ins w:id="763" w:author="Microsoft Office User" w:date="2023-06-28T14:29:00Z">
        <w:r w:rsidR="00AE15AA" w:rsidRPr="00883F17">
          <w:rPr>
            <w:rFonts w:asciiTheme="minorHAnsi" w:hAnsiTheme="minorHAnsi"/>
            <w:lang w:val="en-US"/>
            <w:rPrChange w:id="764" w:author="Microsoft Office User" w:date="2023-07-10T07:16:00Z">
              <w:rPr>
                <w:lang w:val="en-US"/>
              </w:rPr>
            </w:rPrChange>
          </w:rPr>
          <w:t xml:space="preserve"> ice </w:t>
        </w:r>
      </w:ins>
      <w:ins w:id="765" w:author="Microsoft Office User" w:date="2023-07-08T10:08:00Z">
        <w:r w:rsidR="005C7CE4" w:rsidRPr="00883F17">
          <w:rPr>
            <w:rFonts w:asciiTheme="minorHAnsi" w:hAnsiTheme="minorHAnsi"/>
            <w:lang w:val="en-US"/>
            <w:rPrChange w:id="766" w:author="Microsoft Office User" w:date="2023-07-10T07:16:00Z">
              <w:rPr>
                <w:lang w:val="en-US"/>
              </w:rPr>
            </w:rPrChange>
          </w:rPr>
          <w:t>immediately</w:t>
        </w:r>
      </w:ins>
      <w:ins w:id="767" w:author="Microsoft Office User" w:date="2023-06-28T14:29:00Z">
        <w:r w:rsidR="00AE15AA" w:rsidRPr="00883F17">
          <w:rPr>
            <w:rFonts w:asciiTheme="minorHAnsi" w:hAnsiTheme="minorHAnsi"/>
            <w:lang w:val="en-US"/>
            <w:rPrChange w:id="768" w:author="Microsoft Office User" w:date="2023-07-10T07:16:00Z">
              <w:rPr>
                <w:lang w:val="en-US"/>
              </w:rPr>
            </w:rPrChange>
          </w:rPr>
          <w:t xml:space="preserve"> after collection and</w:t>
        </w:r>
      </w:ins>
      <w:ins w:id="769" w:author="Microsoft Office User" w:date="2023-07-08T10:09:00Z">
        <w:r w:rsidR="005C7CE4" w:rsidRPr="00883F17">
          <w:rPr>
            <w:rFonts w:asciiTheme="minorHAnsi" w:hAnsiTheme="minorHAnsi"/>
            <w:lang w:val="en-US"/>
            <w:rPrChange w:id="770" w:author="Microsoft Office User" w:date="2023-07-10T07:16:00Z">
              <w:rPr>
                <w:lang w:val="en-US"/>
              </w:rPr>
            </w:rPrChange>
          </w:rPr>
          <w:t xml:space="preserve"> frozen</w:t>
        </w:r>
      </w:ins>
      <w:ins w:id="771" w:author="Microsoft Office User" w:date="2023-06-28T14:29:00Z">
        <w:r w:rsidR="00AE15AA" w:rsidRPr="00883F17">
          <w:rPr>
            <w:rFonts w:asciiTheme="minorHAnsi" w:hAnsiTheme="minorHAnsi"/>
            <w:lang w:val="en-US"/>
            <w:rPrChange w:id="772" w:author="Microsoft Office User" w:date="2023-07-10T07:16:00Z">
              <w:rPr>
                <w:lang w:val="en-US"/>
              </w:rPr>
            </w:rPrChange>
          </w:rPr>
          <w:t xml:space="preserve"> at -18</w:t>
        </w:r>
      </w:ins>
      <w:ins w:id="773" w:author="Microsoft Office User" w:date="2023-07-08T21:43:00Z">
        <w:r w:rsidR="009A0123" w:rsidRPr="00883F17">
          <w:rPr>
            <w:rFonts w:asciiTheme="minorHAnsi" w:hAnsiTheme="minorHAnsi"/>
            <w:lang w:val="en-US"/>
            <w:rPrChange w:id="774" w:author="Microsoft Office User" w:date="2023-07-10T07:16:00Z">
              <w:rPr>
                <w:lang w:val="en-US"/>
              </w:rPr>
            </w:rPrChange>
          </w:rPr>
          <w:t xml:space="preserve"> </w:t>
        </w:r>
        <w:r w:rsidR="009A0123" w:rsidRPr="00883F17">
          <w:rPr>
            <w:rFonts w:asciiTheme="minorHAnsi" w:hAnsiTheme="minorHAnsi"/>
            <w:lang w:val="en-US"/>
            <w:rPrChange w:id="775" w:author="Microsoft Office User" w:date="2023-07-10T07:16:00Z">
              <w:rPr>
                <w:lang w:val="en-US"/>
              </w:rPr>
            </w:rPrChange>
          </w:rPr>
          <w:t>˚C</w:t>
        </w:r>
      </w:ins>
      <w:ins w:id="776" w:author="Microsoft Office User" w:date="2023-06-28T14:29:00Z">
        <w:r w:rsidR="00AE15AA" w:rsidRPr="00883F17">
          <w:rPr>
            <w:rFonts w:asciiTheme="minorHAnsi" w:hAnsiTheme="minorHAnsi"/>
            <w:lang w:val="en-US"/>
            <w:rPrChange w:id="777" w:author="Microsoft Office User" w:date="2023-07-10T07:16:00Z">
              <w:rPr>
                <w:lang w:val="en-US"/>
              </w:rPr>
            </w:rPrChange>
          </w:rPr>
          <w:t xml:space="preserve"> </w:t>
        </w:r>
      </w:ins>
      <w:ins w:id="778" w:author="Microsoft Office User" w:date="2023-06-28T14:30:00Z">
        <w:r w:rsidR="00AE15AA" w:rsidRPr="00883F17">
          <w:rPr>
            <w:rFonts w:asciiTheme="minorHAnsi" w:hAnsiTheme="minorHAnsi"/>
            <w:lang w:val="en-US"/>
            <w:rPrChange w:id="779" w:author="Microsoft Office User" w:date="2023-07-10T07:16:00Z">
              <w:rPr>
                <w:lang w:val="en-US"/>
              </w:rPr>
            </w:rPrChange>
          </w:rPr>
          <w:t>wit</w:t>
        </w:r>
      </w:ins>
      <w:ins w:id="780" w:author="Microsoft Office User" w:date="2023-07-08T10:10:00Z">
        <w:r w:rsidR="005C7CE4" w:rsidRPr="00883F17">
          <w:rPr>
            <w:rFonts w:asciiTheme="minorHAnsi" w:hAnsiTheme="minorHAnsi"/>
            <w:lang w:val="en-US"/>
            <w:rPrChange w:id="781" w:author="Microsoft Office User" w:date="2023-07-10T07:16:00Z">
              <w:rPr>
                <w:lang w:val="en-US"/>
              </w:rPr>
            </w:rPrChange>
          </w:rPr>
          <w:t>h</w:t>
        </w:r>
      </w:ins>
      <w:ins w:id="782" w:author="Microsoft Office User" w:date="2023-06-28T14:30:00Z">
        <w:r w:rsidR="00AE15AA" w:rsidRPr="00883F17">
          <w:rPr>
            <w:rFonts w:asciiTheme="minorHAnsi" w:hAnsiTheme="minorHAnsi"/>
            <w:lang w:val="en-US"/>
            <w:rPrChange w:id="783" w:author="Microsoft Office User" w:date="2023-07-10T07:16:00Z">
              <w:rPr>
                <w:lang w:val="en-US"/>
              </w:rPr>
            </w:rPrChange>
          </w:rPr>
          <w:t xml:space="preserve">in two hours in order to </w:t>
        </w:r>
      </w:ins>
      <w:ins w:id="784" w:author="Microsoft Office User" w:date="2023-07-08T10:10:00Z">
        <w:r w:rsidR="005C7CE4" w:rsidRPr="00883F17">
          <w:rPr>
            <w:rFonts w:asciiTheme="minorHAnsi" w:hAnsiTheme="minorHAnsi"/>
            <w:lang w:val="en-US"/>
            <w:rPrChange w:id="785" w:author="Microsoft Office User" w:date="2023-07-10T07:16:00Z">
              <w:rPr>
                <w:lang w:val="en-US"/>
              </w:rPr>
            </w:rPrChange>
          </w:rPr>
          <w:t>stop</w:t>
        </w:r>
      </w:ins>
      <w:ins w:id="786" w:author="Microsoft Office User" w:date="2023-06-28T14:30:00Z">
        <w:r w:rsidR="00AE15AA" w:rsidRPr="00883F17">
          <w:rPr>
            <w:rFonts w:asciiTheme="minorHAnsi" w:hAnsiTheme="minorHAnsi"/>
            <w:lang w:val="en-US"/>
            <w:rPrChange w:id="787" w:author="Microsoft Office User" w:date="2023-07-10T07:16:00Z">
              <w:rPr>
                <w:lang w:val="en-US"/>
              </w:rPr>
            </w:rPrChange>
          </w:rPr>
          <w:t xml:space="preserve"> respiration. After freezing they were dried at 60 ˚C for two days. </w:t>
        </w:r>
      </w:ins>
    </w:p>
    <w:p w14:paraId="750E2E6F" w14:textId="77777777" w:rsidR="00925F8D" w:rsidRPr="00883F17" w:rsidRDefault="00000000">
      <w:pPr>
        <w:pStyle w:val="Heading2"/>
        <w:spacing w:line="480" w:lineRule="auto"/>
        <w:ind w:right="-261"/>
        <w:rPr>
          <w:rFonts w:asciiTheme="minorHAnsi" w:hAnsiTheme="minorHAnsi"/>
          <w:color w:val="000000"/>
          <w:sz w:val="24"/>
          <w:szCs w:val="24"/>
          <w:rPrChange w:id="788" w:author="Microsoft Office User" w:date="2023-07-10T07:16:00Z">
            <w:rPr>
              <w:color w:val="000000"/>
            </w:rPr>
          </w:rPrChange>
        </w:rPr>
      </w:pPr>
      <w:r w:rsidRPr="00883F17">
        <w:rPr>
          <w:rFonts w:asciiTheme="minorHAnsi" w:hAnsiTheme="minorHAnsi"/>
          <w:color w:val="000000"/>
          <w:sz w:val="24"/>
          <w:szCs w:val="24"/>
          <w:rPrChange w:id="789" w:author="Microsoft Office User" w:date="2023-07-10T07:16:00Z">
            <w:rPr>
              <w:color w:val="000000"/>
            </w:rPr>
          </w:rPrChange>
        </w:rPr>
        <w:t>2.4. NSC seasonality</w:t>
      </w:r>
    </w:p>
    <w:p w14:paraId="11817CFF" w14:textId="30B561AA" w:rsidR="00FF213C" w:rsidRPr="00883F17" w:rsidRDefault="00FF213C">
      <w:pPr>
        <w:pBdr>
          <w:top w:val="nil"/>
          <w:left w:val="nil"/>
          <w:bottom w:val="nil"/>
          <w:right w:val="nil"/>
          <w:between w:val="nil"/>
        </w:pBdr>
        <w:spacing w:before="180" w:after="180" w:line="480" w:lineRule="auto"/>
        <w:ind w:right="-261"/>
        <w:rPr>
          <w:ins w:id="790" w:author="Microsoft Office User" w:date="2023-05-16T14:35:00Z"/>
          <w:rFonts w:asciiTheme="minorHAnsi" w:eastAsia="Cambria" w:hAnsiTheme="minorHAnsi" w:cs="Cambria"/>
          <w:lang w:val="en-US"/>
          <w:rPrChange w:id="791" w:author="Microsoft Office User" w:date="2023-07-10T07:16:00Z">
            <w:rPr>
              <w:ins w:id="792" w:author="Microsoft Office User" w:date="2023-05-16T14:35:00Z"/>
              <w:rFonts w:ascii="Cambria" w:eastAsia="Cambria" w:hAnsi="Cambria" w:cs="Cambria"/>
            </w:rPr>
          </w:rPrChange>
        </w:rPr>
      </w:pPr>
      <w:ins w:id="793" w:author="Microsoft Office User" w:date="2023-05-16T14:35:00Z">
        <w:r w:rsidRPr="00883F17">
          <w:rPr>
            <w:rFonts w:asciiTheme="minorHAnsi" w:eastAsia="Cambria" w:hAnsiTheme="minorHAnsi" w:cs="Cambria"/>
            <w:lang w:val="en-US"/>
            <w:rPrChange w:id="794" w:author="Microsoft Office User" w:date="2023-07-10T07:16:00Z">
              <w:rPr>
                <w:rFonts w:ascii="Cambria" w:eastAsia="Cambria" w:hAnsi="Cambria" w:cs="Cambria"/>
                <w:lang w:val="en-US"/>
              </w:rPr>
            </w:rPrChange>
          </w:rPr>
          <w:t xml:space="preserve">We quantified </w:t>
        </w:r>
      </w:ins>
      <w:ins w:id="795" w:author="Microsoft Office User" w:date="2023-05-16T14:36:00Z">
        <w:r w:rsidR="005601F7" w:rsidRPr="00883F17">
          <w:rPr>
            <w:rFonts w:asciiTheme="minorHAnsi" w:eastAsia="Cambria" w:hAnsiTheme="minorHAnsi" w:cs="Cambria"/>
            <w:lang w:val="en-US"/>
            <w:rPrChange w:id="796" w:author="Microsoft Office User" w:date="2023-07-10T07:16:00Z">
              <w:rPr>
                <w:rFonts w:ascii="Cambria" w:eastAsia="Cambria" w:hAnsi="Cambria" w:cs="Cambria"/>
                <w:lang w:val="en-US"/>
              </w:rPr>
            </w:rPrChange>
          </w:rPr>
          <w:t xml:space="preserve">soluble sugars </w:t>
        </w:r>
      </w:ins>
      <w:ins w:id="797" w:author="Microsoft Office User" w:date="2023-07-08T21:44:00Z">
        <w:r w:rsidR="009A0123" w:rsidRPr="00883F17">
          <w:rPr>
            <w:rFonts w:asciiTheme="minorHAnsi" w:eastAsia="Cambria" w:hAnsiTheme="minorHAnsi" w:cs="Cambria"/>
            <w:lang w:val="en-US"/>
            <w:rPrChange w:id="798" w:author="Microsoft Office User" w:date="2023-07-10T07:16:00Z">
              <w:rPr>
                <w:rFonts w:ascii="Cambria" w:eastAsia="Cambria" w:hAnsi="Cambria" w:cs="Cambria"/>
                <w:lang w:val="en-US"/>
              </w:rPr>
            </w:rPrChange>
          </w:rPr>
          <w:t>with an HPLC following the</w:t>
        </w:r>
      </w:ins>
      <w:ins w:id="799" w:author="Microsoft Office User" w:date="2023-07-08T10:11:00Z">
        <w:r w:rsidR="005C7CE4" w:rsidRPr="00883F17">
          <w:rPr>
            <w:rFonts w:asciiTheme="minorHAnsi" w:eastAsia="Cambria" w:hAnsiTheme="minorHAnsi" w:cs="Cambria"/>
            <w:lang w:val="en-US"/>
            <w:rPrChange w:id="800" w:author="Microsoft Office User" w:date="2023-07-10T07:16:00Z">
              <w:rPr>
                <w:rFonts w:ascii="Cambria" w:eastAsia="Cambria" w:hAnsi="Cambria" w:cs="Cambria"/>
                <w:lang w:val="en-US"/>
              </w:rPr>
            </w:rPrChange>
          </w:rPr>
          <w:t xml:space="preserve"> protoco</w:t>
        </w:r>
      </w:ins>
      <w:ins w:id="801" w:author="Microsoft Office User" w:date="2023-05-16T14:37:00Z">
        <w:r w:rsidR="005601F7" w:rsidRPr="00883F17">
          <w:rPr>
            <w:rFonts w:asciiTheme="minorHAnsi" w:eastAsia="Cambria" w:hAnsiTheme="minorHAnsi" w:cs="Cambria"/>
            <w:lang w:val="en-US"/>
            <w:rPrChange w:id="802" w:author="Microsoft Office User" w:date="2023-07-10T07:16:00Z">
              <w:rPr>
                <w:rFonts w:ascii="Cambria" w:eastAsia="Cambria" w:hAnsi="Cambria" w:cs="Cambria"/>
                <w:lang w:val="en-US"/>
              </w:rPr>
            </w:rPrChange>
          </w:rPr>
          <w:t xml:space="preserve">l from </w:t>
        </w:r>
      </w:ins>
      <w:ins w:id="803" w:author="Microsoft Office User" w:date="2023-05-16T14:38:00Z">
        <w:r w:rsidR="005601F7" w:rsidRPr="00883F17">
          <w:rPr>
            <w:rFonts w:asciiTheme="minorHAnsi" w:eastAsia="Cambria" w:hAnsiTheme="minorHAnsi" w:cs="Cambria"/>
            <w:rPrChange w:id="804" w:author="Microsoft Office User" w:date="2023-07-10T07:16:00Z">
              <w:rPr>
                <w:rFonts w:ascii="Cambria" w:eastAsia="Cambria" w:hAnsi="Cambria" w:cs="Cambria"/>
              </w:rPr>
            </w:rPrChange>
          </w:rPr>
          <w:t xml:space="preserve">Landhäusser et al., </w:t>
        </w:r>
      </w:ins>
      <w:ins w:id="805" w:author="Microsoft Office User" w:date="2023-07-08T10:11:00Z">
        <w:r w:rsidR="005C7CE4" w:rsidRPr="00883F17">
          <w:rPr>
            <w:rFonts w:asciiTheme="minorHAnsi" w:eastAsia="Cambria" w:hAnsiTheme="minorHAnsi" w:cs="Cambria"/>
            <w:lang w:val="en-US"/>
            <w:rPrChange w:id="806" w:author="Microsoft Office User" w:date="2023-07-10T07:16:00Z">
              <w:rPr>
                <w:rFonts w:ascii="Cambria" w:eastAsia="Cambria" w:hAnsi="Cambria" w:cs="Cambria"/>
                <w:lang w:val="en-US"/>
              </w:rPr>
            </w:rPrChange>
          </w:rPr>
          <w:t>(</w:t>
        </w:r>
      </w:ins>
      <w:ins w:id="807" w:author="Microsoft Office User" w:date="2023-05-16T14:38:00Z">
        <w:r w:rsidR="005601F7" w:rsidRPr="00883F17">
          <w:rPr>
            <w:rFonts w:asciiTheme="minorHAnsi" w:eastAsia="Cambria" w:hAnsiTheme="minorHAnsi" w:cs="Cambria"/>
            <w:rPrChange w:id="808" w:author="Microsoft Office User" w:date="2023-07-10T07:16:00Z">
              <w:rPr>
                <w:rFonts w:ascii="Cambria" w:eastAsia="Cambria" w:hAnsi="Cambria" w:cs="Cambria"/>
              </w:rPr>
            </w:rPrChange>
          </w:rPr>
          <w:t>2018)</w:t>
        </w:r>
      </w:ins>
      <w:ins w:id="809" w:author="Microsoft Office User" w:date="2023-07-08T21:44:00Z">
        <w:r w:rsidR="009A0123" w:rsidRPr="00883F17">
          <w:rPr>
            <w:rFonts w:asciiTheme="minorHAnsi" w:eastAsia="Cambria" w:hAnsiTheme="minorHAnsi" w:cs="Cambria"/>
            <w:lang w:val="en-US"/>
            <w:rPrChange w:id="810" w:author="Microsoft Office User" w:date="2023-07-10T07:16:00Z">
              <w:rPr>
                <w:rFonts w:ascii="Cambria" w:eastAsia="Cambria" w:hAnsi="Cambria" w:cs="Cambria"/>
                <w:lang w:val="en-US"/>
              </w:rPr>
            </w:rPrChange>
          </w:rPr>
          <w:t>. We quantified</w:t>
        </w:r>
      </w:ins>
      <w:ins w:id="811" w:author="Microsoft Office User" w:date="2023-07-08T21:45:00Z">
        <w:r w:rsidR="009A0123" w:rsidRPr="00883F17">
          <w:rPr>
            <w:rFonts w:asciiTheme="minorHAnsi" w:eastAsia="Cambria" w:hAnsiTheme="minorHAnsi" w:cs="Cambria"/>
            <w:lang w:val="en-US"/>
            <w:rPrChange w:id="812" w:author="Microsoft Office User" w:date="2023-07-10T07:16:00Z">
              <w:rPr>
                <w:rFonts w:ascii="Cambria" w:eastAsia="Cambria" w:hAnsi="Cambria" w:cs="Cambria"/>
                <w:lang w:val="en-US"/>
              </w:rPr>
            </w:rPrChange>
          </w:rPr>
          <w:t xml:space="preserve"> </w:t>
        </w:r>
      </w:ins>
      <w:ins w:id="813" w:author="Microsoft Office User" w:date="2023-05-16T14:38:00Z">
        <w:r w:rsidR="005601F7" w:rsidRPr="00883F17">
          <w:rPr>
            <w:rFonts w:asciiTheme="minorHAnsi" w:eastAsia="Cambria" w:hAnsiTheme="minorHAnsi" w:cs="Cambria"/>
            <w:lang w:val="en-US"/>
            <w:rPrChange w:id="814" w:author="Microsoft Office User" w:date="2023-07-10T07:16:00Z">
              <w:rPr>
                <w:rFonts w:ascii="Cambria" w:eastAsia="Cambria" w:hAnsi="Cambria" w:cs="Cambria"/>
                <w:lang w:val="en-US"/>
              </w:rPr>
            </w:rPrChange>
          </w:rPr>
          <w:t xml:space="preserve">starch based on </w:t>
        </w:r>
      </w:ins>
      <w:ins w:id="815" w:author="Microsoft Office User" w:date="2023-05-16T14:39:00Z">
        <w:r w:rsidR="005601F7" w:rsidRPr="00883F17">
          <w:rPr>
            <w:rFonts w:asciiTheme="minorHAnsi" w:eastAsia="Cambria" w:hAnsiTheme="minorHAnsi" w:cs="Cambria"/>
            <w:lang w:val="en-US"/>
            <w:rPrChange w:id="816" w:author="Microsoft Office User" w:date="2023-07-10T07:16:00Z">
              <w:rPr>
                <w:rFonts w:ascii="Cambria" w:eastAsia="Cambria" w:hAnsi="Cambria" w:cs="Cambria"/>
                <w:lang w:val="en-US"/>
              </w:rPr>
            </w:rPrChange>
          </w:rPr>
          <w:t>the histological method proposed by Herrera</w:t>
        </w:r>
      </w:ins>
      <w:ins w:id="817" w:author="Microsoft Office User" w:date="2023-07-08T21:45:00Z">
        <w:r w:rsidR="009A0123" w:rsidRPr="00883F17">
          <w:rPr>
            <w:rFonts w:asciiTheme="minorHAnsi" w:eastAsia="Cambria" w:hAnsiTheme="minorHAnsi" w:cs="Cambria"/>
            <w:lang w:val="en-US"/>
            <w:rPrChange w:id="818" w:author="Microsoft Office User" w:date="2023-07-10T07:16:00Z">
              <w:rPr>
                <w:rFonts w:ascii="Cambria" w:eastAsia="Cambria" w:hAnsi="Cambria" w:cs="Cambria"/>
                <w:lang w:val="en-US"/>
              </w:rPr>
            </w:rPrChange>
          </w:rPr>
          <w:t>-</w:t>
        </w:r>
      </w:ins>
      <w:ins w:id="819" w:author="Microsoft Office User" w:date="2023-05-16T14:39:00Z">
        <w:r w:rsidR="005601F7" w:rsidRPr="00883F17">
          <w:rPr>
            <w:rFonts w:asciiTheme="minorHAnsi" w:eastAsia="Cambria" w:hAnsiTheme="minorHAnsi" w:cs="Cambria"/>
            <w:lang w:val="en-US"/>
            <w:rPrChange w:id="820" w:author="Microsoft Office User" w:date="2023-07-10T07:16:00Z">
              <w:rPr>
                <w:rFonts w:ascii="Cambria" w:eastAsia="Cambria" w:hAnsi="Cambria" w:cs="Cambria"/>
                <w:lang w:val="en-US"/>
              </w:rPr>
            </w:rPrChange>
          </w:rPr>
          <w:t xml:space="preserve">Ramirez et al., </w:t>
        </w:r>
      </w:ins>
      <w:ins w:id="821" w:author="Microsoft Office User" w:date="2023-07-08T21:45:00Z">
        <w:r w:rsidR="009A0123" w:rsidRPr="00883F17">
          <w:rPr>
            <w:rFonts w:asciiTheme="minorHAnsi" w:eastAsia="Cambria" w:hAnsiTheme="minorHAnsi" w:cs="Cambria"/>
            <w:lang w:val="en-US"/>
            <w:rPrChange w:id="822" w:author="Microsoft Office User" w:date="2023-07-10T07:16:00Z">
              <w:rPr>
                <w:rFonts w:ascii="Cambria" w:eastAsia="Cambria" w:hAnsi="Cambria" w:cs="Cambria"/>
                <w:lang w:val="en-US"/>
              </w:rPr>
            </w:rPrChange>
          </w:rPr>
          <w:t>(</w:t>
        </w:r>
      </w:ins>
      <w:ins w:id="823" w:author="Microsoft Office User" w:date="2023-05-16T14:39:00Z">
        <w:r w:rsidR="005601F7" w:rsidRPr="00883F17">
          <w:rPr>
            <w:rFonts w:asciiTheme="minorHAnsi" w:eastAsia="Cambria" w:hAnsiTheme="minorHAnsi" w:cs="Cambria"/>
            <w:lang w:val="en-US"/>
            <w:rPrChange w:id="824" w:author="Microsoft Office User" w:date="2023-07-10T07:16:00Z">
              <w:rPr>
                <w:rFonts w:ascii="Cambria" w:eastAsia="Cambria" w:hAnsi="Cambria" w:cs="Cambria"/>
                <w:lang w:val="en-US"/>
              </w:rPr>
            </w:rPrChange>
          </w:rPr>
          <w:t xml:space="preserve">2021). </w:t>
        </w:r>
      </w:ins>
    </w:p>
    <w:p w14:paraId="3C183EFA" w14:textId="75943EA6"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825" w:author="Microsoft Office User" w:date="2023-07-10T07:16:00Z">
            <w:rPr/>
          </w:rPrChange>
        </w:rPr>
      </w:pPr>
      <w:r w:rsidRPr="00883F17">
        <w:rPr>
          <w:rFonts w:asciiTheme="minorHAnsi" w:eastAsia="Cambria" w:hAnsiTheme="minorHAnsi" w:cs="Cambria"/>
          <w:rPrChange w:id="826" w:author="Microsoft Office User" w:date="2023-07-10T07:16:00Z">
            <w:rPr>
              <w:rFonts w:ascii="Cambria" w:eastAsia="Cambria" w:hAnsi="Cambria" w:cs="Cambria"/>
            </w:rPr>
          </w:rPrChange>
        </w:rPr>
        <w:t xml:space="preserve">To quantify the starch concentration </w:t>
      </w:r>
      <w:r w:rsidRPr="00883F17">
        <w:rPr>
          <w:rFonts w:asciiTheme="minorHAnsi" w:hAnsiTheme="minorHAnsi"/>
          <w:rPrChange w:id="827" w:author="Microsoft Office User" w:date="2023-07-10T07:16:00Z">
            <w:rPr/>
          </w:rPrChange>
        </w:rPr>
        <w:t>using</w:t>
      </w:r>
      <w:r w:rsidRPr="00883F17">
        <w:rPr>
          <w:rFonts w:asciiTheme="minorHAnsi" w:eastAsia="Cambria" w:hAnsiTheme="minorHAnsi" w:cs="Cambria"/>
          <w:rPrChange w:id="828" w:author="Microsoft Office User" w:date="2023-07-10T07:16:00Z">
            <w:rPr>
              <w:rFonts w:ascii="Cambria" w:eastAsia="Cambria" w:hAnsi="Cambria" w:cs="Cambria"/>
            </w:rPr>
          </w:rPrChange>
        </w:rPr>
        <w:t xml:space="preserve"> the histological method we took 30 </w:t>
      </w:r>
      <m:oMath>
        <m:r>
          <w:rPr>
            <w:rFonts w:ascii="Cambria Math" w:hAnsi="Cambria Math"/>
          </w:rPr>
          <m:t>μ</m:t>
        </m:r>
      </m:oMath>
      <w:r w:rsidRPr="00883F17">
        <w:rPr>
          <w:rFonts w:asciiTheme="minorHAnsi" w:eastAsia="Cambria" w:hAnsiTheme="minorHAnsi" w:cs="Cambria"/>
          <w:rPrChange w:id="829" w:author="Microsoft Office User" w:date="2023-07-10T07:16:00Z">
            <w:rPr>
              <w:rFonts w:ascii="Cambria" w:eastAsia="Cambria" w:hAnsi="Cambria" w:cs="Cambria"/>
            </w:rPr>
          </w:rPrChange>
        </w:rPr>
        <w:t xml:space="preserve">m thick slices </w:t>
      </w:r>
      <w:r w:rsidRPr="00883F17">
        <w:rPr>
          <w:rFonts w:asciiTheme="minorHAnsi" w:hAnsiTheme="minorHAnsi"/>
          <w:rPrChange w:id="830" w:author="Microsoft Office User" w:date="2023-07-10T07:16:00Z">
            <w:rPr/>
          </w:rPrChange>
        </w:rPr>
        <w:t xml:space="preserve">and </w:t>
      </w:r>
      <w:r w:rsidRPr="00883F17">
        <w:rPr>
          <w:rFonts w:asciiTheme="minorHAnsi" w:eastAsia="Cambria" w:hAnsiTheme="minorHAnsi" w:cs="Cambria"/>
          <w:rPrChange w:id="831" w:author="Microsoft Office User" w:date="2023-07-10T07:16:00Z">
            <w:rPr>
              <w:rFonts w:ascii="Cambria" w:eastAsia="Cambria" w:hAnsi="Cambria" w:cs="Cambria"/>
            </w:rPr>
          </w:rPrChange>
        </w:rPr>
        <w:t>mounted them on a glass slide with glycerol.</w:t>
      </w:r>
      <w:r w:rsidRPr="00883F17">
        <w:rPr>
          <w:rFonts w:asciiTheme="minorHAnsi" w:hAnsiTheme="minorHAnsi"/>
          <w:rPrChange w:id="832" w:author="Microsoft Office User" w:date="2023-07-10T07:16:00Z">
            <w:rPr/>
          </w:rPrChange>
        </w:rPr>
        <w:t xml:space="preserve"> </w:t>
      </w:r>
      <w:r w:rsidRPr="00883F17">
        <w:rPr>
          <w:rFonts w:asciiTheme="minorHAnsi" w:eastAsia="Cambria" w:hAnsiTheme="minorHAnsi" w:cs="Cambria"/>
          <w:rPrChange w:id="833" w:author="Microsoft Office User" w:date="2023-07-10T07:16:00Z">
            <w:rPr>
              <w:rFonts w:ascii="Cambria" w:eastAsia="Cambria" w:hAnsi="Cambria" w:cs="Cambria"/>
            </w:rPr>
          </w:rPrChange>
        </w:rPr>
        <w:t>T</w:t>
      </w:r>
      <w:r w:rsidRPr="00883F17">
        <w:rPr>
          <w:rFonts w:asciiTheme="minorHAnsi" w:hAnsiTheme="minorHAnsi"/>
          <w:rPrChange w:id="834" w:author="Microsoft Office User" w:date="2023-07-10T07:16:00Z">
            <w:rPr/>
          </w:rPrChange>
        </w:rPr>
        <w:t>he wood surface was covered</w:t>
      </w:r>
      <w:r w:rsidRPr="00883F17">
        <w:rPr>
          <w:rFonts w:asciiTheme="minorHAnsi" w:eastAsia="Cambria" w:hAnsiTheme="minorHAnsi" w:cs="Cambria"/>
          <w:rPrChange w:id="835" w:author="Microsoft Office User" w:date="2023-07-10T07:16:00Z">
            <w:rPr>
              <w:rFonts w:ascii="Cambria" w:eastAsia="Cambria" w:hAnsi="Cambria" w:cs="Cambria"/>
            </w:rPr>
          </w:rPrChange>
        </w:rPr>
        <w:t xml:space="preserve"> with Lugol’s </w:t>
      </w:r>
      <w:r w:rsidRPr="00883F17">
        <w:rPr>
          <w:rFonts w:asciiTheme="minorHAnsi" w:eastAsia="Cambria" w:hAnsiTheme="minorHAnsi" w:cs="Cambria"/>
          <w:rPrChange w:id="836" w:author="Microsoft Office User" w:date="2023-07-10T07:16:00Z">
            <w:rPr>
              <w:rFonts w:ascii="Cambria" w:eastAsia="Cambria" w:hAnsi="Cambria" w:cs="Cambria"/>
            </w:rPr>
          </w:rPrChange>
        </w:rPr>
        <w:lastRenderedPageBreak/>
        <w:t xml:space="preserve">iodine solution for 3 minutes to stain starch grains and </w:t>
      </w:r>
      <w:r w:rsidRPr="00883F17">
        <w:rPr>
          <w:rFonts w:asciiTheme="minorHAnsi" w:hAnsiTheme="minorHAnsi"/>
          <w:rPrChange w:id="837" w:author="Microsoft Office User" w:date="2023-07-10T07:16:00Z">
            <w:rPr/>
          </w:rPrChange>
        </w:rPr>
        <w:t>then</w:t>
      </w:r>
      <w:r w:rsidRPr="00883F17">
        <w:rPr>
          <w:rFonts w:asciiTheme="minorHAnsi" w:eastAsia="Cambria" w:hAnsiTheme="minorHAnsi" w:cs="Cambria"/>
          <w:rPrChange w:id="838" w:author="Microsoft Office User" w:date="2023-07-10T07:16:00Z">
            <w:rPr>
              <w:rFonts w:ascii="Cambria" w:eastAsia="Cambria" w:hAnsi="Cambria" w:cs="Cambria"/>
            </w:rPr>
          </w:rPrChange>
        </w:rPr>
        <w:t xml:space="preserve"> covered with a coverslip. The stained samples were photographed using an optical digital microscope with a large depth-of-field (Keyence, VHX-6000, USA) within 3 hours. Panoramic images of the sample were taken at 300x magnification.</w:t>
      </w:r>
    </w:p>
    <w:p w14:paraId="102DE43E" w14:textId="406375AC" w:rsidR="002139A7" w:rsidRPr="00883F17" w:rsidRDefault="00000000">
      <w:pPr>
        <w:pBdr>
          <w:top w:val="nil"/>
          <w:left w:val="nil"/>
          <w:bottom w:val="nil"/>
          <w:right w:val="nil"/>
          <w:between w:val="nil"/>
        </w:pBdr>
        <w:spacing w:before="180" w:after="180" w:line="480" w:lineRule="auto"/>
        <w:ind w:right="-261"/>
        <w:rPr>
          <w:ins w:id="839" w:author="Microsoft Office User" w:date="2023-05-16T12:03:00Z"/>
          <w:rFonts w:asciiTheme="minorHAnsi" w:eastAsia="Cambria" w:hAnsiTheme="minorHAnsi" w:cs="Cambria"/>
          <w:rPrChange w:id="840" w:author="Microsoft Office User" w:date="2023-07-10T07:16:00Z">
            <w:rPr>
              <w:ins w:id="841" w:author="Microsoft Office User" w:date="2023-05-16T12:03:00Z"/>
              <w:rFonts w:ascii="Cambria" w:eastAsia="Cambria" w:hAnsi="Cambria" w:cs="Cambria"/>
            </w:rPr>
          </w:rPrChange>
        </w:rPr>
      </w:pPr>
      <w:r w:rsidRPr="00883F17">
        <w:rPr>
          <w:rFonts w:asciiTheme="minorHAnsi" w:eastAsia="Cambria" w:hAnsiTheme="minorHAnsi" w:cs="Cambria"/>
          <w:rPrChange w:id="842" w:author="Microsoft Office User" w:date="2023-07-10T07:16:00Z">
            <w:rPr>
              <w:rFonts w:ascii="Cambria" w:eastAsia="Cambria" w:hAnsi="Cambria" w:cs="Cambria"/>
            </w:rPr>
          </w:rPrChange>
        </w:rPr>
        <w:t xml:space="preserve">We quantified the percentage of starch in the samples by repeatedly measuring the areal percentage of starch coverage </w:t>
      </w:r>
      <w:r w:rsidRPr="00883F17">
        <w:rPr>
          <w:rFonts w:asciiTheme="minorHAnsi" w:hAnsiTheme="minorHAnsi"/>
          <w:rPrChange w:id="843" w:author="Microsoft Office User" w:date="2023-07-10T07:16:00Z">
            <w:rPr/>
          </w:rPrChange>
        </w:rPr>
        <w:t>for each</w:t>
      </w:r>
      <w:r w:rsidRPr="00883F17">
        <w:rPr>
          <w:rFonts w:asciiTheme="minorHAnsi" w:eastAsia="Cambria" w:hAnsiTheme="minorHAnsi" w:cs="Cambria"/>
          <w:rPrChange w:id="844" w:author="Microsoft Office User" w:date="2023-07-10T07:16:00Z">
            <w:rPr>
              <w:rFonts w:ascii="Cambria" w:eastAsia="Cambria" w:hAnsi="Cambria" w:cs="Cambria"/>
            </w:rPr>
          </w:rPrChange>
        </w:rPr>
        <w:t xml:space="preserve"> 1 mm</w:t>
      </w:r>
      <w:r w:rsidRPr="00883F17">
        <w:rPr>
          <w:rFonts w:asciiTheme="minorHAnsi" w:eastAsia="Cambria" w:hAnsiTheme="minorHAnsi" w:cs="Cambria"/>
          <w:vertAlign w:val="superscript"/>
          <w:rPrChange w:id="845" w:author="Microsoft Office User" w:date="2023-07-10T07:16:00Z">
            <w:rPr>
              <w:rFonts w:ascii="Cambria" w:eastAsia="Cambria" w:hAnsi="Cambria" w:cs="Cambria"/>
              <w:vertAlign w:val="superscript"/>
            </w:rPr>
          </w:rPrChange>
        </w:rPr>
        <w:t>2</w:t>
      </w:r>
      <w:r w:rsidRPr="00883F17">
        <w:rPr>
          <w:rFonts w:asciiTheme="minorHAnsi" w:hAnsiTheme="minorHAnsi"/>
          <w:rPrChange w:id="846" w:author="Microsoft Office User" w:date="2023-07-10T07:16:00Z">
            <w:rPr/>
          </w:rPrChange>
        </w:rPr>
        <w:t xml:space="preserve"> area </w:t>
      </w:r>
      <w:r w:rsidRPr="00883F17">
        <w:rPr>
          <w:rFonts w:asciiTheme="minorHAnsi" w:eastAsia="Cambria" w:hAnsiTheme="minorHAnsi" w:cs="Cambria"/>
          <w:rPrChange w:id="847" w:author="Microsoft Office User" w:date="2023-07-10T07:16:00Z">
            <w:rPr>
              <w:rFonts w:ascii="Cambria" w:eastAsia="Cambria" w:hAnsi="Cambria" w:cs="Cambria"/>
            </w:rPr>
          </w:rPrChange>
        </w:rPr>
        <w:t xml:space="preserve">over the wood </w:t>
      </w:r>
      <w:r w:rsidRPr="00883F17">
        <w:rPr>
          <w:rFonts w:asciiTheme="minorHAnsi" w:hAnsiTheme="minorHAnsi"/>
          <w:rPrChange w:id="848" w:author="Microsoft Office User" w:date="2023-07-10T07:16:00Z">
            <w:rPr/>
          </w:rPrChange>
        </w:rPr>
        <w:t>surface</w:t>
      </w:r>
      <w:r w:rsidRPr="00883F17">
        <w:rPr>
          <w:rFonts w:asciiTheme="minorHAnsi" w:eastAsia="Cambria" w:hAnsiTheme="minorHAnsi" w:cs="Cambria"/>
          <w:rPrChange w:id="849" w:author="Microsoft Office User" w:date="2023-07-10T07:16:00Z">
            <w:rPr>
              <w:rFonts w:ascii="Cambria" w:eastAsia="Cambria" w:hAnsi="Cambria" w:cs="Cambria"/>
            </w:rPr>
          </w:rPrChange>
        </w:rPr>
        <w:t xml:space="preserve"> using the Image J software (Schneider et al., 2012). We divided the images into radial increments of 5 mm from bark to pith to measure the radial distribution of starch in the wood core. We measured starch in all 5 mm-increment sections until no starch was </w:t>
      </w:r>
      <w:r w:rsidRPr="00883F17">
        <w:rPr>
          <w:rFonts w:asciiTheme="minorHAnsi" w:hAnsiTheme="minorHAnsi"/>
          <w:rPrChange w:id="850" w:author="Microsoft Office User" w:date="2023-07-10T07:16:00Z">
            <w:rPr/>
          </w:rPrChange>
        </w:rPr>
        <w:t>found</w:t>
      </w:r>
      <w:r w:rsidRPr="00883F17">
        <w:rPr>
          <w:rFonts w:asciiTheme="minorHAnsi" w:eastAsia="Cambria" w:hAnsiTheme="minorHAnsi" w:cs="Cambria"/>
          <w:rPrChange w:id="851" w:author="Microsoft Office User" w:date="2023-07-10T07:16:00Z">
            <w:rPr>
              <w:rFonts w:ascii="Cambria" w:eastAsia="Cambria" w:hAnsi="Cambria" w:cs="Cambria"/>
            </w:rPr>
          </w:rPrChange>
        </w:rPr>
        <w:t xml:space="preserve"> in the wood. While doing so, we also manually eliminated artifacts from the images that may have interfered with the quantification. After preparing the images, we ran an automatic script for identifying and quantifying starch grains in multiple 1 mm</w:t>
      </w:r>
      <w:r w:rsidRPr="00883F17">
        <w:rPr>
          <w:rFonts w:asciiTheme="minorHAnsi" w:hAnsiTheme="minorHAnsi"/>
          <w:vertAlign w:val="superscript"/>
          <w:rPrChange w:id="852" w:author="Microsoft Office User" w:date="2023-07-10T07:16:00Z">
            <w:rPr>
              <w:vertAlign w:val="superscript"/>
            </w:rPr>
          </w:rPrChange>
        </w:rPr>
        <w:t>2</w:t>
      </w:r>
      <w:r w:rsidRPr="00883F17">
        <w:rPr>
          <w:rFonts w:asciiTheme="minorHAnsi" w:eastAsia="Cambria" w:hAnsiTheme="minorHAnsi" w:cs="Cambria"/>
          <w:rPrChange w:id="853" w:author="Microsoft Office User" w:date="2023-07-10T07:16:00Z">
            <w:rPr>
              <w:rFonts w:ascii="Cambria" w:eastAsia="Cambria" w:hAnsi="Cambria" w:cs="Cambria"/>
            </w:rPr>
          </w:rPrChange>
        </w:rPr>
        <w:t xml:space="preserve"> regions of interest (ROI), randomly selected along the images (see supplementary material Methods S2 in Herrera-Ramírez et al. (2021) for details). After identifying all starch grains in a ROI, the script calculates the percentage of the surface area covered by starch. We measured 50 ROIs in each image of 5 mm segments of the stem increment core. We took the average of these 50 ROI measurements as an estimate of the percentage of starch for each of the 5 mm sections of the increment core in each of the 12 trees per species. </w:t>
      </w:r>
      <w:r w:rsidRPr="00883F17">
        <w:rPr>
          <w:rFonts w:asciiTheme="minorHAnsi" w:hAnsiTheme="minorHAnsi"/>
          <w:rPrChange w:id="854" w:author="Microsoft Office User" w:date="2023-07-10T07:16:00Z">
            <w:rPr/>
          </w:rPrChange>
        </w:rPr>
        <w:t xml:space="preserve">Measurements of the areal percentage covered by starch </w:t>
      </w:r>
      <w:r w:rsidRPr="00883F17">
        <w:rPr>
          <w:rFonts w:asciiTheme="minorHAnsi" w:eastAsia="Cambria" w:hAnsiTheme="minorHAnsi" w:cs="Cambria"/>
          <w:rPrChange w:id="855" w:author="Microsoft Office User" w:date="2023-07-10T07:16:00Z">
            <w:rPr>
              <w:rFonts w:ascii="Cambria" w:eastAsia="Cambria" w:hAnsi="Cambria" w:cs="Cambria"/>
            </w:rPr>
          </w:rPrChange>
        </w:rPr>
        <w:t>closely approximate the concentration of starch per gram of dry wood</w:t>
      </w:r>
      <w:ins w:id="856" w:author="Microsoft Office User" w:date="2023-06-28T13:48:00Z">
        <w:r w:rsidR="00506F15" w:rsidRPr="00883F17">
          <w:rPr>
            <w:rFonts w:asciiTheme="minorHAnsi" w:eastAsia="Cambria" w:hAnsiTheme="minorHAnsi" w:cs="Cambria"/>
            <w:lang w:val="en-US"/>
            <w:rPrChange w:id="857" w:author="Microsoft Office User" w:date="2023-07-10T07:16:00Z">
              <w:rPr>
                <w:rFonts w:ascii="Cambria" w:eastAsia="Cambria" w:hAnsi="Cambria" w:cs="Cambria"/>
                <w:lang w:val="en-US"/>
              </w:rPr>
            </w:rPrChange>
          </w:rPr>
          <w:t xml:space="preserve"> </w:t>
        </w:r>
      </w:ins>
      <w:ins w:id="858" w:author="Microsoft Office User" w:date="2023-07-08T10:15:00Z">
        <w:r w:rsidR="005C7CE4" w:rsidRPr="00883F17">
          <w:rPr>
            <w:rFonts w:asciiTheme="minorHAnsi" w:eastAsia="Cambria" w:hAnsiTheme="minorHAnsi" w:cs="Cambria"/>
            <w:lang w:val="en-US"/>
            <w:rPrChange w:id="859" w:author="Microsoft Office User" w:date="2023-07-10T07:16:00Z">
              <w:rPr>
                <w:rFonts w:ascii="Cambria" w:eastAsia="Cambria" w:hAnsi="Cambria" w:cs="Cambria"/>
                <w:lang w:val="en-US"/>
              </w:rPr>
            </w:rPrChange>
          </w:rPr>
          <w:t>explain</w:t>
        </w:r>
      </w:ins>
      <w:ins w:id="860" w:author="Microsoft Office User" w:date="2023-07-08T10:16:00Z">
        <w:r w:rsidR="005C7CE4" w:rsidRPr="00883F17">
          <w:rPr>
            <w:rFonts w:asciiTheme="minorHAnsi" w:eastAsia="Cambria" w:hAnsiTheme="minorHAnsi" w:cs="Cambria"/>
            <w:lang w:val="en-US"/>
            <w:rPrChange w:id="861" w:author="Microsoft Office User" w:date="2023-07-10T07:16:00Z">
              <w:rPr>
                <w:rFonts w:ascii="Cambria" w:eastAsia="Cambria" w:hAnsi="Cambria" w:cs="Cambria"/>
                <w:lang w:val="en-US"/>
              </w:rPr>
            </w:rPrChange>
          </w:rPr>
          <w:t>ing</w:t>
        </w:r>
      </w:ins>
      <w:ins w:id="862" w:author="Microsoft Office User" w:date="2023-07-08T10:15:00Z">
        <w:r w:rsidR="005C7CE4" w:rsidRPr="00883F17">
          <w:rPr>
            <w:rFonts w:asciiTheme="minorHAnsi" w:eastAsia="Cambria" w:hAnsiTheme="minorHAnsi" w:cs="Cambria"/>
            <w:lang w:val="en-US"/>
            <w:rPrChange w:id="863" w:author="Microsoft Office User" w:date="2023-07-10T07:16:00Z">
              <w:rPr>
                <w:rFonts w:ascii="Cambria" w:eastAsia="Cambria" w:hAnsi="Cambria" w:cs="Cambria"/>
                <w:lang w:val="en-US"/>
              </w:rPr>
            </w:rPrChange>
          </w:rPr>
          <w:t xml:space="preserve"> 80% of the variability of </w:t>
        </w:r>
      </w:ins>
      <w:ins w:id="864" w:author="Microsoft Office User" w:date="2023-07-08T10:16:00Z">
        <w:r w:rsidR="005C7CE4" w:rsidRPr="00883F17">
          <w:rPr>
            <w:rFonts w:asciiTheme="minorHAnsi" w:eastAsia="Cambria" w:hAnsiTheme="minorHAnsi" w:cs="Cambria"/>
            <w:lang w:val="en-US"/>
            <w:rPrChange w:id="865" w:author="Microsoft Office User" w:date="2023-07-10T07:16:00Z">
              <w:rPr>
                <w:rFonts w:ascii="Cambria" w:eastAsia="Cambria" w:hAnsi="Cambria" w:cs="Cambria"/>
                <w:lang w:val="en-US"/>
              </w:rPr>
            </w:rPrChange>
          </w:rPr>
          <w:t xml:space="preserve">starch concentrations measured by chemical methods </w:t>
        </w:r>
      </w:ins>
      <w:commentRangeStart w:id="866"/>
      <w:del w:id="867" w:author="Microsoft Office User" w:date="2023-07-08T10:15:00Z">
        <w:r w:rsidRPr="00883F17" w:rsidDel="005C7CE4">
          <w:rPr>
            <w:rFonts w:asciiTheme="minorHAnsi" w:eastAsia="Cambria" w:hAnsiTheme="minorHAnsi" w:cs="Cambria"/>
            <w:rPrChange w:id="868" w:author="Microsoft Office User" w:date="2023-07-10T07:16:00Z">
              <w:rPr>
                <w:rFonts w:ascii="Cambria" w:eastAsia="Cambria" w:hAnsi="Cambria" w:cs="Cambria"/>
              </w:rPr>
            </w:rPrChange>
          </w:rPr>
          <w:delText xml:space="preserve"> </w:delText>
        </w:r>
      </w:del>
      <w:commentRangeEnd w:id="866"/>
      <w:r w:rsidR="00506F15" w:rsidRPr="00883F17">
        <w:rPr>
          <w:rStyle w:val="CommentReference"/>
          <w:rFonts w:asciiTheme="minorHAnsi" w:hAnsiTheme="minorHAnsi"/>
          <w:sz w:val="24"/>
          <w:szCs w:val="24"/>
          <w:rPrChange w:id="869" w:author="Microsoft Office User" w:date="2023-07-10T07:16:00Z">
            <w:rPr>
              <w:rStyle w:val="CommentReference"/>
            </w:rPr>
          </w:rPrChange>
        </w:rPr>
        <w:commentReference w:id="866"/>
      </w:r>
      <w:r w:rsidRPr="00883F17">
        <w:rPr>
          <w:rFonts w:asciiTheme="minorHAnsi" w:eastAsia="Cambria" w:hAnsiTheme="minorHAnsi" w:cs="Cambria"/>
          <w:rPrChange w:id="870" w:author="Microsoft Office User" w:date="2023-07-10T07:16:00Z">
            <w:rPr>
              <w:rFonts w:ascii="Cambria" w:eastAsia="Cambria" w:hAnsi="Cambria" w:cs="Cambria"/>
            </w:rPr>
          </w:rPrChange>
        </w:rPr>
        <w:t xml:space="preserve">(Herrera-Ramírez et al., 2021). Finally, we </w:t>
      </w:r>
      <w:r w:rsidRPr="00883F17">
        <w:rPr>
          <w:rFonts w:asciiTheme="minorHAnsi" w:hAnsiTheme="minorHAnsi"/>
          <w:rPrChange w:id="871" w:author="Microsoft Office User" w:date="2023-07-10T07:16:00Z">
            <w:rPr/>
          </w:rPrChange>
        </w:rPr>
        <w:t>estimated the mass</w:t>
      </w:r>
      <w:r w:rsidRPr="00883F17">
        <w:rPr>
          <w:rFonts w:asciiTheme="minorHAnsi" w:eastAsia="Cambria" w:hAnsiTheme="minorHAnsi" w:cs="Cambria"/>
          <w:rPrChange w:id="872" w:author="Microsoft Office User" w:date="2023-07-10T07:16:00Z">
            <w:rPr>
              <w:rFonts w:ascii="Cambria" w:eastAsia="Cambria" w:hAnsi="Cambria" w:cs="Cambria"/>
            </w:rPr>
          </w:rPrChange>
        </w:rPr>
        <w:t xml:space="preserve"> of starch per wood core </w:t>
      </w:r>
      <w:r w:rsidRPr="00883F17">
        <w:rPr>
          <w:rFonts w:asciiTheme="minorHAnsi" w:hAnsiTheme="minorHAnsi"/>
          <w:rPrChange w:id="873" w:author="Microsoft Office User" w:date="2023-07-10T07:16:00Z">
            <w:rPr/>
          </w:rPrChange>
        </w:rPr>
        <w:t>by integrating</w:t>
      </w:r>
      <w:r w:rsidRPr="00883F17">
        <w:rPr>
          <w:rFonts w:asciiTheme="minorHAnsi" w:eastAsia="Cambria" w:hAnsiTheme="minorHAnsi" w:cs="Cambria"/>
          <w:rPrChange w:id="874" w:author="Microsoft Office User" w:date="2023-07-10T07:16:00Z">
            <w:rPr>
              <w:rFonts w:ascii="Cambria" w:eastAsia="Cambria" w:hAnsi="Cambria" w:cs="Cambria"/>
            </w:rPr>
          </w:rPrChange>
        </w:rPr>
        <w:t xml:space="preserve"> the starch mass per 5 mm segment based on wood density, segment volume, and the measured percentage of starch per unit of volume along the radial path of the wood core. </w:t>
      </w:r>
    </w:p>
    <w:p w14:paraId="0934D0F8" w14:textId="0FC65F5C" w:rsidR="00925F8D" w:rsidRPr="00883F17" w:rsidDel="00630885" w:rsidRDefault="00000000">
      <w:pPr>
        <w:pBdr>
          <w:top w:val="nil"/>
          <w:left w:val="nil"/>
          <w:bottom w:val="nil"/>
          <w:right w:val="nil"/>
          <w:between w:val="nil"/>
        </w:pBdr>
        <w:spacing w:before="180" w:after="180" w:line="480" w:lineRule="auto"/>
        <w:ind w:right="-261"/>
        <w:rPr>
          <w:del w:id="875" w:author="Microsoft Office User" w:date="2023-05-31T16:22:00Z"/>
          <w:rFonts w:asciiTheme="minorHAnsi" w:hAnsiTheme="minorHAnsi"/>
          <w:lang w:val="en-US"/>
          <w:rPrChange w:id="876" w:author="Microsoft Office User" w:date="2023-07-10T07:16:00Z">
            <w:rPr>
              <w:del w:id="877" w:author="Microsoft Office User" w:date="2023-05-31T16:22:00Z"/>
            </w:rPr>
          </w:rPrChange>
        </w:rPr>
      </w:pPr>
      <w:del w:id="878" w:author="Microsoft Office User" w:date="2023-05-31T16:22:00Z">
        <w:r w:rsidRPr="00883F17" w:rsidDel="00630885">
          <w:rPr>
            <w:rFonts w:asciiTheme="minorHAnsi" w:eastAsia="Cambria" w:hAnsiTheme="minorHAnsi" w:cs="Cambria"/>
            <w:rPrChange w:id="879" w:author="Microsoft Office User" w:date="2023-07-10T07:16:00Z">
              <w:rPr>
                <w:rFonts w:ascii="Cambria" w:eastAsia="Cambria" w:hAnsi="Cambria" w:cs="Cambria"/>
              </w:rPr>
            </w:rPrChange>
          </w:rPr>
          <w:lastRenderedPageBreak/>
          <w:delText>We estimated the seasonal changes in the</w:delText>
        </w:r>
        <w:r w:rsidRPr="00883F17" w:rsidDel="00630885">
          <w:rPr>
            <w:rFonts w:asciiTheme="minorHAnsi" w:hAnsiTheme="minorHAnsi"/>
            <w:rPrChange w:id="880" w:author="Microsoft Office User" w:date="2023-07-10T07:16:00Z">
              <w:rPr/>
            </w:rPrChange>
          </w:rPr>
          <w:delText xml:space="preserve"> </w:delText>
        </w:r>
        <w:r w:rsidRPr="00883F17" w:rsidDel="00630885">
          <w:rPr>
            <w:rFonts w:asciiTheme="minorHAnsi" w:eastAsia="Cambria" w:hAnsiTheme="minorHAnsi" w:cs="Cambria"/>
            <w:rPrChange w:id="881" w:author="Microsoft Office User" w:date="2023-07-10T07:16:00Z">
              <w:rPr>
                <w:rFonts w:ascii="Cambria" w:eastAsia="Cambria" w:hAnsi="Cambria" w:cs="Cambria"/>
              </w:rPr>
            </w:rPrChange>
          </w:rPr>
          <w:delText xml:space="preserve">starch </w:delText>
        </w:r>
      </w:del>
      <w:del w:id="882" w:author="Microsoft Office User" w:date="2023-05-16T11:54:00Z">
        <w:r w:rsidRPr="00883F17" w:rsidDel="00AA1BA9">
          <w:rPr>
            <w:rFonts w:asciiTheme="minorHAnsi" w:eastAsia="Cambria" w:hAnsiTheme="minorHAnsi" w:cs="Cambria"/>
            <w:rPrChange w:id="883" w:author="Microsoft Office User" w:date="2023-07-10T07:16:00Z">
              <w:rPr>
                <w:rFonts w:ascii="Cambria" w:eastAsia="Cambria" w:hAnsi="Cambria" w:cs="Cambria"/>
              </w:rPr>
            </w:rPrChange>
          </w:rPr>
          <w:delText xml:space="preserve">content </w:delText>
        </w:r>
      </w:del>
      <w:del w:id="884" w:author="Microsoft Office User" w:date="2023-05-31T16:22:00Z">
        <w:r w:rsidRPr="00883F17" w:rsidDel="00630885">
          <w:rPr>
            <w:rFonts w:asciiTheme="minorHAnsi" w:eastAsia="Cambria" w:hAnsiTheme="minorHAnsi" w:cs="Cambria"/>
            <w:rPrChange w:id="885" w:author="Microsoft Office User" w:date="2023-07-10T07:16:00Z">
              <w:rPr>
                <w:rFonts w:ascii="Cambria" w:eastAsia="Cambria" w:hAnsi="Cambria" w:cs="Cambria"/>
              </w:rPr>
            </w:rPrChange>
          </w:rPr>
          <w:delText xml:space="preserve">by estimating the change in the starch mass between two consecutive </w:delText>
        </w:r>
        <w:r w:rsidRPr="00883F17" w:rsidDel="00630885">
          <w:rPr>
            <w:rFonts w:asciiTheme="minorHAnsi" w:hAnsiTheme="minorHAnsi"/>
            <w:rPrChange w:id="886" w:author="Microsoft Office User" w:date="2023-07-10T07:16:00Z">
              <w:rPr/>
            </w:rPrChange>
          </w:rPr>
          <w:delText xml:space="preserve">sampling </w:delText>
        </w:r>
        <w:r w:rsidRPr="00883F17" w:rsidDel="00630885">
          <w:rPr>
            <w:rFonts w:asciiTheme="minorHAnsi" w:eastAsia="Cambria" w:hAnsiTheme="minorHAnsi" w:cs="Cambria"/>
            <w:rPrChange w:id="887" w:author="Microsoft Office User" w:date="2023-07-10T07:16:00Z">
              <w:rPr>
                <w:rFonts w:ascii="Cambria" w:eastAsia="Cambria" w:hAnsi="Cambria" w:cs="Cambria"/>
              </w:rPr>
            </w:rPrChange>
          </w:rPr>
          <w:delText xml:space="preserve">periods: thus the starch change for the dry season </w:delText>
        </w:r>
      </w:del>
      <w:del w:id="888" w:author="Microsoft Office User" w:date="2023-05-16T11:58:00Z">
        <w:r w:rsidRPr="00883F17" w:rsidDel="002139A7">
          <w:rPr>
            <w:rFonts w:asciiTheme="minorHAnsi" w:hAnsiTheme="minorHAnsi"/>
            <w:rPrChange w:id="889" w:author="Microsoft Office User" w:date="2023-07-10T07:16:00Z">
              <w:rPr/>
            </w:rPrChange>
          </w:rPr>
          <w:delText>June</w:delText>
        </w:r>
      </w:del>
      <w:del w:id="890" w:author="Microsoft Office User" w:date="2023-05-16T11:59:00Z">
        <w:r w:rsidRPr="00883F17" w:rsidDel="002139A7">
          <w:rPr>
            <w:rFonts w:asciiTheme="minorHAnsi" w:hAnsiTheme="minorHAnsi"/>
            <w:rPrChange w:id="891" w:author="Microsoft Office User" w:date="2023-07-10T07:16:00Z">
              <w:rPr/>
            </w:rPrChange>
          </w:rPr>
          <w:delText>-</w:delText>
        </w:r>
      </w:del>
      <w:del w:id="892" w:author="Microsoft Office User" w:date="2023-05-31T16:22:00Z">
        <w:r w:rsidRPr="00883F17" w:rsidDel="00630885">
          <w:rPr>
            <w:rFonts w:asciiTheme="minorHAnsi" w:hAnsiTheme="minorHAnsi"/>
            <w:rPrChange w:id="893" w:author="Microsoft Office User" w:date="2023-07-10T07:16:00Z">
              <w:rPr/>
            </w:rPrChange>
          </w:rPr>
          <w:delText>August</w:delText>
        </w:r>
        <w:r w:rsidRPr="00883F17" w:rsidDel="00630885">
          <w:rPr>
            <w:rFonts w:asciiTheme="minorHAnsi" w:eastAsia="Cambria" w:hAnsiTheme="minorHAnsi" w:cs="Cambria"/>
            <w:rPrChange w:id="894" w:author="Microsoft Office User" w:date="2023-07-10T07:16:00Z">
              <w:rPr>
                <w:rFonts w:ascii="Cambria" w:eastAsia="Cambria" w:hAnsi="Cambria" w:cs="Cambria"/>
              </w:rPr>
            </w:rPrChange>
          </w:rPr>
          <w:delText xml:space="preserve"> 2019</w:delText>
        </w:r>
      </w:del>
      <w:del w:id="895" w:author="Microsoft Office User" w:date="2023-05-16T11:59:00Z">
        <w:r w:rsidRPr="00883F17" w:rsidDel="002139A7">
          <w:rPr>
            <w:rFonts w:asciiTheme="minorHAnsi" w:eastAsia="Cambria" w:hAnsiTheme="minorHAnsi" w:cs="Cambria"/>
            <w:rPrChange w:id="896" w:author="Microsoft Office User" w:date="2023-07-10T07:16:00Z">
              <w:rPr>
                <w:rFonts w:ascii="Cambria" w:eastAsia="Cambria" w:hAnsi="Cambria" w:cs="Cambria"/>
              </w:rPr>
            </w:rPrChange>
          </w:rPr>
          <w:delText xml:space="preserve"> (Aug19) </w:delText>
        </w:r>
      </w:del>
      <w:del w:id="897" w:author="Microsoft Office User" w:date="2023-05-31T16:22:00Z">
        <w:r w:rsidRPr="00883F17" w:rsidDel="00630885">
          <w:rPr>
            <w:rFonts w:asciiTheme="minorHAnsi" w:eastAsia="Cambria" w:hAnsiTheme="minorHAnsi" w:cs="Cambria"/>
            <w:rPrChange w:id="898" w:author="Microsoft Office User" w:date="2023-07-10T07:16:00Z">
              <w:rPr>
                <w:rFonts w:ascii="Cambria" w:eastAsia="Cambria" w:hAnsi="Cambria" w:cs="Cambria"/>
              </w:rPr>
            </w:rPrChange>
          </w:rPr>
          <w:delText xml:space="preserve">was the change in estimated mass </w:delText>
        </w:r>
        <w:r w:rsidRPr="00883F17" w:rsidDel="00630885">
          <w:rPr>
            <w:rFonts w:asciiTheme="minorHAnsi" w:hAnsiTheme="minorHAnsi"/>
            <w:rPrChange w:id="899" w:author="Microsoft Office User" w:date="2023-07-10T07:16:00Z">
              <w:rPr/>
            </w:rPrChange>
          </w:rPr>
          <w:delText>between</w:delText>
        </w:r>
        <w:r w:rsidRPr="00883F17" w:rsidDel="00630885">
          <w:rPr>
            <w:rFonts w:asciiTheme="minorHAnsi" w:eastAsia="Cambria" w:hAnsiTheme="minorHAnsi" w:cs="Cambria"/>
            <w:rPrChange w:id="900" w:author="Microsoft Office User" w:date="2023-07-10T07:16:00Z">
              <w:rPr>
                <w:rFonts w:ascii="Cambria" w:eastAsia="Cambria" w:hAnsi="Cambria" w:cs="Cambria"/>
              </w:rPr>
            </w:rPrChange>
          </w:rPr>
          <w:delText xml:space="preserve"> </w:delText>
        </w:r>
      </w:del>
      <w:del w:id="901" w:author="Microsoft Office User" w:date="2023-05-16T12:00:00Z">
        <w:r w:rsidRPr="00883F17" w:rsidDel="002139A7">
          <w:rPr>
            <w:rFonts w:asciiTheme="minorHAnsi" w:eastAsia="Cambria" w:hAnsiTheme="minorHAnsi" w:cs="Cambria"/>
            <w:rPrChange w:id="902" w:author="Microsoft Office User" w:date="2023-07-10T07:16:00Z">
              <w:rPr>
                <w:rFonts w:ascii="Cambria" w:eastAsia="Cambria" w:hAnsi="Cambria" w:cs="Cambria"/>
              </w:rPr>
            </w:rPrChange>
          </w:rPr>
          <w:delText>May 2019 and</w:delText>
        </w:r>
      </w:del>
      <w:del w:id="903" w:author="Microsoft Office User" w:date="2023-05-31T16:22:00Z">
        <w:r w:rsidRPr="00883F17" w:rsidDel="00630885">
          <w:rPr>
            <w:rFonts w:asciiTheme="minorHAnsi" w:eastAsia="Cambria" w:hAnsiTheme="minorHAnsi" w:cs="Cambria"/>
            <w:rPrChange w:id="904" w:author="Microsoft Office User" w:date="2023-07-10T07:16:00Z">
              <w:rPr>
                <w:rFonts w:ascii="Cambria" w:eastAsia="Cambria" w:hAnsi="Cambria" w:cs="Cambria"/>
              </w:rPr>
            </w:rPrChange>
          </w:rPr>
          <w:delText xml:space="preserve"> Aug</w:delText>
        </w:r>
        <w:r w:rsidRPr="00883F17" w:rsidDel="00630885">
          <w:rPr>
            <w:rFonts w:asciiTheme="minorHAnsi" w:hAnsiTheme="minorHAnsi"/>
            <w:rPrChange w:id="905" w:author="Microsoft Office User" w:date="2023-07-10T07:16:00Z">
              <w:rPr/>
            </w:rPrChange>
          </w:rPr>
          <w:delText>ust 2019</w:delText>
        </w:r>
        <w:r w:rsidRPr="00883F17" w:rsidDel="00630885">
          <w:rPr>
            <w:rFonts w:asciiTheme="minorHAnsi" w:eastAsia="Cambria" w:hAnsiTheme="minorHAnsi" w:cs="Cambria"/>
            <w:rPrChange w:id="906" w:author="Microsoft Office User" w:date="2023-07-10T07:16:00Z">
              <w:rPr>
                <w:rFonts w:ascii="Cambria" w:eastAsia="Cambria" w:hAnsi="Cambria" w:cs="Cambria"/>
              </w:rPr>
            </w:rPrChange>
          </w:rPr>
          <w:delText>; for the transition between dry and wet season</w:delText>
        </w:r>
      </w:del>
      <w:del w:id="907" w:author="Microsoft Office User" w:date="2023-05-16T12:01:00Z">
        <w:r w:rsidRPr="00883F17" w:rsidDel="002139A7">
          <w:rPr>
            <w:rFonts w:asciiTheme="minorHAnsi" w:eastAsia="Cambria" w:hAnsiTheme="minorHAnsi" w:cs="Cambria"/>
            <w:rPrChange w:id="908" w:author="Microsoft Office User" w:date="2023-07-10T07:16:00Z">
              <w:rPr>
                <w:rFonts w:ascii="Cambria" w:eastAsia="Cambria" w:hAnsi="Cambria" w:cs="Cambria"/>
              </w:rPr>
            </w:rPrChange>
          </w:rPr>
          <w:delText xml:space="preserve"> </w:delText>
        </w:r>
        <w:r w:rsidRPr="00883F17" w:rsidDel="002139A7">
          <w:rPr>
            <w:rFonts w:asciiTheme="minorHAnsi" w:hAnsiTheme="minorHAnsi"/>
            <w:rPrChange w:id="909" w:author="Microsoft Office User" w:date="2023-07-10T07:16:00Z">
              <w:rPr/>
            </w:rPrChange>
          </w:rPr>
          <w:delText>September to</w:delText>
        </w:r>
        <w:r w:rsidRPr="00883F17" w:rsidDel="002139A7">
          <w:rPr>
            <w:rFonts w:asciiTheme="minorHAnsi" w:eastAsia="Cambria" w:hAnsiTheme="minorHAnsi" w:cs="Cambria"/>
            <w:rPrChange w:id="910" w:author="Microsoft Office User" w:date="2023-07-10T07:16:00Z">
              <w:rPr>
                <w:rFonts w:ascii="Cambria" w:eastAsia="Cambria" w:hAnsi="Cambria" w:cs="Cambria"/>
              </w:rPr>
            </w:rPrChange>
          </w:rPr>
          <w:delText xml:space="preserve"> </w:delText>
        </w:r>
      </w:del>
      <w:del w:id="911" w:author="Microsoft Office User" w:date="2023-05-31T16:22:00Z">
        <w:r w:rsidRPr="00883F17" w:rsidDel="00630885">
          <w:rPr>
            <w:rFonts w:asciiTheme="minorHAnsi" w:eastAsia="Cambria" w:hAnsiTheme="minorHAnsi" w:cs="Cambria"/>
            <w:rPrChange w:id="912" w:author="Microsoft Office User" w:date="2023-07-10T07:16:00Z">
              <w:rPr>
                <w:rFonts w:ascii="Cambria" w:eastAsia="Cambria" w:hAnsi="Cambria" w:cs="Cambria"/>
              </w:rPr>
            </w:rPrChange>
          </w:rPr>
          <w:delText xml:space="preserve">November 2019 </w:delText>
        </w:r>
      </w:del>
      <w:del w:id="913" w:author="Microsoft Office User" w:date="2023-05-16T12:01:00Z">
        <w:r w:rsidRPr="00883F17" w:rsidDel="002139A7">
          <w:rPr>
            <w:rFonts w:asciiTheme="minorHAnsi" w:eastAsia="Cambria" w:hAnsiTheme="minorHAnsi" w:cs="Cambria"/>
            <w:rPrChange w:id="914" w:author="Microsoft Office User" w:date="2023-07-10T07:16:00Z">
              <w:rPr>
                <w:rFonts w:ascii="Cambria" w:eastAsia="Cambria" w:hAnsi="Cambria" w:cs="Cambria"/>
              </w:rPr>
            </w:rPrChange>
          </w:rPr>
          <w:delText xml:space="preserve">(Nov19) </w:delText>
        </w:r>
      </w:del>
      <w:del w:id="915" w:author="Microsoft Office User" w:date="2023-05-31T16:22:00Z">
        <w:r w:rsidRPr="00883F17" w:rsidDel="00630885">
          <w:rPr>
            <w:rFonts w:asciiTheme="minorHAnsi" w:eastAsia="Cambria" w:hAnsiTheme="minorHAnsi" w:cs="Cambria"/>
            <w:rPrChange w:id="916" w:author="Microsoft Office User" w:date="2023-07-10T07:16:00Z">
              <w:rPr>
                <w:rFonts w:ascii="Cambria" w:eastAsia="Cambria" w:hAnsi="Cambria" w:cs="Cambria"/>
              </w:rPr>
            </w:rPrChange>
          </w:rPr>
          <w:delText xml:space="preserve">was the </w:delText>
        </w:r>
      </w:del>
      <w:del w:id="917" w:author="Microsoft Office User" w:date="2023-05-16T12:01:00Z">
        <w:r w:rsidRPr="00883F17" w:rsidDel="002139A7">
          <w:rPr>
            <w:rFonts w:asciiTheme="minorHAnsi" w:eastAsia="Cambria" w:hAnsiTheme="minorHAnsi" w:cs="Cambria"/>
            <w:rPrChange w:id="918" w:author="Microsoft Office User" w:date="2023-07-10T07:16:00Z">
              <w:rPr>
                <w:rFonts w:ascii="Cambria" w:eastAsia="Cambria" w:hAnsi="Cambria" w:cs="Cambria"/>
              </w:rPr>
            </w:rPrChange>
          </w:rPr>
          <w:delText xml:space="preserve">change </w:delText>
        </w:r>
        <w:r w:rsidRPr="00883F17" w:rsidDel="002139A7">
          <w:rPr>
            <w:rFonts w:asciiTheme="minorHAnsi" w:hAnsiTheme="minorHAnsi"/>
            <w:rPrChange w:id="919" w:author="Microsoft Office User" w:date="2023-07-10T07:16:00Z">
              <w:rPr/>
            </w:rPrChange>
          </w:rPr>
          <w:delText>between Augusts 2019 and</w:delText>
        </w:r>
      </w:del>
      <w:del w:id="920" w:author="Microsoft Office User" w:date="2023-05-31T16:22:00Z">
        <w:r w:rsidRPr="00883F17" w:rsidDel="00630885">
          <w:rPr>
            <w:rFonts w:asciiTheme="minorHAnsi" w:hAnsiTheme="minorHAnsi"/>
            <w:rPrChange w:id="921" w:author="Microsoft Office User" w:date="2023-07-10T07:16:00Z">
              <w:rPr/>
            </w:rPrChange>
          </w:rPr>
          <w:delText xml:space="preserve"> November 2019</w:delText>
        </w:r>
        <w:r w:rsidRPr="00883F17" w:rsidDel="00630885">
          <w:rPr>
            <w:rFonts w:asciiTheme="minorHAnsi" w:eastAsia="Cambria" w:hAnsiTheme="minorHAnsi" w:cs="Cambria"/>
            <w:rPrChange w:id="922" w:author="Microsoft Office User" w:date="2023-07-10T07:16:00Z">
              <w:rPr>
                <w:rFonts w:ascii="Cambria" w:eastAsia="Cambria" w:hAnsi="Cambria" w:cs="Cambria"/>
              </w:rPr>
            </w:rPrChange>
          </w:rPr>
          <w:delText>; and the starch change in the wet season</w:delText>
        </w:r>
      </w:del>
      <w:del w:id="923" w:author="Microsoft Office User" w:date="2023-05-16T12:02:00Z">
        <w:r w:rsidRPr="00883F17" w:rsidDel="002139A7">
          <w:rPr>
            <w:rFonts w:asciiTheme="minorHAnsi" w:eastAsia="Cambria" w:hAnsiTheme="minorHAnsi" w:cs="Cambria"/>
            <w:rPrChange w:id="924" w:author="Microsoft Office User" w:date="2023-07-10T07:16:00Z">
              <w:rPr>
                <w:rFonts w:ascii="Cambria" w:eastAsia="Cambria" w:hAnsi="Cambria" w:cs="Cambria"/>
              </w:rPr>
            </w:rPrChange>
          </w:rPr>
          <w:delText xml:space="preserve"> December 20</w:delText>
        </w:r>
        <w:r w:rsidRPr="00883F17" w:rsidDel="002139A7">
          <w:rPr>
            <w:rFonts w:asciiTheme="minorHAnsi" w:hAnsiTheme="minorHAnsi"/>
            <w:rPrChange w:id="925" w:author="Microsoft Office User" w:date="2023-07-10T07:16:00Z">
              <w:rPr/>
            </w:rPrChange>
          </w:rPr>
          <w:delText>19</w:delText>
        </w:r>
      </w:del>
      <w:del w:id="926" w:author="Microsoft Office User" w:date="2023-05-31T16:22:00Z">
        <w:r w:rsidRPr="00883F17" w:rsidDel="00630885">
          <w:rPr>
            <w:rFonts w:asciiTheme="minorHAnsi" w:hAnsiTheme="minorHAnsi"/>
            <w:rPrChange w:id="927" w:author="Microsoft Office User" w:date="2023-07-10T07:16:00Z">
              <w:rPr/>
            </w:rPrChange>
          </w:rPr>
          <w:delText xml:space="preserve"> to February 2020</w:delText>
        </w:r>
        <w:r w:rsidRPr="00883F17" w:rsidDel="00630885">
          <w:rPr>
            <w:rFonts w:asciiTheme="minorHAnsi" w:eastAsia="Cambria" w:hAnsiTheme="minorHAnsi" w:cs="Cambria"/>
            <w:rPrChange w:id="928" w:author="Microsoft Office User" w:date="2023-07-10T07:16:00Z">
              <w:rPr>
                <w:rFonts w:ascii="Cambria" w:eastAsia="Cambria" w:hAnsi="Cambria" w:cs="Cambria"/>
              </w:rPr>
            </w:rPrChange>
          </w:rPr>
          <w:delText xml:space="preserve"> was taken from the</w:delText>
        </w:r>
        <w:r w:rsidRPr="00883F17" w:rsidDel="00630885">
          <w:rPr>
            <w:rFonts w:asciiTheme="minorHAnsi" w:hAnsiTheme="minorHAnsi"/>
            <w:rPrChange w:id="929" w:author="Microsoft Office User" w:date="2023-07-10T07:16:00Z">
              <w:rPr/>
            </w:rPrChange>
          </w:rPr>
          <w:delText xml:space="preserve"> difference in mass between November 2019 and February 2020</w:delText>
        </w:r>
      </w:del>
    </w:p>
    <w:p w14:paraId="4A416CE5" w14:textId="59E4F670" w:rsidR="00925F8D" w:rsidRPr="00883F17" w:rsidRDefault="00000000">
      <w:pPr>
        <w:pBdr>
          <w:top w:val="nil"/>
          <w:left w:val="nil"/>
          <w:bottom w:val="nil"/>
          <w:right w:val="nil"/>
          <w:between w:val="nil"/>
        </w:pBdr>
        <w:spacing w:before="180" w:after="180" w:line="480" w:lineRule="auto"/>
        <w:ind w:right="-261"/>
        <w:rPr>
          <w:ins w:id="930" w:author="Microsoft Office User" w:date="2023-05-31T15:25:00Z"/>
          <w:rFonts w:asciiTheme="minorHAnsi" w:eastAsia="Cambria" w:hAnsiTheme="minorHAnsi" w:cs="Cambria"/>
          <w:lang w:val="en-US"/>
          <w:rPrChange w:id="931" w:author="Microsoft Office User" w:date="2023-07-10T07:16:00Z">
            <w:rPr>
              <w:ins w:id="932" w:author="Microsoft Office User" w:date="2023-05-31T15:25:00Z"/>
              <w:rFonts w:ascii="Cambria" w:eastAsia="Cambria" w:hAnsi="Cambria" w:cs="Cambria"/>
              <w:lang w:val="en-US"/>
            </w:rPr>
          </w:rPrChange>
        </w:rPr>
      </w:pPr>
      <w:r w:rsidRPr="00883F17">
        <w:rPr>
          <w:rFonts w:asciiTheme="minorHAnsi" w:eastAsia="Cambria" w:hAnsiTheme="minorHAnsi" w:cs="Cambria"/>
          <w:rPrChange w:id="933" w:author="Microsoft Office User" w:date="2023-07-10T07:16:00Z">
            <w:rPr>
              <w:rFonts w:ascii="Cambria" w:eastAsia="Cambria" w:hAnsi="Cambria" w:cs="Cambria"/>
            </w:rPr>
          </w:rPrChange>
        </w:rPr>
        <w:t xml:space="preserve">To measure the concentration of </w:t>
      </w:r>
      <w:ins w:id="934" w:author="Microsoft Office User" w:date="2023-05-16T14:44:00Z">
        <w:r w:rsidR="005601F7" w:rsidRPr="00883F17">
          <w:rPr>
            <w:rFonts w:asciiTheme="minorHAnsi" w:eastAsia="Cambria" w:hAnsiTheme="minorHAnsi" w:cs="Cambria"/>
            <w:rPrChange w:id="935" w:author="Microsoft Office User" w:date="2023-07-10T07:16:00Z">
              <w:rPr>
                <w:rFonts w:ascii="Cambria" w:eastAsia="Cambria" w:hAnsi="Cambria" w:cs="Cambria"/>
              </w:rPr>
            </w:rPrChange>
          </w:rPr>
          <w:t>sucrose, fructose and glucose</w:t>
        </w:r>
        <w:r w:rsidR="005601F7" w:rsidRPr="00883F17">
          <w:rPr>
            <w:rFonts w:asciiTheme="minorHAnsi" w:eastAsia="Cambria" w:hAnsiTheme="minorHAnsi" w:cs="Cambria"/>
            <w:lang w:val="en-US"/>
            <w:rPrChange w:id="936" w:author="Microsoft Office User" w:date="2023-07-10T07:16:00Z">
              <w:rPr>
                <w:rFonts w:ascii="Cambria" w:eastAsia="Cambria" w:hAnsi="Cambria" w:cs="Cambria"/>
                <w:lang w:val="en-US"/>
              </w:rPr>
            </w:rPrChange>
          </w:rPr>
          <w:t xml:space="preserve"> </w:t>
        </w:r>
      </w:ins>
      <w:ins w:id="937" w:author="Microsoft Office User" w:date="2023-05-16T14:40:00Z">
        <w:r w:rsidR="005601F7" w:rsidRPr="00883F17">
          <w:rPr>
            <w:rFonts w:asciiTheme="minorHAnsi" w:eastAsia="Cambria" w:hAnsiTheme="minorHAnsi" w:cs="Cambria"/>
            <w:lang w:val="en-US"/>
            <w:rPrChange w:id="938" w:author="Microsoft Office User" w:date="2023-07-10T07:16:00Z">
              <w:rPr>
                <w:rFonts w:ascii="Cambria" w:eastAsia="Cambria" w:hAnsi="Cambria" w:cs="Cambria"/>
                <w:lang w:val="en-US"/>
              </w:rPr>
            </w:rPrChange>
          </w:rPr>
          <w:t>(</w:t>
        </w:r>
      </w:ins>
      <w:r w:rsidRPr="00883F17">
        <w:rPr>
          <w:rFonts w:asciiTheme="minorHAnsi" w:eastAsia="Cambria" w:hAnsiTheme="minorHAnsi" w:cs="Cambria"/>
          <w:rPrChange w:id="939" w:author="Microsoft Office User" w:date="2023-07-10T07:16:00Z">
            <w:rPr>
              <w:rFonts w:ascii="Cambria" w:eastAsia="Cambria" w:hAnsi="Cambria" w:cs="Cambria"/>
            </w:rPr>
          </w:rPrChange>
        </w:rPr>
        <w:t>soluble sugars</w:t>
      </w:r>
      <w:ins w:id="940" w:author="Microsoft Office User" w:date="2023-05-16T14:41:00Z">
        <w:r w:rsidR="005601F7" w:rsidRPr="00883F17">
          <w:rPr>
            <w:rFonts w:asciiTheme="minorHAnsi" w:eastAsia="Cambria" w:hAnsiTheme="minorHAnsi" w:cs="Cambria"/>
            <w:lang w:val="en-US"/>
            <w:rPrChange w:id="941" w:author="Microsoft Office User" w:date="2023-07-10T07:16:00Z">
              <w:rPr>
                <w:rFonts w:ascii="Cambria" w:eastAsia="Cambria" w:hAnsi="Cambria" w:cs="Cambria"/>
                <w:lang w:val="en-US"/>
              </w:rPr>
            </w:rPrChange>
          </w:rPr>
          <w:t>)</w:t>
        </w:r>
      </w:ins>
      <w:r w:rsidRPr="00883F17">
        <w:rPr>
          <w:rFonts w:asciiTheme="minorHAnsi" w:eastAsia="Cambria" w:hAnsiTheme="minorHAnsi" w:cs="Cambria"/>
          <w:rPrChange w:id="942" w:author="Microsoft Office User" w:date="2023-07-10T07:16:00Z">
            <w:rPr>
              <w:rFonts w:ascii="Cambria" w:eastAsia="Cambria" w:hAnsi="Cambria" w:cs="Cambria"/>
            </w:rPr>
          </w:rPrChange>
        </w:rPr>
        <w:t xml:space="preserve">, with a chemical method (Landhäusser et al., 2018), we segmented the </w:t>
      </w:r>
      <w:r w:rsidRPr="00883F17">
        <w:rPr>
          <w:rFonts w:asciiTheme="minorHAnsi" w:hAnsiTheme="minorHAnsi"/>
          <w:rPrChange w:id="943" w:author="Microsoft Office User" w:date="2023-07-10T07:16:00Z">
            <w:rPr/>
          </w:rPrChange>
        </w:rPr>
        <w:t xml:space="preserve">wood </w:t>
      </w:r>
      <w:r w:rsidRPr="00883F17">
        <w:rPr>
          <w:rFonts w:asciiTheme="minorHAnsi" w:eastAsia="Cambria" w:hAnsiTheme="minorHAnsi" w:cs="Cambria"/>
          <w:rPrChange w:id="944" w:author="Microsoft Office User" w:date="2023-07-10T07:16:00Z">
            <w:rPr>
              <w:rFonts w:ascii="Cambria" w:eastAsia="Cambria" w:hAnsi="Cambria" w:cs="Cambria"/>
            </w:rPr>
          </w:rPrChange>
        </w:rPr>
        <w:t xml:space="preserve">core in two depth ranges: 0-2 cm and 2-4 cm. These measurements were </w:t>
      </w:r>
      <w:r w:rsidRPr="00883F17">
        <w:rPr>
          <w:rFonts w:asciiTheme="minorHAnsi" w:hAnsiTheme="minorHAnsi"/>
          <w:rPrChange w:id="945" w:author="Microsoft Office User" w:date="2023-07-10T07:16:00Z">
            <w:rPr/>
          </w:rPrChange>
        </w:rPr>
        <w:t>made only</w:t>
      </w:r>
      <w:r w:rsidRPr="00883F17">
        <w:rPr>
          <w:rFonts w:asciiTheme="minorHAnsi" w:eastAsia="Cambria" w:hAnsiTheme="minorHAnsi" w:cs="Cambria"/>
          <w:rPrChange w:id="946" w:author="Microsoft Office User" w:date="2023-07-10T07:16:00Z">
            <w:rPr>
              <w:rFonts w:ascii="Cambria" w:eastAsia="Cambria" w:hAnsi="Cambria" w:cs="Cambria"/>
            </w:rPr>
          </w:rPrChange>
        </w:rPr>
        <w:t xml:space="preserve"> for 5 individuals per species </w:t>
      </w:r>
      <w:r w:rsidRPr="00883F17">
        <w:rPr>
          <w:rFonts w:asciiTheme="minorHAnsi" w:hAnsiTheme="minorHAnsi"/>
          <w:rPrChange w:id="947" w:author="Microsoft Office User" w:date="2023-07-10T07:16:00Z">
            <w:rPr/>
          </w:rPrChange>
        </w:rPr>
        <w:t xml:space="preserve">and for </w:t>
      </w:r>
      <w:r w:rsidRPr="00883F17">
        <w:rPr>
          <w:rFonts w:asciiTheme="minorHAnsi" w:eastAsia="Cambria" w:hAnsiTheme="minorHAnsi" w:cs="Cambria"/>
          <w:rPrChange w:id="948" w:author="Microsoft Office User" w:date="2023-07-10T07:16:00Z">
            <w:rPr>
              <w:rFonts w:ascii="Cambria" w:eastAsia="Cambria" w:hAnsi="Cambria" w:cs="Cambria"/>
            </w:rPr>
          </w:rPrChange>
        </w:rPr>
        <w:t xml:space="preserve">samples taken in January </w:t>
      </w:r>
      <w:ins w:id="949" w:author="Microsoft Office User" w:date="2023-07-08T10:17:00Z">
        <w:r w:rsidR="00AF5CA0" w:rsidRPr="00883F17">
          <w:rPr>
            <w:rFonts w:asciiTheme="minorHAnsi" w:eastAsia="Cambria" w:hAnsiTheme="minorHAnsi" w:cs="Cambria"/>
            <w:lang w:val="en-US"/>
            <w:rPrChange w:id="950" w:author="Microsoft Office User" w:date="2023-07-10T07:16:00Z">
              <w:rPr>
                <w:rFonts w:ascii="Cambria" w:eastAsia="Cambria" w:hAnsi="Cambria" w:cs="Cambria"/>
                <w:lang w:val="en-US"/>
              </w:rPr>
            </w:rPrChange>
          </w:rPr>
          <w:t xml:space="preserve">(wet season) </w:t>
        </w:r>
      </w:ins>
      <w:r w:rsidRPr="00883F17">
        <w:rPr>
          <w:rFonts w:asciiTheme="minorHAnsi" w:eastAsia="Cambria" w:hAnsiTheme="minorHAnsi" w:cs="Cambria"/>
          <w:rPrChange w:id="951" w:author="Microsoft Office User" w:date="2023-07-10T07:16:00Z">
            <w:rPr>
              <w:rFonts w:ascii="Cambria" w:eastAsia="Cambria" w:hAnsi="Cambria" w:cs="Cambria"/>
            </w:rPr>
          </w:rPrChange>
        </w:rPr>
        <w:t>and July 2018</w:t>
      </w:r>
      <w:ins w:id="952" w:author="Microsoft Office User" w:date="2023-07-08T10:17:00Z">
        <w:r w:rsidR="00AF5CA0" w:rsidRPr="00883F17">
          <w:rPr>
            <w:rFonts w:asciiTheme="minorHAnsi" w:eastAsia="Cambria" w:hAnsiTheme="minorHAnsi" w:cs="Cambria"/>
            <w:lang w:val="en-US"/>
            <w:rPrChange w:id="953" w:author="Microsoft Office User" w:date="2023-07-10T07:16:00Z">
              <w:rPr>
                <w:rFonts w:ascii="Cambria" w:eastAsia="Cambria" w:hAnsi="Cambria" w:cs="Cambria"/>
                <w:lang w:val="en-US"/>
              </w:rPr>
            </w:rPrChange>
          </w:rPr>
          <w:t xml:space="preserve"> (dry season)</w:t>
        </w:r>
      </w:ins>
      <w:r w:rsidRPr="00883F17">
        <w:rPr>
          <w:rFonts w:asciiTheme="minorHAnsi" w:eastAsia="Cambria" w:hAnsiTheme="minorHAnsi" w:cs="Cambria"/>
          <w:rPrChange w:id="954" w:author="Microsoft Office User" w:date="2023-07-10T07:16:00Z">
            <w:rPr>
              <w:rFonts w:ascii="Cambria" w:eastAsia="Cambria" w:hAnsi="Cambria" w:cs="Cambria"/>
            </w:rPr>
          </w:rPrChange>
        </w:rPr>
        <w:t>.</w:t>
      </w:r>
      <w:ins w:id="955" w:author="Microsoft Office User" w:date="2023-05-16T14:41:00Z">
        <w:r w:rsidR="005601F7" w:rsidRPr="00883F17">
          <w:rPr>
            <w:rFonts w:asciiTheme="minorHAnsi" w:eastAsia="Cambria" w:hAnsiTheme="minorHAnsi" w:cs="Cambria"/>
            <w:lang w:val="en-US"/>
            <w:rPrChange w:id="956" w:author="Microsoft Office User" w:date="2023-07-10T07:16:00Z">
              <w:rPr>
                <w:rFonts w:ascii="Cambria" w:eastAsia="Cambria" w:hAnsi="Cambria" w:cs="Cambria"/>
                <w:lang w:val="en-US"/>
              </w:rPr>
            </w:rPrChange>
          </w:rPr>
          <w:t xml:space="preserve"> </w:t>
        </w:r>
      </w:ins>
      <w:del w:id="957" w:author="Microsoft Office User" w:date="2023-05-16T14:44:00Z">
        <w:r w:rsidRPr="00883F17" w:rsidDel="005601F7">
          <w:rPr>
            <w:rFonts w:asciiTheme="minorHAnsi" w:eastAsia="Cambria" w:hAnsiTheme="minorHAnsi" w:cs="Cambria"/>
            <w:rPrChange w:id="958" w:author="Microsoft Office User" w:date="2023-07-10T07:16:00Z">
              <w:rPr>
                <w:rFonts w:ascii="Cambria" w:eastAsia="Cambria" w:hAnsi="Cambria" w:cs="Cambria"/>
              </w:rPr>
            </w:rPrChange>
          </w:rPr>
          <w:delText xml:space="preserve"> </w:delText>
        </w:r>
      </w:del>
      <w:del w:id="959" w:author="Microsoft Office User" w:date="2023-05-16T14:43:00Z">
        <w:r w:rsidRPr="00883F17" w:rsidDel="005601F7">
          <w:rPr>
            <w:rFonts w:asciiTheme="minorHAnsi" w:eastAsia="Cambria" w:hAnsiTheme="minorHAnsi" w:cs="Cambria"/>
            <w:rPrChange w:id="960" w:author="Microsoft Office User" w:date="2023-07-10T07:16:00Z">
              <w:rPr>
                <w:rFonts w:ascii="Cambria" w:eastAsia="Cambria" w:hAnsi="Cambria" w:cs="Cambria"/>
              </w:rPr>
            </w:rPrChange>
          </w:rPr>
          <w:delText xml:space="preserve">In order to </w:delText>
        </w:r>
        <w:r w:rsidRPr="00883F17" w:rsidDel="005601F7">
          <w:rPr>
            <w:rFonts w:asciiTheme="minorHAnsi" w:hAnsiTheme="minorHAnsi"/>
            <w:rPrChange w:id="961" w:author="Microsoft Office User" w:date="2023-07-10T07:16:00Z">
              <w:rPr/>
            </w:rPrChange>
          </w:rPr>
          <w:delText>q</w:delText>
        </w:r>
        <w:r w:rsidRPr="00883F17" w:rsidDel="005601F7">
          <w:rPr>
            <w:rFonts w:asciiTheme="minorHAnsi" w:eastAsia="Cambria" w:hAnsiTheme="minorHAnsi" w:cs="Cambria"/>
            <w:rPrChange w:id="962" w:author="Microsoft Office User" w:date="2023-07-10T07:16:00Z">
              <w:rPr>
                <w:rFonts w:ascii="Cambria" w:eastAsia="Cambria" w:hAnsi="Cambria" w:cs="Cambria"/>
              </w:rPr>
            </w:rPrChange>
          </w:rPr>
          <w:delText>uantif</w:delText>
        </w:r>
        <w:r w:rsidRPr="00883F17" w:rsidDel="005601F7">
          <w:rPr>
            <w:rFonts w:asciiTheme="minorHAnsi" w:hAnsiTheme="minorHAnsi"/>
            <w:rPrChange w:id="963" w:author="Microsoft Office User" w:date="2023-07-10T07:16:00Z">
              <w:rPr/>
            </w:rPrChange>
          </w:rPr>
          <w:delText>y soluble sugars, we followed the protocol “</w:delText>
        </w:r>
        <w:r w:rsidRPr="00883F17" w:rsidDel="005601F7">
          <w:rPr>
            <w:rFonts w:asciiTheme="minorHAnsi" w:hAnsiTheme="minorHAnsi"/>
            <w:i/>
            <w:rPrChange w:id="964" w:author="Microsoft Office User" w:date="2023-07-10T07:16:00Z">
              <w:rPr>
                <w:i/>
              </w:rPr>
            </w:rPrChange>
          </w:rPr>
          <w:delText>S1</w:delText>
        </w:r>
        <w:r w:rsidRPr="00883F17" w:rsidDel="005601F7">
          <w:rPr>
            <w:rFonts w:asciiTheme="minorHAnsi" w:hAnsiTheme="minorHAnsi"/>
            <w:rPrChange w:id="965" w:author="Microsoft Office User" w:date="2023-07-10T07:16:00Z">
              <w:rPr/>
            </w:rPrChange>
          </w:rPr>
          <w:delText>" described in Landhäusser et al. (2018).</w:delText>
        </w:r>
        <w:r w:rsidRPr="00883F17" w:rsidDel="005601F7">
          <w:rPr>
            <w:rFonts w:asciiTheme="minorHAnsi" w:eastAsia="Cambria" w:hAnsiTheme="minorHAnsi" w:cs="Cambria"/>
            <w:rPrChange w:id="966" w:author="Microsoft Office User" w:date="2023-07-10T07:16:00Z">
              <w:rPr>
                <w:rFonts w:ascii="Cambria" w:eastAsia="Cambria" w:hAnsi="Cambria" w:cs="Cambria"/>
              </w:rPr>
            </w:rPrChange>
          </w:rPr>
          <w:delText xml:space="preserve"> </w:delText>
        </w:r>
      </w:del>
      <w:r w:rsidRPr="00883F17">
        <w:rPr>
          <w:rFonts w:asciiTheme="minorHAnsi" w:eastAsia="Cambria" w:hAnsiTheme="minorHAnsi" w:cs="Cambria"/>
          <w:rPrChange w:id="967" w:author="Microsoft Office User" w:date="2023-07-10T07:16:00Z">
            <w:rPr>
              <w:rFonts w:ascii="Cambria" w:eastAsia="Cambria" w:hAnsi="Cambria" w:cs="Cambria"/>
            </w:rPr>
          </w:rPrChange>
        </w:rPr>
        <w:t xml:space="preserve">Each wood core segment was ground to a fine powder using a ball mill (Retsch MM 400, Haan, Germany) at 25 Hz for 30 seconds and dried at 60 °C overnight. We </w:t>
      </w:r>
      <w:r w:rsidRPr="00883F17">
        <w:rPr>
          <w:rFonts w:asciiTheme="minorHAnsi" w:hAnsiTheme="minorHAnsi"/>
          <w:rPrChange w:id="968" w:author="Microsoft Office User" w:date="2023-07-10T07:16:00Z">
            <w:rPr/>
          </w:rPrChange>
        </w:rPr>
        <w:t>weighed</w:t>
      </w:r>
      <w:r w:rsidRPr="00883F17">
        <w:rPr>
          <w:rFonts w:asciiTheme="minorHAnsi" w:eastAsia="Cambria" w:hAnsiTheme="minorHAnsi" w:cs="Cambria"/>
          <w:rPrChange w:id="969" w:author="Microsoft Office User" w:date="2023-07-10T07:16:00Z">
            <w:rPr>
              <w:rFonts w:ascii="Cambria" w:eastAsia="Cambria" w:hAnsi="Cambria" w:cs="Cambria"/>
            </w:rPr>
          </w:rPrChange>
        </w:rPr>
        <w:t xml:space="preserve"> 50 mg of wood powder and</w:t>
      </w:r>
      <w:r w:rsidRPr="00883F17">
        <w:rPr>
          <w:rFonts w:asciiTheme="minorHAnsi" w:hAnsiTheme="minorHAnsi"/>
          <w:rPrChange w:id="970" w:author="Microsoft Office User" w:date="2023-07-10T07:16:00Z">
            <w:rPr/>
          </w:rPrChange>
        </w:rPr>
        <w:t xml:space="preserve"> mixed it with</w:t>
      </w:r>
      <w:r w:rsidRPr="00883F17">
        <w:rPr>
          <w:rFonts w:asciiTheme="minorHAnsi" w:eastAsia="Cambria" w:hAnsiTheme="minorHAnsi" w:cs="Cambria"/>
          <w:rPrChange w:id="971" w:author="Microsoft Office User" w:date="2023-07-10T07:16:00Z">
            <w:rPr>
              <w:rFonts w:ascii="Cambria" w:eastAsia="Cambria" w:hAnsi="Cambria" w:cs="Cambria"/>
            </w:rPr>
          </w:rPrChange>
        </w:rPr>
        <w:t xml:space="preserve"> 1.5 ml of 80 % ethanol for 10 minutes at </w:t>
      </w:r>
      <w:r w:rsidRPr="00883F17">
        <w:rPr>
          <w:rFonts w:asciiTheme="minorHAnsi" w:hAnsiTheme="minorHAnsi"/>
          <w:rPrChange w:id="972" w:author="Microsoft Office User" w:date="2023-07-10T07:16:00Z">
            <w:rPr/>
          </w:rPrChange>
        </w:rPr>
        <w:t>90 ˚</w:t>
      </w:r>
      <w:r w:rsidRPr="00883F17">
        <w:rPr>
          <w:rFonts w:asciiTheme="minorHAnsi" w:eastAsia="Cambria" w:hAnsiTheme="minorHAnsi" w:cs="Cambria"/>
          <w:rPrChange w:id="973" w:author="Microsoft Office User" w:date="2023-07-10T07:16:00Z">
            <w:rPr>
              <w:rFonts w:ascii="Cambria" w:eastAsia="Cambria" w:hAnsi="Cambria" w:cs="Cambria"/>
            </w:rPr>
          </w:rPrChange>
        </w:rPr>
        <w:t>C in order to extra</w:t>
      </w:r>
      <w:r w:rsidRPr="00883F17">
        <w:rPr>
          <w:rFonts w:asciiTheme="minorHAnsi" w:hAnsiTheme="minorHAnsi"/>
          <w:rPrChange w:id="974" w:author="Microsoft Office User" w:date="2023-07-10T07:16:00Z">
            <w:rPr/>
          </w:rPrChange>
        </w:rPr>
        <w:t>ct the soluble sugars</w:t>
      </w:r>
      <w:r w:rsidRPr="00883F17">
        <w:rPr>
          <w:rFonts w:asciiTheme="minorHAnsi" w:eastAsia="Cambria" w:hAnsiTheme="minorHAnsi" w:cs="Cambria"/>
          <w:rPrChange w:id="975" w:author="Microsoft Office User" w:date="2023-07-10T07:16:00Z">
            <w:rPr>
              <w:rFonts w:ascii="Cambria" w:eastAsia="Cambria" w:hAnsi="Cambria" w:cs="Cambria"/>
            </w:rPr>
          </w:rPrChange>
        </w:rPr>
        <w:t>. After cooling to room temperature, the samples were centrifuged at 13000 g for 2 minutes. The supernatant was recovered in a new vial, diluted, filtered, and then used for measuring three specific sugars (sucrose, fructose and glucose) by HPAE-PAD. For quality control we used blanks, standard solutions with known concentration of glucose, fructose and sucrose and internal standards made of a mix of tree leaf and branch samples as detailed in the protocol “</w:t>
      </w:r>
      <w:r w:rsidRPr="00883F17">
        <w:rPr>
          <w:rFonts w:asciiTheme="minorHAnsi" w:eastAsia="Cambria" w:hAnsiTheme="minorHAnsi" w:cs="Cambria"/>
          <w:i/>
          <w:rPrChange w:id="976" w:author="Microsoft Office User" w:date="2023-07-10T07:16:00Z">
            <w:rPr>
              <w:rFonts w:ascii="Cambria" w:eastAsia="Cambria" w:hAnsi="Cambria" w:cs="Cambria"/>
              <w:i/>
            </w:rPr>
          </w:rPrChange>
        </w:rPr>
        <w:t>S3</w:t>
      </w:r>
      <w:r w:rsidRPr="00883F17">
        <w:rPr>
          <w:rFonts w:asciiTheme="minorHAnsi" w:eastAsia="Cambria" w:hAnsiTheme="minorHAnsi" w:cs="Cambria"/>
          <w:rPrChange w:id="977" w:author="Microsoft Office User" w:date="2023-07-10T07:16:00Z">
            <w:rPr>
              <w:rFonts w:ascii="Cambria" w:eastAsia="Cambria" w:hAnsi="Cambria" w:cs="Cambria"/>
            </w:rPr>
          </w:rPrChange>
        </w:rPr>
        <w:t xml:space="preserve">" of Landhäusser et al. (2018). We </w:t>
      </w:r>
      <w:r w:rsidRPr="00883F17">
        <w:rPr>
          <w:rFonts w:asciiTheme="minorHAnsi" w:hAnsiTheme="minorHAnsi"/>
          <w:rPrChange w:id="978" w:author="Microsoft Office User" w:date="2023-07-10T07:16:00Z">
            <w:rPr/>
          </w:rPrChange>
        </w:rPr>
        <w:t>estimated the average</w:t>
      </w:r>
      <w:r w:rsidRPr="00883F17">
        <w:rPr>
          <w:rFonts w:asciiTheme="minorHAnsi" w:eastAsia="Cambria" w:hAnsiTheme="minorHAnsi" w:cs="Cambria"/>
          <w:rPrChange w:id="979" w:author="Microsoft Office User" w:date="2023-07-10T07:16:00Z">
            <w:rPr>
              <w:rFonts w:ascii="Cambria" w:eastAsia="Cambria" w:hAnsi="Cambria" w:cs="Cambria"/>
            </w:rPr>
          </w:rPrChange>
        </w:rPr>
        <w:t xml:space="preserve"> concentration of soluble sugars per wood core and compared between time points.</w:t>
      </w:r>
      <w:ins w:id="980" w:author="Microsoft Office User" w:date="2023-05-16T14:44:00Z">
        <w:r w:rsidR="005601F7" w:rsidRPr="00883F17">
          <w:rPr>
            <w:rFonts w:asciiTheme="minorHAnsi" w:eastAsia="Cambria" w:hAnsiTheme="minorHAnsi" w:cs="Cambria"/>
            <w:lang w:val="en-US"/>
            <w:rPrChange w:id="981" w:author="Microsoft Office User" w:date="2023-07-10T07:16:00Z">
              <w:rPr>
                <w:rFonts w:ascii="Cambria" w:eastAsia="Cambria" w:hAnsi="Cambria" w:cs="Cambria"/>
                <w:lang w:val="en-US"/>
              </w:rPr>
            </w:rPrChange>
          </w:rPr>
          <w:t xml:space="preserve"> Due to the low concentration of soluble sugars and their la</w:t>
        </w:r>
      </w:ins>
      <w:ins w:id="982" w:author="Microsoft Office User" w:date="2023-05-16T14:45:00Z">
        <w:r w:rsidR="005601F7" w:rsidRPr="00883F17">
          <w:rPr>
            <w:rFonts w:asciiTheme="minorHAnsi" w:eastAsia="Cambria" w:hAnsiTheme="minorHAnsi" w:cs="Cambria"/>
            <w:lang w:val="en-US"/>
            <w:rPrChange w:id="983" w:author="Microsoft Office User" w:date="2023-07-10T07:16:00Z">
              <w:rPr>
                <w:rFonts w:ascii="Cambria" w:eastAsia="Cambria" w:hAnsi="Cambria" w:cs="Cambria"/>
                <w:lang w:val="en-US"/>
              </w:rPr>
            </w:rPrChange>
          </w:rPr>
          <w:t xml:space="preserve">ck of seasonality, </w:t>
        </w:r>
      </w:ins>
      <w:ins w:id="984" w:author="Microsoft Office User" w:date="2023-05-16T14:46:00Z">
        <w:r w:rsidR="00D01E21" w:rsidRPr="00883F17">
          <w:rPr>
            <w:rFonts w:asciiTheme="minorHAnsi" w:eastAsia="Cambria" w:hAnsiTheme="minorHAnsi" w:cs="Cambria"/>
            <w:lang w:val="en-US"/>
            <w:rPrChange w:id="985" w:author="Microsoft Office User" w:date="2023-07-10T07:16:00Z">
              <w:rPr>
                <w:rFonts w:ascii="Cambria" w:eastAsia="Cambria" w:hAnsi="Cambria" w:cs="Cambria"/>
                <w:lang w:val="en-US"/>
              </w:rPr>
            </w:rPrChange>
          </w:rPr>
          <w:t>these measurements</w:t>
        </w:r>
      </w:ins>
      <w:ins w:id="986" w:author="Microsoft Office User" w:date="2023-05-16T14:45:00Z">
        <w:r w:rsidR="005601F7" w:rsidRPr="00883F17">
          <w:rPr>
            <w:rFonts w:asciiTheme="minorHAnsi" w:eastAsia="Cambria" w:hAnsiTheme="minorHAnsi" w:cs="Cambria"/>
            <w:lang w:val="en-US"/>
            <w:rPrChange w:id="987" w:author="Microsoft Office User" w:date="2023-07-10T07:16:00Z">
              <w:rPr>
                <w:rFonts w:ascii="Cambria" w:eastAsia="Cambria" w:hAnsi="Cambria" w:cs="Cambria"/>
                <w:lang w:val="en-US"/>
              </w:rPr>
            </w:rPrChange>
          </w:rPr>
          <w:t xml:space="preserve"> </w:t>
        </w:r>
      </w:ins>
      <w:ins w:id="988" w:author="Microsoft Office User" w:date="2023-05-16T14:46:00Z">
        <w:r w:rsidR="00D01E21" w:rsidRPr="00883F17">
          <w:rPr>
            <w:rFonts w:asciiTheme="minorHAnsi" w:eastAsia="Cambria" w:hAnsiTheme="minorHAnsi" w:cs="Cambria"/>
            <w:lang w:val="en-US"/>
            <w:rPrChange w:id="989" w:author="Microsoft Office User" w:date="2023-07-10T07:16:00Z">
              <w:rPr>
                <w:rFonts w:ascii="Cambria" w:eastAsia="Cambria" w:hAnsi="Cambria" w:cs="Cambria"/>
                <w:lang w:val="en-US"/>
              </w:rPr>
            </w:rPrChange>
          </w:rPr>
          <w:t>were</w:t>
        </w:r>
      </w:ins>
      <w:ins w:id="990" w:author="Microsoft Office User" w:date="2023-05-16T14:45:00Z">
        <w:r w:rsidR="005601F7" w:rsidRPr="00883F17">
          <w:rPr>
            <w:rFonts w:asciiTheme="minorHAnsi" w:eastAsia="Cambria" w:hAnsiTheme="minorHAnsi" w:cs="Cambria"/>
            <w:lang w:val="en-US"/>
            <w:rPrChange w:id="991" w:author="Microsoft Office User" w:date="2023-07-10T07:16:00Z">
              <w:rPr>
                <w:rFonts w:ascii="Cambria" w:eastAsia="Cambria" w:hAnsi="Cambria" w:cs="Cambria"/>
                <w:lang w:val="en-US"/>
              </w:rPr>
            </w:rPrChange>
          </w:rPr>
          <w:t xml:space="preserve"> not made </w:t>
        </w:r>
      </w:ins>
      <w:ins w:id="992" w:author="Microsoft Office User" w:date="2023-07-08T10:18:00Z">
        <w:r w:rsidR="00AF5CA0" w:rsidRPr="00883F17">
          <w:rPr>
            <w:rFonts w:asciiTheme="minorHAnsi" w:eastAsia="Cambria" w:hAnsiTheme="minorHAnsi" w:cs="Cambria"/>
            <w:lang w:val="en-US"/>
            <w:rPrChange w:id="993" w:author="Microsoft Office User" w:date="2023-07-10T07:16:00Z">
              <w:rPr>
                <w:rFonts w:ascii="Cambria" w:eastAsia="Cambria" w:hAnsi="Cambria" w:cs="Cambria"/>
                <w:lang w:val="en-US"/>
              </w:rPr>
            </w:rPrChange>
          </w:rPr>
          <w:t>in</w:t>
        </w:r>
      </w:ins>
      <w:ins w:id="994" w:author="Microsoft Office User" w:date="2023-05-16T14:45:00Z">
        <w:r w:rsidR="005601F7" w:rsidRPr="00883F17">
          <w:rPr>
            <w:rFonts w:asciiTheme="minorHAnsi" w:eastAsia="Cambria" w:hAnsiTheme="minorHAnsi" w:cs="Cambria"/>
            <w:lang w:val="en-US"/>
            <w:rPrChange w:id="995" w:author="Microsoft Office User" w:date="2023-07-10T07:16:00Z">
              <w:rPr>
                <w:rFonts w:ascii="Cambria" w:eastAsia="Cambria" w:hAnsi="Cambria" w:cs="Cambria"/>
                <w:lang w:val="en-US"/>
              </w:rPr>
            </w:rPrChange>
          </w:rPr>
          <w:t xml:space="preserve"> 2019. Based on these results we assumed that NSC storage dynamics are represented mainly by starch dynamics in these three tropical </w:t>
        </w:r>
      </w:ins>
      <w:ins w:id="996" w:author="Microsoft Office User" w:date="2023-05-16T14:46:00Z">
        <w:r w:rsidR="005601F7" w:rsidRPr="00883F17">
          <w:rPr>
            <w:rFonts w:asciiTheme="minorHAnsi" w:eastAsia="Cambria" w:hAnsiTheme="minorHAnsi" w:cs="Cambria"/>
            <w:lang w:val="en-US"/>
            <w:rPrChange w:id="997" w:author="Microsoft Office User" w:date="2023-07-10T07:16:00Z">
              <w:rPr>
                <w:rFonts w:ascii="Cambria" w:eastAsia="Cambria" w:hAnsi="Cambria" w:cs="Cambria"/>
                <w:lang w:val="en-US"/>
              </w:rPr>
            </w:rPrChange>
          </w:rPr>
          <w:t>species</w:t>
        </w:r>
      </w:ins>
      <w:ins w:id="998" w:author="Microsoft Office User" w:date="2023-07-08T10:18:00Z">
        <w:r w:rsidR="00AF5CA0" w:rsidRPr="00883F17">
          <w:rPr>
            <w:rFonts w:asciiTheme="minorHAnsi" w:eastAsia="Cambria" w:hAnsiTheme="minorHAnsi" w:cs="Cambria"/>
            <w:lang w:val="en-US"/>
            <w:rPrChange w:id="999" w:author="Microsoft Office User" w:date="2023-07-10T07:16:00Z">
              <w:rPr>
                <w:rFonts w:ascii="Cambria" w:eastAsia="Cambria" w:hAnsi="Cambria" w:cs="Cambria"/>
                <w:lang w:val="en-US"/>
              </w:rPr>
            </w:rPrChange>
          </w:rPr>
          <w:t xml:space="preserve"> and we focused on </w:t>
        </w:r>
      </w:ins>
      <w:ins w:id="1000" w:author="Microsoft Office User" w:date="2023-07-08T21:48:00Z">
        <w:r w:rsidR="001D5359" w:rsidRPr="00883F17">
          <w:rPr>
            <w:rFonts w:asciiTheme="minorHAnsi" w:eastAsia="Cambria" w:hAnsiTheme="minorHAnsi" w:cs="Cambria"/>
            <w:lang w:val="en-US"/>
            <w:rPrChange w:id="1001" w:author="Microsoft Office User" w:date="2023-07-10T07:16:00Z">
              <w:rPr>
                <w:rFonts w:ascii="Cambria" w:eastAsia="Cambria" w:hAnsi="Cambria" w:cs="Cambria"/>
                <w:lang w:val="en-US"/>
              </w:rPr>
            </w:rPrChange>
          </w:rPr>
          <w:t>starch only</w:t>
        </w:r>
      </w:ins>
      <w:ins w:id="1002" w:author="Microsoft Office User" w:date="2023-05-16T14:46:00Z">
        <w:r w:rsidR="005601F7" w:rsidRPr="00883F17">
          <w:rPr>
            <w:rFonts w:asciiTheme="minorHAnsi" w:eastAsia="Cambria" w:hAnsiTheme="minorHAnsi" w:cs="Cambria"/>
            <w:lang w:val="en-US"/>
            <w:rPrChange w:id="1003" w:author="Microsoft Office User" w:date="2023-07-10T07:16:00Z">
              <w:rPr>
                <w:rFonts w:ascii="Cambria" w:eastAsia="Cambria" w:hAnsi="Cambria" w:cs="Cambria"/>
                <w:lang w:val="en-US"/>
              </w:rPr>
            </w:rPrChange>
          </w:rPr>
          <w:t xml:space="preserve">. </w:t>
        </w:r>
      </w:ins>
    </w:p>
    <w:p w14:paraId="312CBC73" w14:textId="0D0EA7A0" w:rsidR="00630885" w:rsidRPr="00883F17" w:rsidRDefault="00630885">
      <w:pPr>
        <w:pBdr>
          <w:top w:val="nil"/>
          <w:left w:val="nil"/>
          <w:bottom w:val="nil"/>
          <w:right w:val="nil"/>
          <w:between w:val="nil"/>
        </w:pBdr>
        <w:spacing w:before="180" w:after="180" w:line="480" w:lineRule="auto"/>
        <w:ind w:right="-261"/>
        <w:rPr>
          <w:ins w:id="1004" w:author="Microsoft Office User" w:date="2023-05-31T16:23:00Z"/>
          <w:rFonts w:asciiTheme="minorHAnsi" w:eastAsia="Cambria" w:hAnsiTheme="minorHAnsi" w:cs="Cambria"/>
          <w:lang w:val="en-US"/>
          <w:rPrChange w:id="1005" w:author="Microsoft Office User" w:date="2023-07-10T07:16:00Z">
            <w:rPr>
              <w:ins w:id="1006" w:author="Microsoft Office User" w:date="2023-05-31T16:23:00Z"/>
              <w:rFonts w:ascii="Cambria" w:eastAsia="Cambria" w:hAnsi="Cambria" w:cs="Cambria"/>
              <w:lang w:val="en-US"/>
            </w:rPr>
          </w:rPrChange>
        </w:rPr>
      </w:pPr>
      <w:ins w:id="1007" w:author="Microsoft Office User" w:date="2023-05-31T15:25:00Z">
        <w:r w:rsidRPr="00883F17">
          <w:rPr>
            <w:rFonts w:asciiTheme="minorHAnsi" w:eastAsia="Cambria" w:hAnsiTheme="minorHAnsi" w:cs="Cambria"/>
            <w:lang w:val="en-US"/>
            <w:rPrChange w:id="1008" w:author="Microsoft Office User" w:date="2023-07-10T07:16:00Z">
              <w:rPr>
                <w:rFonts w:ascii="Cambria" w:eastAsia="Cambria" w:hAnsi="Cambria" w:cs="Cambria"/>
                <w:lang w:val="en-US"/>
              </w:rPr>
            </w:rPrChange>
          </w:rPr>
          <w:t xml:space="preserve">We used Wilcoxon </w:t>
        </w:r>
      </w:ins>
      <w:ins w:id="1009" w:author="Microsoft Office User" w:date="2023-05-31T15:26:00Z">
        <w:r w:rsidRPr="00883F17">
          <w:rPr>
            <w:rFonts w:asciiTheme="minorHAnsi" w:eastAsia="Cambria" w:hAnsiTheme="minorHAnsi" w:cs="Cambria"/>
            <w:lang w:val="en-US"/>
            <w:rPrChange w:id="1010" w:author="Microsoft Office User" w:date="2023-07-10T07:16:00Z">
              <w:rPr>
                <w:rFonts w:ascii="Cambria" w:eastAsia="Cambria" w:hAnsi="Cambria" w:cs="Cambria"/>
                <w:lang w:val="en-US"/>
              </w:rPr>
            </w:rPrChange>
          </w:rPr>
          <w:t xml:space="preserve">signed-rank test to compare starch and soluble sugar measurements between </w:t>
        </w:r>
      </w:ins>
      <w:ins w:id="1011" w:author="Microsoft Office User" w:date="2023-05-31T15:27:00Z">
        <w:r w:rsidRPr="00883F17">
          <w:rPr>
            <w:rFonts w:asciiTheme="minorHAnsi" w:eastAsia="Cambria" w:hAnsiTheme="minorHAnsi" w:cs="Cambria"/>
            <w:lang w:val="en-US"/>
            <w:rPrChange w:id="1012" w:author="Microsoft Office User" w:date="2023-07-10T07:16:00Z">
              <w:rPr>
                <w:rFonts w:ascii="Cambria" w:eastAsia="Cambria" w:hAnsi="Cambria" w:cs="Cambria"/>
                <w:lang w:val="en-US"/>
              </w:rPr>
            </w:rPrChange>
          </w:rPr>
          <w:t>different</w:t>
        </w:r>
      </w:ins>
      <w:ins w:id="1013" w:author="Microsoft Office User" w:date="2023-05-31T15:26:00Z">
        <w:r w:rsidRPr="00883F17">
          <w:rPr>
            <w:rFonts w:asciiTheme="minorHAnsi" w:eastAsia="Cambria" w:hAnsiTheme="minorHAnsi" w:cs="Cambria"/>
            <w:lang w:val="en-US"/>
            <w:rPrChange w:id="1014" w:author="Microsoft Office User" w:date="2023-07-10T07:16:00Z">
              <w:rPr>
                <w:rFonts w:ascii="Cambria" w:eastAsia="Cambria" w:hAnsi="Cambria" w:cs="Cambria"/>
                <w:lang w:val="en-US"/>
              </w:rPr>
            </w:rPrChange>
          </w:rPr>
          <w:t xml:space="preserve"> sampling dates</w:t>
        </w:r>
      </w:ins>
      <w:ins w:id="1015" w:author="Microsoft Office User" w:date="2023-06-27T11:08:00Z">
        <w:r w:rsidR="00652FA3" w:rsidRPr="00883F17">
          <w:rPr>
            <w:rFonts w:asciiTheme="minorHAnsi" w:eastAsia="Cambria" w:hAnsiTheme="minorHAnsi" w:cs="Cambria"/>
            <w:lang w:val="en-US"/>
            <w:rPrChange w:id="1016" w:author="Microsoft Office User" w:date="2023-07-10T07:16:00Z">
              <w:rPr>
                <w:rFonts w:ascii="Cambria" w:eastAsia="Cambria" w:hAnsi="Cambria" w:cs="Cambria"/>
                <w:lang w:val="en-US"/>
              </w:rPr>
            </w:rPrChange>
          </w:rPr>
          <w:t xml:space="preserve"> and different depths</w:t>
        </w:r>
      </w:ins>
      <w:ins w:id="1017" w:author="Microsoft Office User" w:date="2023-07-08T21:49:00Z">
        <w:r w:rsidR="001D5359" w:rsidRPr="00883F17">
          <w:rPr>
            <w:rFonts w:asciiTheme="minorHAnsi" w:eastAsia="Cambria" w:hAnsiTheme="minorHAnsi" w:cs="Cambria"/>
            <w:lang w:val="en-US"/>
            <w:rPrChange w:id="1018" w:author="Microsoft Office User" w:date="2023-07-10T07:16:00Z">
              <w:rPr>
                <w:rFonts w:ascii="Cambria" w:eastAsia="Cambria" w:hAnsi="Cambria" w:cs="Cambria"/>
                <w:lang w:val="en-US"/>
              </w:rPr>
            </w:rPrChange>
          </w:rPr>
          <w:t xml:space="preserve">, </w:t>
        </w:r>
      </w:ins>
      <w:ins w:id="1019" w:author="Microsoft Office User" w:date="2023-07-08T21:50:00Z">
        <w:r w:rsidR="001D5359" w:rsidRPr="00883F17">
          <w:rPr>
            <w:rFonts w:asciiTheme="minorHAnsi" w:eastAsia="Cambria" w:hAnsiTheme="minorHAnsi" w:cs="Cambria"/>
            <w:lang w:val="en-US"/>
            <w:rPrChange w:id="1020" w:author="Microsoft Office User" w:date="2023-07-10T07:16:00Z">
              <w:rPr>
                <w:rFonts w:ascii="Cambria" w:eastAsia="Cambria" w:hAnsi="Cambria" w:cs="Cambria"/>
                <w:lang w:val="en-US"/>
              </w:rPr>
            </w:rPrChange>
          </w:rPr>
          <w:t>in order</w:t>
        </w:r>
      </w:ins>
      <w:ins w:id="1021" w:author="Microsoft Office User" w:date="2023-05-31T15:26:00Z">
        <w:r w:rsidRPr="00883F17">
          <w:rPr>
            <w:rFonts w:asciiTheme="minorHAnsi" w:eastAsia="Cambria" w:hAnsiTheme="minorHAnsi" w:cs="Cambria"/>
            <w:lang w:val="en-US"/>
            <w:rPrChange w:id="1022" w:author="Microsoft Office User" w:date="2023-07-10T07:16:00Z">
              <w:rPr>
                <w:rFonts w:ascii="Cambria" w:eastAsia="Cambria" w:hAnsi="Cambria" w:cs="Cambria"/>
                <w:lang w:val="en-US"/>
              </w:rPr>
            </w:rPrChange>
          </w:rPr>
          <w:t xml:space="preserve"> to </w:t>
        </w:r>
      </w:ins>
      <w:ins w:id="1023" w:author="Microsoft Office User" w:date="2023-07-08T21:50:00Z">
        <w:r w:rsidR="001D5359" w:rsidRPr="00883F17">
          <w:rPr>
            <w:rFonts w:asciiTheme="minorHAnsi" w:eastAsia="Cambria" w:hAnsiTheme="minorHAnsi" w:cs="Cambria"/>
            <w:lang w:val="en-US"/>
            <w:rPrChange w:id="1024" w:author="Microsoft Office User" w:date="2023-07-10T07:16:00Z">
              <w:rPr>
                <w:rFonts w:ascii="Cambria" w:eastAsia="Cambria" w:hAnsi="Cambria" w:cs="Cambria"/>
                <w:lang w:val="en-US"/>
              </w:rPr>
            </w:rPrChange>
          </w:rPr>
          <w:t>evaluate</w:t>
        </w:r>
      </w:ins>
      <w:ins w:id="1025" w:author="Microsoft Office User" w:date="2023-05-31T15:26:00Z">
        <w:r w:rsidRPr="00883F17">
          <w:rPr>
            <w:rFonts w:asciiTheme="minorHAnsi" w:eastAsia="Cambria" w:hAnsiTheme="minorHAnsi" w:cs="Cambria"/>
            <w:lang w:val="en-US"/>
            <w:rPrChange w:id="1026" w:author="Microsoft Office User" w:date="2023-07-10T07:16:00Z">
              <w:rPr>
                <w:rFonts w:ascii="Cambria" w:eastAsia="Cambria" w:hAnsi="Cambria" w:cs="Cambria"/>
                <w:lang w:val="en-US"/>
              </w:rPr>
            </w:rPrChange>
          </w:rPr>
          <w:t xml:space="preserve"> seasonality in the </w:t>
        </w:r>
      </w:ins>
      <w:ins w:id="1027" w:author="Microsoft Office User" w:date="2023-05-31T15:27:00Z">
        <w:r w:rsidRPr="00883F17">
          <w:rPr>
            <w:rFonts w:asciiTheme="minorHAnsi" w:eastAsia="Cambria" w:hAnsiTheme="minorHAnsi" w:cs="Cambria"/>
            <w:lang w:val="en-US"/>
            <w:rPrChange w:id="1028" w:author="Microsoft Office User" w:date="2023-07-10T07:16:00Z">
              <w:rPr>
                <w:rFonts w:ascii="Cambria" w:eastAsia="Cambria" w:hAnsi="Cambria" w:cs="Cambria"/>
                <w:lang w:val="en-US"/>
              </w:rPr>
            </w:rPrChange>
          </w:rPr>
          <w:t>starch</w:t>
        </w:r>
      </w:ins>
      <w:ins w:id="1029" w:author="Microsoft Office User" w:date="2023-07-08T21:50:00Z">
        <w:r w:rsidR="001D5359" w:rsidRPr="00883F17">
          <w:rPr>
            <w:rFonts w:asciiTheme="minorHAnsi" w:eastAsia="Cambria" w:hAnsiTheme="minorHAnsi" w:cs="Cambria"/>
            <w:lang w:val="en-US"/>
            <w:rPrChange w:id="1030" w:author="Microsoft Office User" w:date="2023-07-10T07:16:00Z">
              <w:rPr>
                <w:rFonts w:ascii="Cambria" w:eastAsia="Cambria" w:hAnsi="Cambria" w:cs="Cambria"/>
                <w:lang w:val="en-US"/>
              </w:rPr>
            </w:rPrChange>
          </w:rPr>
          <w:t xml:space="preserve"> and soluble sugar</w:t>
        </w:r>
      </w:ins>
      <w:ins w:id="1031" w:author="Microsoft Office User" w:date="2023-05-31T15:27:00Z">
        <w:r w:rsidRPr="00883F17">
          <w:rPr>
            <w:rFonts w:asciiTheme="minorHAnsi" w:eastAsia="Cambria" w:hAnsiTheme="minorHAnsi" w:cs="Cambria"/>
            <w:lang w:val="en-US"/>
            <w:rPrChange w:id="1032" w:author="Microsoft Office User" w:date="2023-07-10T07:16:00Z">
              <w:rPr>
                <w:rFonts w:ascii="Cambria" w:eastAsia="Cambria" w:hAnsi="Cambria" w:cs="Cambria"/>
                <w:lang w:val="en-US"/>
              </w:rPr>
            </w:rPrChange>
          </w:rPr>
          <w:t xml:space="preserve"> mass</w:t>
        </w:r>
      </w:ins>
      <w:ins w:id="1033" w:author="Microsoft Office User" w:date="2023-06-27T11:08:00Z">
        <w:r w:rsidR="00652FA3" w:rsidRPr="00883F17">
          <w:rPr>
            <w:rFonts w:asciiTheme="minorHAnsi" w:eastAsia="Cambria" w:hAnsiTheme="minorHAnsi" w:cs="Cambria"/>
            <w:lang w:val="en-US"/>
            <w:rPrChange w:id="1034" w:author="Microsoft Office User" w:date="2023-07-10T07:16:00Z">
              <w:rPr>
                <w:rFonts w:ascii="Cambria" w:eastAsia="Cambria" w:hAnsi="Cambria" w:cs="Cambria"/>
                <w:lang w:val="en-US"/>
              </w:rPr>
            </w:rPrChange>
          </w:rPr>
          <w:t xml:space="preserve"> and differences in starch concentration at different depths</w:t>
        </w:r>
      </w:ins>
      <w:ins w:id="1035" w:author="Microsoft Office User" w:date="2023-05-31T15:26:00Z">
        <w:r w:rsidRPr="00883F17">
          <w:rPr>
            <w:rFonts w:asciiTheme="minorHAnsi" w:eastAsia="Cambria" w:hAnsiTheme="minorHAnsi" w:cs="Cambria"/>
            <w:lang w:val="en-US"/>
            <w:rPrChange w:id="1036" w:author="Microsoft Office User" w:date="2023-07-10T07:16:00Z">
              <w:rPr>
                <w:rFonts w:ascii="Cambria" w:eastAsia="Cambria" w:hAnsi="Cambria" w:cs="Cambria"/>
                <w:lang w:val="en-US"/>
              </w:rPr>
            </w:rPrChange>
          </w:rPr>
          <w:t xml:space="preserve">. </w:t>
        </w:r>
      </w:ins>
    </w:p>
    <w:p w14:paraId="2965B0AD" w14:textId="1AD1997D" w:rsidR="00AF5CA0" w:rsidRPr="00883F17" w:rsidRDefault="00630885" w:rsidP="00630885">
      <w:pPr>
        <w:pBdr>
          <w:top w:val="nil"/>
          <w:left w:val="nil"/>
          <w:bottom w:val="nil"/>
          <w:right w:val="nil"/>
          <w:between w:val="nil"/>
        </w:pBdr>
        <w:spacing w:before="180" w:after="180" w:line="480" w:lineRule="auto"/>
        <w:ind w:right="-261"/>
        <w:rPr>
          <w:ins w:id="1037" w:author="Microsoft Office User" w:date="2023-07-08T10:23:00Z"/>
          <w:rFonts w:asciiTheme="minorHAnsi" w:eastAsia="Cambria" w:hAnsiTheme="minorHAnsi" w:cs="Cambria"/>
          <w:lang w:val="en-US"/>
          <w:rPrChange w:id="1038" w:author="Microsoft Office User" w:date="2023-07-10T07:16:00Z">
            <w:rPr>
              <w:ins w:id="1039" w:author="Microsoft Office User" w:date="2023-07-08T10:23:00Z"/>
              <w:rFonts w:ascii="Cambria" w:eastAsia="Cambria" w:hAnsi="Cambria" w:cs="Cambria"/>
              <w:lang w:val="en-US"/>
            </w:rPr>
          </w:rPrChange>
        </w:rPr>
      </w:pPr>
      <w:ins w:id="1040" w:author="Microsoft Office User" w:date="2023-05-31T16:23:00Z">
        <w:r w:rsidRPr="00883F17">
          <w:rPr>
            <w:rFonts w:asciiTheme="minorHAnsi" w:eastAsia="Cambria" w:hAnsiTheme="minorHAnsi" w:cs="Cambria"/>
            <w:rPrChange w:id="1041" w:author="Microsoft Office User" w:date="2023-07-10T07:16:00Z">
              <w:rPr>
                <w:rFonts w:ascii="Cambria" w:eastAsia="Cambria" w:hAnsi="Cambria" w:cs="Cambria"/>
              </w:rPr>
            </w:rPrChange>
          </w:rPr>
          <w:t>We estimated the seasonal changes in the</w:t>
        </w:r>
        <w:r w:rsidRPr="00883F17">
          <w:rPr>
            <w:rFonts w:asciiTheme="minorHAnsi" w:hAnsiTheme="minorHAnsi"/>
            <w:rPrChange w:id="1042" w:author="Microsoft Office User" w:date="2023-07-10T07:16:00Z">
              <w:rPr/>
            </w:rPrChange>
          </w:rPr>
          <w:t xml:space="preserve"> </w:t>
        </w:r>
        <w:r w:rsidRPr="00883F17">
          <w:rPr>
            <w:rFonts w:asciiTheme="minorHAnsi" w:eastAsia="Cambria" w:hAnsiTheme="minorHAnsi" w:cs="Cambria"/>
            <w:rPrChange w:id="1043" w:author="Microsoft Office User" w:date="2023-07-10T07:16:00Z">
              <w:rPr>
                <w:rFonts w:ascii="Cambria" w:eastAsia="Cambria" w:hAnsi="Cambria" w:cs="Cambria"/>
              </w:rPr>
            </w:rPrChange>
          </w:rPr>
          <w:t xml:space="preserve">starch </w:t>
        </w:r>
        <w:r w:rsidRPr="00883F17">
          <w:rPr>
            <w:rFonts w:asciiTheme="minorHAnsi" w:eastAsia="Cambria" w:hAnsiTheme="minorHAnsi" w:cs="Cambria"/>
            <w:lang w:val="en-US"/>
            <w:rPrChange w:id="1044" w:author="Microsoft Office User" w:date="2023-07-10T07:16:00Z">
              <w:rPr>
                <w:rFonts w:ascii="Cambria" w:eastAsia="Cambria" w:hAnsi="Cambria" w:cs="Cambria"/>
                <w:lang w:val="en-US"/>
              </w:rPr>
            </w:rPrChange>
          </w:rPr>
          <w:t>mass (mg)</w:t>
        </w:r>
        <w:r w:rsidRPr="00883F17">
          <w:rPr>
            <w:rFonts w:asciiTheme="minorHAnsi" w:eastAsia="Cambria" w:hAnsiTheme="minorHAnsi" w:cs="Cambria"/>
            <w:rPrChange w:id="1045" w:author="Microsoft Office User" w:date="2023-07-10T07:16:00Z">
              <w:rPr>
                <w:rFonts w:ascii="Cambria" w:eastAsia="Cambria" w:hAnsi="Cambria" w:cs="Cambria"/>
              </w:rPr>
            </w:rPrChange>
          </w:rPr>
          <w:t xml:space="preserve"> between two consecutive </w:t>
        </w:r>
        <w:r w:rsidRPr="00883F17">
          <w:rPr>
            <w:rFonts w:asciiTheme="minorHAnsi" w:hAnsiTheme="minorHAnsi"/>
            <w:rPrChange w:id="1046" w:author="Microsoft Office User" w:date="2023-07-10T07:16:00Z">
              <w:rPr/>
            </w:rPrChange>
          </w:rPr>
          <w:t xml:space="preserve">sampling </w:t>
        </w:r>
        <w:r w:rsidRPr="00883F17">
          <w:rPr>
            <w:rFonts w:asciiTheme="minorHAnsi" w:eastAsia="Cambria" w:hAnsiTheme="minorHAnsi" w:cs="Cambria"/>
            <w:rPrChange w:id="1047" w:author="Microsoft Office User" w:date="2023-07-10T07:16:00Z">
              <w:rPr>
                <w:rFonts w:ascii="Cambria" w:eastAsia="Cambria" w:hAnsi="Cambria" w:cs="Cambria"/>
              </w:rPr>
            </w:rPrChange>
          </w:rPr>
          <w:t>periods: thus the starch</w:t>
        </w:r>
      </w:ins>
      <w:ins w:id="1048" w:author="Microsoft Office User" w:date="2023-07-08T21:54:00Z">
        <w:r w:rsidR="001D5359" w:rsidRPr="00883F17">
          <w:rPr>
            <w:rFonts w:asciiTheme="minorHAnsi" w:eastAsia="Cambria" w:hAnsiTheme="minorHAnsi" w:cs="Cambria"/>
            <w:lang w:val="en-US"/>
            <w:rPrChange w:id="1049" w:author="Microsoft Office User" w:date="2023-07-10T07:16:00Z">
              <w:rPr>
                <w:rFonts w:ascii="Cambria" w:eastAsia="Cambria" w:hAnsi="Cambria" w:cs="Cambria"/>
                <w:lang w:val="en-US"/>
              </w:rPr>
            </w:rPrChange>
          </w:rPr>
          <w:t xml:space="preserve"> </w:t>
        </w:r>
      </w:ins>
      <w:ins w:id="1050" w:author="Microsoft Office User" w:date="2023-05-31T16:23:00Z">
        <w:r w:rsidRPr="00883F17">
          <w:rPr>
            <w:rFonts w:asciiTheme="minorHAnsi" w:eastAsia="Cambria" w:hAnsiTheme="minorHAnsi" w:cs="Cambria"/>
            <w:rPrChange w:id="1051" w:author="Microsoft Office User" w:date="2023-07-10T07:16:00Z">
              <w:rPr>
                <w:rFonts w:ascii="Cambria" w:eastAsia="Cambria" w:hAnsi="Cambria" w:cs="Cambria"/>
              </w:rPr>
            </w:rPrChange>
          </w:rPr>
          <w:t>change</w:t>
        </w:r>
      </w:ins>
      <w:ins w:id="1052" w:author="Microsoft Office User" w:date="2023-07-08T10:22:00Z">
        <w:r w:rsidR="00AF5CA0" w:rsidRPr="00883F17">
          <w:rPr>
            <w:rFonts w:asciiTheme="minorHAnsi" w:eastAsia="Cambria" w:hAnsiTheme="minorHAnsi" w:cs="Cambria"/>
            <w:lang w:val="en-US"/>
            <w:rPrChange w:id="1053" w:author="Microsoft Office User" w:date="2023-07-10T07:16:00Z">
              <w:rPr>
                <w:rFonts w:ascii="Cambria" w:eastAsia="Cambria" w:hAnsi="Cambria" w:cs="Cambria"/>
                <w:lang w:val="en-US"/>
              </w:rPr>
            </w:rPrChange>
          </w:rPr>
          <w:t xml:space="preserve"> observed in the dry season </w:t>
        </w:r>
      </w:ins>
      <w:ins w:id="1054" w:author="Microsoft Office User" w:date="2023-07-08T10:23:00Z">
        <w:r w:rsidR="00AF5CA0" w:rsidRPr="00883F17">
          <w:rPr>
            <w:rFonts w:asciiTheme="minorHAnsi" w:eastAsia="Cambria" w:hAnsiTheme="minorHAnsi" w:cs="Cambria"/>
            <w:lang w:val="en-US"/>
            <w:rPrChange w:id="1055" w:author="Microsoft Office User" w:date="2023-07-10T07:16:00Z">
              <w:rPr>
                <w:rFonts w:ascii="Cambria" w:eastAsia="Cambria" w:hAnsi="Cambria" w:cs="Cambria"/>
                <w:lang w:val="en-US"/>
              </w:rPr>
            </w:rPrChange>
          </w:rPr>
          <w:t xml:space="preserve">was </w:t>
        </w:r>
      </w:ins>
      <w:ins w:id="1056" w:author="Microsoft Office User" w:date="2023-07-08T10:22:00Z">
        <w:r w:rsidR="00AF5CA0" w:rsidRPr="00883F17">
          <w:rPr>
            <w:rFonts w:asciiTheme="minorHAnsi" w:eastAsia="Cambria" w:hAnsiTheme="minorHAnsi" w:cs="Cambria"/>
            <w:lang w:val="en-US"/>
            <w:rPrChange w:id="1057" w:author="Microsoft Office User" w:date="2023-07-10T07:16:00Z">
              <w:rPr>
                <w:rFonts w:ascii="Cambria" w:eastAsia="Cambria" w:hAnsi="Cambria" w:cs="Cambria"/>
                <w:lang w:val="en-US"/>
              </w:rPr>
            </w:rPrChange>
          </w:rPr>
          <w:t>the difference in the starch mass between May 2019 and August 2019 and we denominated</w:t>
        </w:r>
      </w:ins>
      <w:ins w:id="1058" w:author="Microsoft Office User" w:date="2023-07-08T21:54:00Z">
        <w:r w:rsidR="001D5359" w:rsidRPr="00883F17">
          <w:rPr>
            <w:rFonts w:asciiTheme="minorHAnsi" w:eastAsia="Cambria" w:hAnsiTheme="minorHAnsi" w:cs="Cambria"/>
            <w:lang w:val="en-US"/>
            <w:rPrChange w:id="1059" w:author="Microsoft Office User" w:date="2023-07-10T07:16:00Z">
              <w:rPr>
                <w:rFonts w:ascii="Cambria" w:eastAsia="Cambria" w:hAnsi="Cambria" w:cs="Cambria"/>
                <w:lang w:val="en-US"/>
              </w:rPr>
            </w:rPrChange>
          </w:rPr>
          <w:t xml:space="preserve"> it</w:t>
        </w:r>
      </w:ins>
      <w:ins w:id="1060" w:author="Microsoft Office User" w:date="2023-07-08T10:22:00Z">
        <w:r w:rsidR="00AF5CA0" w:rsidRPr="00883F17">
          <w:rPr>
            <w:rFonts w:asciiTheme="minorHAnsi" w:eastAsia="Cambria" w:hAnsiTheme="minorHAnsi" w:cs="Cambria"/>
            <w:lang w:val="en-US"/>
            <w:rPrChange w:id="1061" w:author="Microsoft Office User" w:date="2023-07-10T07:16:00Z">
              <w:rPr>
                <w:rFonts w:ascii="Cambria" w:eastAsia="Cambria" w:hAnsi="Cambria" w:cs="Cambria"/>
                <w:lang w:val="en-US"/>
              </w:rPr>
            </w:rPrChange>
          </w:rPr>
          <w:t xml:space="preserve">  </w:t>
        </w:r>
      </w:ins>
      <w:ins w:id="1062" w:author="Microsoft Office User" w:date="2023-05-31T16:23:00Z">
        <w:r w:rsidRPr="00883F17">
          <w:rPr>
            <w:rFonts w:asciiTheme="minorHAnsi" w:eastAsia="Cambria" w:hAnsiTheme="minorHAnsi" w:cs="Cambria"/>
            <w:lang w:val="en-US"/>
            <w:rPrChange w:id="1063" w:author="Microsoft Office User" w:date="2023-07-10T07:16:00Z">
              <w:rPr>
                <w:rFonts w:ascii="Cambria" w:eastAsia="Cambria" w:hAnsi="Cambria" w:cs="Cambria"/>
                <w:lang w:val="en-US"/>
              </w:rPr>
            </w:rPrChange>
          </w:rPr>
          <w:t>May19-Aug19</w:t>
        </w:r>
      </w:ins>
      <w:ins w:id="1064" w:author="Microsoft Office User" w:date="2023-07-08T10:25:00Z">
        <w:r w:rsidR="00AF5CA0" w:rsidRPr="00883F17">
          <w:rPr>
            <w:rFonts w:asciiTheme="minorHAnsi" w:eastAsia="Cambria" w:hAnsiTheme="minorHAnsi" w:cs="Cambria"/>
            <w:lang w:val="en-US"/>
            <w:rPrChange w:id="1065" w:author="Microsoft Office User" w:date="2023-07-10T07:16:00Z">
              <w:rPr>
                <w:rFonts w:ascii="Cambria" w:eastAsia="Cambria" w:hAnsi="Cambria" w:cs="Cambria"/>
                <w:lang w:val="en-US"/>
              </w:rPr>
            </w:rPrChange>
          </w:rPr>
          <w:t xml:space="preserve">; </w:t>
        </w:r>
      </w:ins>
      <w:ins w:id="1066" w:author="Microsoft Office User" w:date="2023-07-08T10:23:00Z">
        <w:r w:rsidR="00AF5CA0" w:rsidRPr="00883F17">
          <w:rPr>
            <w:rFonts w:asciiTheme="minorHAnsi" w:eastAsia="Cambria" w:hAnsiTheme="minorHAnsi" w:cs="Cambria"/>
            <w:lang w:val="en-US"/>
            <w:rPrChange w:id="1067" w:author="Microsoft Office User" w:date="2023-07-10T07:16:00Z">
              <w:rPr>
                <w:rFonts w:ascii="Cambria" w:eastAsia="Cambria" w:hAnsi="Cambria" w:cs="Cambria"/>
                <w:lang w:val="en-US"/>
              </w:rPr>
            </w:rPrChange>
          </w:rPr>
          <w:t>The starch change o</w:t>
        </w:r>
      </w:ins>
      <w:ins w:id="1068" w:author="Microsoft Office User" w:date="2023-07-08T10:24:00Z">
        <w:r w:rsidR="00AF5CA0" w:rsidRPr="00883F17">
          <w:rPr>
            <w:rFonts w:asciiTheme="minorHAnsi" w:eastAsia="Cambria" w:hAnsiTheme="minorHAnsi" w:cs="Cambria"/>
            <w:lang w:val="en-US"/>
            <w:rPrChange w:id="1069" w:author="Microsoft Office User" w:date="2023-07-10T07:16:00Z">
              <w:rPr>
                <w:rFonts w:ascii="Cambria" w:eastAsia="Cambria" w:hAnsi="Cambria" w:cs="Cambria"/>
                <w:lang w:val="en-US"/>
              </w:rPr>
            </w:rPrChange>
          </w:rPr>
          <w:t>bserve</w:t>
        </w:r>
      </w:ins>
      <w:ins w:id="1070" w:author="Microsoft Office User" w:date="2023-07-08T21:54:00Z">
        <w:r w:rsidR="001D5359" w:rsidRPr="00883F17">
          <w:rPr>
            <w:rFonts w:asciiTheme="minorHAnsi" w:eastAsia="Cambria" w:hAnsiTheme="minorHAnsi" w:cs="Cambria"/>
            <w:lang w:val="en-US"/>
            <w:rPrChange w:id="1071" w:author="Microsoft Office User" w:date="2023-07-10T07:16:00Z">
              <w:rPr>
                <w:rFonts w:ascii="Cambria" w:eastAsia="Cambria" w:hAnsi="Cambria" w:cs="Cambria"/>
                <w:lang w:val="en-US"/>
              </w:rPr>
            </w:rPrChange>
          </w:rPr>
          <w:t>d</w:t>
        </w:r>
      </w:ins>
      <w:ins w:id="1072" w:author="Microsoft Office User" w:date="2023-07-08T10:24:00Z">
        <w:r w:rsidR="00AF5CA0" w:rsidRPr="00883F17">
          <w:rPr>
            <w:rFonts w:asciiTheme="minorHAnsi" w:eastAsia="Cambria" w:hAnsiTheme="minorHAnsi" w:cs="Cambria"/>
            <w:lang w:val="en-US"/>
            <w:rPrChange w:id="1073" w:author="Microsoft Office User" w:date="2023-07-10T07:16:00Z">
              <w:rPr>
                <w:rFonts w:ascii="Cambria" w:eastAsia="Cambria" w:hAnsi="Cambria" w:cs="Cambria"/>
                <w:lang w:val="en-US"/>
              </w:rPr>
            </w:rPrChange>
          </w:rPr>
          <w:t xml:space="preserve"> in the transition months from the dry to the wet season was the </w:t>
        </w:r>
        <w:r w:rsidR="00AF5CA0" w:rsidRPr="00883F17">
          <w:rPr>
            <w:rFonts w:asciiTheme="minorHAnsi" w:eastAsia="Cambria" w:hAnsiTheme="minorHAnsi" w:cs="Cambria"/>
            <w:lang w:val="en-US"/>
            <w:rPrChange w:id="1074" w:author="Microsoft Office User" w:date="2023-07-10T07:16:00Z">
              <w:rPr>
                <w:rFonts w:ascii="Cambria" w:eastAsia="Cambria" w:hAnsi="Cambria" w:cs="Cambria"/>
                <w:lang w:val="en-US"/>
              </w:rPr>
            </w:rPrChange>
          </w:rPr>
          <w:lastRenderedPageBreak/>
          <w:t>difference</w:t>
        </w:r>
      </w:ins>
      <w:ins w:id="1075" w:author="Microsoft Office User" w:date="2023-07-08T10:25:00Z">
        <w:r w:rsidR="00AF5CA0" w:rsidRPr="00883F17">
          <w:rPr>
            <w:rFonts w:asciiTheme="minorHAnsi" w:eastAsia="Cambria" w:hAnsiTheme="minorHAnsi" w:cs="Cambria"/>
            <w:lang w:val="en-US"/>
            <w:rPrChange w:id="1076" w:author="Microsoft Office User" w:date="2023-07-10T07:16:00Z">
              <w:rPr>
                <w:rFonts w:ascii="Cambria" w:eastAsia="Cambria" w:hAnsi="Cambria" w:cs="Cambria"/>
                <w:lang w:val="en-US"/>
              </w:rPr>
            </w:rPrChange>
          </w:rPr>
          <w:t xml:space="preserve"> in starch mass</w:t>
        </w:r>
      </w:ins>
      <w:ins w:id="1077" w:author="Microsoft Office User" w:date="2023-07-08T10:24:00Z">
        <w:r w:rsidR="00AF5CA0" w:rsidRPr="00883F17">
          <w:rPr>
            <w:rFonts w:asciiTheme="minorHAnsi" w:eastAsia="Cambria" w:hAnsiTheme="minorHAnsi" w:cs="Cambria"/>
            <w:lang w:val="en-US"/>
            <w:rPrChange w:id="1078" w:author="Microsoft Office User" w:date="2023-07-10T07:16:00Z">
              <w:rPr>
                <w:rFonts w:ascii="Cambria" w:eastAsia="Cambria" w:hAnsi="Cambria" w:cs="Cambria"/>
                <w:lang w:val="en-US"/>
              </w:rPr>
            </w:rPrChange>
          </w:rPr>
          <w:t xml:space="preserve"> between August 2019 and November 2019 (Aug</w:t>
        </w:r>
      </w:ins>
      <w:ins w:id="1079" w:author="Microsoft Office User" w:date="2023-07-08T10:25:00Z">
        <w:r w:rsidR="00AF5CA0" w:rsidRPr="00883F17">
          <w:rPr>
            <w:rFonts w:asciiTheme="minorHAnsi" w:eastAsia="Cambria" w:hAnsiTheme="minorHAnsi" w:cs="Cambria"/>
            <w:lang w:val="en-US"/>
            <w:rPrChange w:id="1080" w:author="Microsoft Office User" w:date="2023-07-10T07:16:00Z">
              <w:rPr>
                <w:rFonts w:ascii="Cambria" w:eastAsia="Cambria" w:hAnsi="Cambria" w:cs="Cambria"/>
                <w:lang w:val="en-US"/>
              </w:rPr>
            </w:rPrChange>
          </w:rPr>
          <w:t xml:space="preserve">19-Nov19); and the starch change observed during the wet season constituted the </w:t>
        </w:r>
      </w:ins>
      <w:ins w:id="1081" w:author="Microsoft Office User" w:date="2023-07-08T10:26:00Z">
        <w:r w:rsidR="00AF5CA0" w:rsidRPr="00883F17">
          <w:rPr>
            <w:rFonts w:asciiTheme="minorHAnsi" w:eastAsia="Cambria" w:hAnsiTheme="minorHAnsi" w:cs="Cambria"/>
            <w:lang w:val="en-US"/>
            <w:rPrChange w:id="1082" w:author="Microsoft Office User" w:date="2023-07-10T07:16:00Z">
              <w:rPr>
                <w:rFonts w:ascii="Cambria" w:eastAsia="Cambria" w:hAnsi="Cambria" w:cs="Cambria"/>
                <w:lang w:val="en-US"/>
              </w:rPr>
            </w:rPrChange>
          </w:rPr>
          <w:t>difference</w:t>
        </w:r>
      </w:ins>
      <w:ins w:id="1083" w:author="Microsoft Office User" w:date="2023-07-08T10:25:00Z">
        <w:r w:rsidR="00AF5CA0" w:rsidRPr="00883F17">
          <w:rPr>
            <w:rFonts w:asciiTheme="minorHAnsi" w:eastAsia="Cambria" w:hAnsiTheme="minorHAnsi" w:cs="Cambria"/>
            <w:lang w:val="en-US"/>
            <w:rPrChange w:id="1084" w:author="Microsoft Office User" w:date="2023-07-10T07:16:00Z">
              <w:rPr>
                <w:rFonts w:ascii="Cambria" w:eastAsia="Cambria" w:hAnsi="Cambria" w:cs="Cambria"/>
                <w:lang w:val="en-US"/>
              </w:rPr>
            </w:rPrChange>
          </w:rPr>
          <w:t xml:space="preserve"> in starch mass between Novembe</w:t>
        </w:r>
      </w:ins>
      <w:ins w:id="1085" w:author="Microsoft Office User" w:date="2023-07-08T10:26:00Z">
        <w:r w:rsidR="00AF5CA0" w:rsidRPr="00883F17">
          <w:rPr>
            <w:rFonts w:asciiTheme="minorHAnsi" w:eastAsia="Cambria" w:hAnsiTheme="minorHAnsi" w:cs="Cambria"/>
            <w:lang w:val="en-US"/>
            <w:rPrChange w:id="1086" w:author="Microsoft Office User" w:date="2023-07-10T07:16:00Z">
              <w:rPr>
                <w:rFonts w:ascii="Cambria" w:eastAsia="Cambria" w:hAnsi="Cambria" w:cs="Cambria"/>
                <w:lang w:val="en-US"/>
              </w:rPr>
            </w:rPrChange>
          </w:rPr>
          <w:t>r 2019 and February 2020</w:t>
        </w:r>
      </w:ins>
      <w:ins w:id="1087" w:author="Microsoft Office User" w:date="2023-07-08T10:25:00Z">
        <w:r w:rsidR="00AF5CA0" w:rsidRPr="00883F17">
          <w:rPr>
            <w:rFonts w:asciiTheme="minorHAnsi" w:eastAsia="Cambria" w:hAnsiTheme="minorHAnsi" w:cs="Cambria"/>
            <w:lang w:val="en-US"/>
            <w:rPrChange w:id="1088" w:author="Microsoft Office User" w:date="2023-07-10T07:16:00Z">
              <w:rPr>
                <w:rFonts w:ascii="Cambria" w:eastAsia="Cambria" w:hAnsi="Cambria" w:cs="Cambria"/>
                <w:lang w:val="en-US"/>
              </w:rPr>
            </w:rPrChange>
          </w:rPr>
          <w:t xml:space="preserve"> </w:t>
        </w:r>
      </w:ins>
      <w:ins w:id="1089" w:author="Microsoft Office User" w:date="2023-07-08T10:27:00Z">
        <w:r w:rsidR="00AF5CA0" w:rsidRPr="00883F17">
          <w:rPr>
            <w:rFonts w:asciiTheme="minorHAnsi" w:eastAsia="Cambria" w:hAnsiTheme="minorHAnsi" w:cs="Cambria"/>
            <w:lang w:val="en-US"/>
            <w:rPrChange w:id="1090" w:author="Microsoft Office User" w:date="2023-07-10T07:16:00Z">
              <w:rPr>
                <w:rFonts w:ascii="Cambria" w:eastAsia="Cambria" w:hAnsi="Cambria" w:cs="Cambria"/>
                <w:lang w:val="en-US"/>
              </w:rPr>
            </w:rPrChange>
          </w:rPr>
          <w:t>(Nov19-Feb20). Unfortunately</w:t>
        </w:r>
      </w:ins>
      <w:ins w:id="1091" w:author="Microsoft Office User" w:date="2023-07-08T10:28:00Z">
        <w:r w:rsidR="00111081" w:rsidRPr="00883F17">
          <w:rPr>
            <w:rFonts w:asciiTheme="minorHAnsi" w:eastAsia="Cambria" w:hAnsiTheme="minorHAnsi" w:cs="Cambria"/>
            <w:lang w:val="en-US"/>
            <w:rPrChange w:id="1092" w:author="Microsoft Office User" w:date="2023-07-10T07:16:00Z">
              <w:rPr>
                <w:rFonts w:ascii="Cambria" w:eastAsia="Cambria" w:hAnsi="Cambria" w:cs="Cambria"/>
                <w:lang w:val="en-US"/>
              </w:rPr>
            </w:rPrChange>
          </w:rPr>
          <w:t>,</w:t>
        </w:r>
      </w:ins>
      <w:ins w:id="1093" w:author="Microsoft Office User" w:date="2023-07-08T10:30:00Z">
        <w:r w:rsidR="00111081" w:rsidRPr="00883F17">
          <w:rPr>
            <w:rFonts w:asciiTheme="minorHAnsi" w:eastAsia="Cambria" w:hAnsiTheme="minorHAnsi" w:cs="Cambria"/>
            <w:lang w:val="en-US"/>
            <w:rPrChange w:id="1094" w:author="Microsoft Office User" w:date="2023-07-10T07:16:00Z">
              <w:rPr>
                <w:rFonts w:ascii="Cambria" w:eastAsia="Cambria" w:hAnsi="Cambria" w:cs="Cambria"/>
                <w:lang w:val="en-US"/>
              </w:rPr>
            </w:rPrChange>
          </w:rPr>
          <w:t xml:space="preserve"> due to the Covid 19 </w:t>
        </w:r>
      </w:ins>
      <w:ins w:id="1095" w:author="Microsoft Office User" w:date="2023-07-08T21:55:00Z">
        <w:r w:rsidR="001D5359" w:rsidRPr="00883F17">
          <w:rPr>
            <w:rFonts w:asciiTheme="minorHAnsi" w:eastAsia="Cambria" w:hAnsiTheme="minorHAnsi" w:cs="Cambria"/>
            <w:lang w:val="en-US"/>
            <w:rPrChange w:id="1096" w:author="Microsoft Office User" w:date="2023-07-10T07:16:00Z">
              <w:rPr>
                <w:rFonts w:ascii="Cambria" w:eastAsia="Cambria" w:hAnsi="Cambria" w:cs="Cambria"/>
                <w:lang w:val="en-US"/>
              </w:rPr>
            </w:rPrChange>
          </w:rPr>
          <w:t>pandemic</w:t>
        </w:r>
      </w:ins>
      <w:ins w:id="1097" w:author="Microsoft Office User" w:date="2023-07-08T10:31:00Z">
        <w:r w:rsidR="00111081" w:rsidRPr="00883F17">
          <w:rPr>
            <w:rFonts w:asciiTheme="minorHAnsi" w:eastAsia="Cambria" w:hAnsiTheme="minorHAnsi" w:cs="Cambria"/>
            <w:lang w:val="en-US"/>
            <w:rPrChange w:id="1098" w:author="Microsoft Office User" w:date="2023-07-10T07:16:00Z">
              <w:rPr>
                <w:rFonts w:ascii="Cambria" w:eastAsia="Cambria" w:hAnsi="Cambria" w:cs="Cambria"/>
                <w:lang w:val="en-US"/>
              </w:rPr>
            </w:rPrChange>
          </w:rPr>
          <w:t>, we</w:t>
        </w:r>
      </w:ins>
      <w:ins w:id="1099" w:author="Microsoft Office User" w:date="2023-07-08T10:27:00Z">
        <w:r w:rsidR="00AF5CA0" w:rsidRPr="00883F17">
          <w:rPr>
            <w:rFonts w:asciiTheme="minorHAnsi" w:eastAsia="Cambria" w:hAnsiTheme="minorHAnsi" w:cs="Cambria"/>
            <w:lang w:val="en-US"/>
            <w:rPrChange w:id="1100" w:author="Microsoft Office User" w:date="2023-07-10T07:16:00Z">
              <w:rPr>
                <w:rFonts w:ascii="Cambria" w:eastAsia="Cambria" w:hAnsi="Cambria" w:cs="Cambria"/>
                <w:lang w:val="en-US"/>
              </w:rPr>
            </w:rPrChange>
          </w:rPr>
          <w:t xml:space="preserve"> could not measure May 2020 to</w:t>
        </w:r>
      </w:ins>
      <w:ins w:id="1101" w:author="Microsoft Office User" w:date="2023-07-08T10:29:00Z">
        <w:r w:rsidR="00111081" w:rsidRPr="00883F17">
          <w:rPr>
            <w:rFonts w:asciiTheme="minorHAnsi" w:eastAsia="Cambria" w:hAnsiTheme="minorHAnsi" w:cs="Cambria"/>
            <w:lang w:val="en-US"/>
            <w:rPrChange w:id="1102" w:author="Microsoft Office User" w:date="2023-07-10T07:16:00Z">
              <w:rPr>
                <w:rFonts w:ascii="Cambria" w:eastAsia="Cambria" w:hAnsi="Cambria" w:cs="Cambria"/>
                <w:lang w:val="en-US"/>
              </w:rPr>
            </w:rPrChange>
          </w:rPr>
          <w:t xml:space="preserve"> observe the change in starch mass </w:t>
        </w:r>
      </w:ins>
      <w:ins w:id="1103" w:author="Microsoft Office User" w:date="2023-07-08T10:30:00Z">
        <w:r w:rsidR="00111081" w:rsidRPr="00883F17">
          <w:rPr>
            <w:rFonts w:asciiTheme="minorHAnsi" w:eastAsia="Cambria" w:hAnsiTheme="minorHAnsi" w:cs="Cambria"/>
            <w:lang w:val="en-US"/>
            <w:rPrChange w:id="1104" w:author="Microsoft Office User" w:date="2023-07-10T07:16:00Z">
              <w:rPr>
                <w:rFonts w:ascii="Cambria" w:eastAsia="Cambria" w:hAnsi="Cambria" w:cs="Cambria"/>
                <w:lang w:val="en-US"/>
              </w:rPr>
            </w:rPrChange>
          </w:rPr>
          <w:t>during the transition months from wet to dry season February 2020 to May 2020 and</w:t>
        </w:r>
      </w:ins>
      <w:ins w:id="1105" w:author="Microsoft Office User" w:date="2023-07-08T10:27:00Z">
        <w:r w:rsidR="00AF5CA0" w:rsidRPr="00883F17">
          <w:rPr>
            <w:rFonts w:asciiTheme="minorHAnsi" w:eastAsia="Cambria" w:hAnsiTheme="minorHAnsi" w:cs="Cambria"/>
            <w:lang w:val="en-US"/>
            <w:rPrChange w:id="1106" w:author="Microsoft Office User" w:date="2023-07-10T07:16:00Z">
              <w:rPr>
                <w:rFonts w:ascii="Cambria" w:eastAsia="Cambria" w:hAnsi="Cambria" w:cs="Cambria"/>
                <w:lang w:val="en-US"/>
              </w:rPr>
            </w:rPrChange>
          </w:rPr>
          <w:t xml:space="preserve"> close the year of observations. </w:t>
        </w:r>
      </w:ins>
    </w:p>
    <w:p w14:paraId="79A967E4" w14:textId="638D24A6" w:rsidR="00630885" w:rsidRPr="00883F17" w:rsidRDefault="00652FA3" w:rsidP="00630885">
      <w:pPr>
        <w:pBdr>
          <w:top w:val="nil"/>
          <w:left w:val="nil"/>
          <w:bottom w:val="nil"/>
          <w:right w:val="nil"/>
          <w:between w:val="nil"/>
        </w:pBdr>
        <w:spacing w:before="180" w:after="180" w:line="480" w:lineRule="auto"/>
        <w:ind w:right="-261"/>
        <w:rPr>
          <w:ins w:id="1107" w:author="Microsoft Office User" w:date="2023-07-08T23:15:00Z"/>
          <w:rFonts w:asciiTheme="minorHAnsi" w:hAnsiTheme="minorHAnsi"/>
          <w:lang w:val="en-US"/>
          <w:rPrChange w:id="1108" w:author="Microsoft Office User" w:date="2023-07-10T07:16:00Z">
            <w:rPr>
              <w:ins w:id="1109" w:author="Microsoft Office User" w:date="2023-07-08T23:15:00Z"/>
              <w:lang w:val="en-US"/>
            </w:rPr>
          </w:rPrChange>
        </w:rPr>
      </w:pPr>
      <w:ins w:id="1110" w:author="Microsoft Office User" w:date="2023-06-27T11:13:00Z">
        <w:r w:rsidRPr="00883F17">
          <w:rPr>
            <w:rFonts w:asciiTheme="minorHAnsi" w:hAnsiTheme="minorHAnsi"/>
            <w:lang w:val="en-US"/>
            <w:rPrChange w:id="1111" w:author="Microsoft Office User" w:date="2023-07-10T07:16:00Z">
              <w:rPr>
                <w:lang w:val="en-US"/>
              </w:rPr>
            </w:rPrChange>
          </w:rPr>
          <w:t>We</w:t>
        </w:r>
      </w:ins>
      <w:ins w:id="1112" w:author="Microsoft Office User" w:date="2023-07-08T10:29:00Z">
        <w:r w:rsidR="00111081" w:rsidRPr="00883F17">
          <w:rPr>
            <w:rFonts w:asciiTheme="minorHAnsi" w:hAnsiTheme="minorHAnsi"/>
            <w:lang w:val="en-US"/>
            <w:rPrChange w:id="1113" w:author="Microsoft Office User" w:date="2023-07-10T07:16:00Z">
              <w:rPr>
                <w:lang w:val="en-US"/>
              </w:rPr>
            </w:rPrChange>
          </w:rPr>
          <w:t xml:space="preserve"> also</w:t>
        </w:r>
      </w:ins>
      <w:ins w:id="1114" w:author="Microsoft Office User" w:date="2023-06-27T11:13:00Z">
        <w:r w:rsidRPr="00883F17">
          <w:rPr>
            <w:rFonts w:asciiTheme="minorHAnsi" w:hAnsiTheme="minorHAnsi"/>
            <w:lang w:val="en-US"/>
            <w:rPrChange w:id="1115" w:author="Microsoft Office User" w:date="2023-07-10T07:16:00Z">
              <w:rPr>
                <w:lang w:val="en-US"/>
              </w:rPr>
            </w:rPrChange>
          </w:rPr>
          <w:t xml:space="preserve"> estimate</w:t>
        </w:r>
      </w:ins>
      <w:ins w:id="1116" w:author="Microsoft Office User" w:date="2023-07-08T10:29:00Z">
        <w:r w:rsidR="00111081" w:rsidRPr="00883F17">
          <w:rPr>
            <w:rFonts w:asciiTheme="minorHAnsi" w:hAnsiTheme="minorHAnsi"/>
            <w:lang w:val="en-US"/>
            <w:rPrChange w:id="1117" w:author="Microsoft Office User" w:date="2023-07-10T07:16:00Z">
              <w:rPr>
                <w:lang w:val="en-US"/>
              </w:rPr>
            </w:rPrChange>
          </w:rPr>
          <w:t>d</w:t>
        </w:r>
      </w:ins>
      <w:ins w:id="1118" w:author="Microsoft Office User" w:date="2023-06-27T11:13:00Z">
        <w:r w:rsidRPr="00883F17">
          <w:rPr>
            <w:rFonts w:asciiTheme="minorHAnsi" w:hAnsiTheme="minorHAnsi"/>
            <w:lang w:val="en-US"/>
            <w:rPrChange w:id="1119" w:author="Microsoft Office User" w:date="2023-07-10T07:16:00Z">
              <w:rPr>
                <w:lang w:val="en-US"/>
              </w:rPr>
            </w:rPrChange>
          </w:rPr>
          <w:t xml:space="preserve"> the </w:t>
        </w:r>
      </w:ins>
      <w:ins w:id="1120" w:author="Microsoft Office User" w:date="2023-07-08T10:29:00Z">
        <w:r w:rsidR="00111081" w:rsidRPr="00883F17">
          <w:rPr>
            <w:rFonts w:asciiTheme="minorHAnsi" w:hAnsiTheme="minorHAnsi"/>
            <w:lang w:val="en-US"/>
            <w:rPrChange w:id="1121" w:author="Microsoft Office User" w:date="2023-07-10T07:16:00Z">
              <w:rPr>
                <w:lang w:val="en-US"/>
              </w:rPr>
            </w:rPrChange>
          </w:rPr>
          <w:t>relative</w:t>
        </w:r>
      </w:ins>
      <w:ins w:id="1122" w:author="Microsoft Office User" w:date="2023-06-27T11:13:00Z">
        <w:r w:rsidRPr="00883F17">
          <w:rPr>
            <w:rFonts w:asciiTheme="minorHAnsi" w:hAnsiTheme="minorHAnsi"/>
            <w:lang w:val="en-US"/>
            <w:rPrChange w:id="1123" w:author="Microsoft Office User" w:date="2023-07-10T07:16:00Z">
              <w:rPr>
                <w:lang w:val="en-US"/>
              </w:rPr>
            </w:rPrChange>
          </w:rPr>
          <w:t xml:space="preserve"> change of starch</w:t>
        </w:r>
      </w:ins>
      <w:ins w:id="1124" w:author="Microsoft Office User" w:date="2023-07-08T10:29:00Z">
        <w:r w:rsidR="00111081" w:rsidRPr="00883F17">
          <w:rPr>
            <w:rFonts w:asciiTheme="minorHAnsi" w:hAnsiTheme="minorHAnsi"/>
            <w:lang w:val="en-US"/>
            <w:rPrChange w:id="1125" w:author="Microsoft Office User" w:date="2023-07-10T07:16:00Z">
              <w:rPr>
                <w:lang w:val="en-US"/>
              </w:rPr>
            </w:rPrChange>
          </w:rPr>
          <w:t xml:space="preserve"> </w:t>
        </w:r>
      </w:ins>
      <w:ins w:id="1126" w:author="Microsoft Office User" w:date="2023-07-08T21:56:00Z">
        <w:r w:rsidR="001D5359" w:rsidRPr="00883F17">
          <w:rPr>
            <w:rFonts w:asciiTheme="minorHAnsi" w:hAnsiTheme="minorHAnsi"/>
            <w:lang w:val="en-US"/>
            <w:rPrChange w:id="1127" w:author="Microsoft Office User" w:date="2023-07-10T07:16:00Z">
              <w:rPr>
                <w:lang w:val="en-US"/>
              </w:rPr>
            </w:rPrChange>
          </w:rPr>
          <w:t xml:space="preserve">mass </w:t>
        </w:r>
      </w:ins>
      <w:ins w:id="1128" w:author="Microsoft Office User" w:date="2023-07-08T10:29:00Z">
        <w:r w:rsidR="00111081" w:rsidRPr="00883F17">
          <w:rPr>
            <w:rFonts w:asciiTheme="minorHAnsi" w:hAnsiTheme="minorHAnsi"/>
            <w:lang w:val="en-US"/>
            <w:rPrChange w:id="1129" w:author="Microsoft Office User" w:date="2023-07-10T07:16:00Z">
              <w:rPr>
                <w:lang w:val="en-US"/>
              </w:rPr>
            </w:rPrChange>
          </w:rPr>
          <w:t xml:space="preserve">between the seasons previously </w:t>
        </w:r>
      </w:ins>
      <w:ins w:id="1130" w:author="Microsoft Office User" w:date="2023-07-08T10:31:00Z">
        <w:r w:rsidR="00111081" w:rsidRPr="00883F17">
          <w:rPr>
            <w:rFonts w:asciiTheme="minorHAnsi" w:hAnsiTheme="minorHAnsi"/>
            <w:lang w:val="en-US"/>
            <w:rPrChange w:id="1131" w:author="Microsoft Office User" w:date="2023-07-10T07:16:00Z">
              <w:rPr>
                <w:lang w:val="en-US"/>
              </w:rPr>
            </w:rPrChange>
          </w:rPr>
          <w:t>described</w:t>
        </w:r>
      </w:ins>
      <w:ins w:id="1132" w:author="Microsoft Office User" w:date="2023-06-27T11:14:00Z">
        <w:r w:rsidRPr="00883F17">
          <w:rPr>
            <w:rFonts w:asciiTheme="minorHAnsi" w:hAnsiTheme="minorHAnsi"/>
            <w:lang w:val="en-US"/>
            <w:rPrChange w:id="1133" w:author="Microsoft Office User" w:date="2023-07-10T07:16:00Z">
              <w:rPr>
                <w:lang w:val="en-US"/>
              </w:rPr>
            </w:rPrChange>
          </w:rPr>
          <w:t xml:space="preserve">, for that we divided the starch change by the starch </w:t>
        </w:r>
      </w:ins>
      <w:ins w:id="1134" w:author="Microsoft Office User" w:date="2023-07-08T21:56:00Z">
        <w:r w:rsidR="001D5359" w:rsidRPr="00883F17">
          <w:rPr>
            <w:rFonts w:asciiTheme="minorHAnsi" w:hAnsiTheme="minorHAnsi"/>
            <w:lang w:val="en-US"/>
            <w:rPrChange w:id="1135" w:author="Microsoft Office User" w:date="2023-07-10T07:16:00Z">
              <w:rPr>
                <w:lang w:val="en-US"/>
              </w:rPr>
            </w:rPrChange>
          </w:rPr>
          <w:t>mass</w:t>
        </w:r>
      </w:ins>
      <w:ins w:id="1136" w:author="Microsoft Office User" w:date="2023-06-27T11:14:00Z">
        <w:r w:rsidRPr="00883F17">
          <w:rPr>
            <w:rFonts w:asciiTheme="minorHAnsi" w:hAnsiTheme="minorHAnsi"/>
            <w:lang w:val="en-US"/>
            <w:rPrChange w:id="1137" w:author="Microsoft Office User" w:date="2023-07-10T07:16:00Z">
              <w:rPr>
                <w:lang w:val="en-US"/>
              </w:rPr>
            </w:rPrChange>
          </w:rPr>
          <w:t xml:space="preserve"> in the final month (equation 1). </w:t>
        </w:r>
      </w:ins>
      <w:ins w:id="1138" w:author="Microsoft Office User" w:date="2023-05-31T16:23:00Z">
        <w:r w:rsidR="00630885" w:rsidRPr="00883F17">
          <w:rPr>
            <w:rFonts w:asciiTheme="minorHAnsi" w:hAnsiTheme="minorHAnsi"/>
            <w:lang w:val="en-US"/>
            <w:rPrChange w:id="1139" w:author="Microsoft Office User" w:date="2023-07-10T07:16:00Z">
              <w:rPr>
                <w:lang w:val="en-US"/>
              </w:rPr>
            </w:rPrChange>
          </w:rPr>
          <w:t>We evaluated the significance</w:t>
        </w:r>
      </w:ins>
      <w:ins w:id="1140" w:author="Microsoft Office User" w:date="2023-05-31T16:24:00Z">
        <w:r w:rsidR="00630885" w:rsidRPr="00883F17">
          <w:rPr>
            <w:rFonts w:asciiTheme="minorHAnsi" w:hAnsiTheme="minorHAnsi"/>
            <w:lang w:val="en-US"/>
            <w:rPrChange w:id="1141" w:author="Microsoft Office User" w:date="2023-07-10T07:16:00Z">
              <w:rPr>
                <w:lang w:val="en-US"/>
              </w:rPr>
            </w:rPrChange>
          </w:rPr>
          <w:t xml:space="preserve"> in starch accumulation or consumption with respect to the previous months by comparing the c</w:t>
        </w:r>
      </w:ins>
      <w:ins w:id="1142" w:author="Microsoft Office User" w:date="2023-05-31T16:25:00Z">
        <w:r w:rsidR="00630885" w:rsidRPr="00883F17">
          <w:rPr>
            <w:rFonts w:asciiTheme="minorHAnsi" w:hAnsiTheme="minorHAnsi"/>
            <w:lang w:val="en-US"/>
            <w:rPrChange w:id="1143" w:author="Microsoft Office User" w:date="2023-07-10T07:16:00Z">
              <w:rPr>
                <w:lang w:val="en-US"/>
              </w:rPr>
            </w:rPrChange>
          </w:rPr>
          <w:t xml:space="preserve">hanges in starch mass between different seasons </w:t>
        </w:r>
      </w:ins>
      <w:ins w:id="1144" w:author="Microsoft Office User" w:date="2023-06-27T11:15:00Z">
        <w:r w:rsidRPr="00883F17">
          <w:rPr>
            <w:rFonts w:asciiTheme="minorHAnsi" w:hAnsiTheme="minorHAnsi"/>
            <w:lang w:val="en-US"/>
            <w:rPrChange w:id="1145" w:author="Microsoft Office User" w:date="2023-07-10T07:16:00Z">
              <w:rPr>
                <w:lang w:val="en-US"/>
              </w:rPr>
            </w:rPrChange>
          </w:rPr>
          <w:t>building</w:t>
        </w:r>
      </w:ins>
      <w:ins w:id="1146" w:author="Microsoft Office User" w:date="2023-06-27T15:38:00Z">
        <w:r w:rsidRPr="00883F17">
          <w:rPr>
            <w:rFonts w:asciiTheme="minorHAnsi" w:hAnsiTheme="minorHAnsi"/>
            <w:lang w:val="en-US"/>
            <w:rPrChange w:id="1147" w:author="Microsoft Office User" w:date="2023-07-10T07:16:00Z">
              <w:rPr>
                <w:lang w:val="en-US"/>
              </w:rPr>
            </w:rPrChange>
          </w:rPr>
          <w:t xml:space="preserve"> 95%</w:t>
        </w:r>
      </w:ins>
      <w:ins w:id="1148" w:author="Microsoft Office User" w:date="2023-06-27T11:15:00Z">
        <w:r w:rsidRPr="00883F17">
          <w:rPr>
            <w:rFonts w:asciiTheme="minorHAnsi" w:hAnsiTheme="minorHAnsi"/>
            <w:lang w:val="en-US"/>
            <w:rPrChange w:id="1149" w:author="Microsoft Office User" w:date="2023-07-10T07:16:00Z">
              <w:rPr>
                <w:lang w:val="en-US"/>
              </w:rPr>
            </w:rPrChange>
          </w:rPr>
          <w:t xml:space="preserve"> </w:t>
        </w:r>
      </w:ins>
      <w:ins w:id="1150" w:author="Microsoft Office User" w:date="2023-07-08T23:16:00Z">
        <w:r w:rsidR="003F5493" w:rsidRPr="00883F17">
          <w:rPr>
            <w:rFonts w:asciiTheme="minorHAnsi" w:hAnsiTheme="minorHAnsi"/>
            <w:lang w:val="en-US"/>
            <w:rPrChange w:id="1151" w:author="Microsoft Office User" w:date="2023-07-10T07:16:00Z">
              <w:rPr>
                <w:lang w:val="en-US"/>
              </w:rPr>
            </w:rPrChange>
          </w:rPr>
          <w:t>non-parametric</w:t>
        </w:r>
      </w:ins>
      <w:ins w:id="1152" w:author="Microsoft Office User" w:date="2023-06-27T11:15:00Z">
        <w:r w:rsidRPr="00883F17">
          <w:rPr>
            <w:rFonts w:asciiTheme="minorHAnsi" w:hAnsiTheme="minorHAnsi"/>
            <w:lang w:val="en-US"/>
            <w:rPrChange w:id="1153" w:author="Microsoft Office User" w:date="2023-07-10T07:16:00Z">
              <w:rPr>
                <w:lang w:val="en-US"/>
              </w:rPr>
            </w:rPrChange>
          </w:rPr>
          <w:t xml:space="preserve"> confidence intervals for the mean using bootstrapping</w:t>
        </w:r>
      </w:ins>
      <w:ins w:id="1154" w:author="Microsoft Office User" w:date="2023-05-31T16:25:00Z">
        <w:r w:rsidR="00630885" w:rsidRPr="00883F17">
          <w:rPr>
            <w:rFonts w:asciiTheme="minorHAnsi" w:hAnsiTheme="minorHAnsi"/>
            <w:lang w:val="en-US"/>
            <w:rPrChange w:id="1155" w:author="Microsoft Office User" w:date="2023-07-10T07:16:00Z">
              <w:rPr>
                <w:lang w:val="en-US"/>
              </w:rPr>
            </w:rPrChange>
          </w:rPr>
          <w:t xml:space="preserve">. </w:t>
        </w:r>
      </w:ins>
    </w:p>
    <w:p w14:paraId="4A6535B7" w14:textId="2E44683E" w:rsidR="003F5493" w:rsidRPr="00883F17" w:rsidRDefault="003F5493" w:rsidP="00630885">
      <w:pPr>
        <w:pBdr>
          <w:top w:val="nil"/>
          <w:left w:val="nil"/>
          <w:bottom w:val="nil"/>
          <w:right w:val="nil"/>
          <w:between w:val="nil"/>
        </w:pBdr>
        <w:spacing w:before="180" w:after="180" w:line="480" w:lineRule="auto"/>
        <w:ind w:right="-261"/>
        <w:rPr>
          <w:ins w:id="1156" w:author="Microsoft Office User" w:date="2023-07-08T23:19:00Z"/>
          <w:rFonts w:asciiTheme="minorHAnsi" w:hAnsiTheme="minorHAnsi"/>
          <w:lang w:val="en-US"/>
          <w:rPrChange w:id="1157" w:author="Microsoft Office User" w:date="2023-07-10T07:16:00Z">
            <w:rPr>
              <w:ins w:id="1158" w:author="Microsoft Office User" w:date="2023-07-08T23:19:00Z"/>
              <w:lang w:val="en-US"/>
            </w:rPr>
          </w:rPrChange>
        </w:rPr>
      </w:pPr>
      <m:oMath>
        <m:r>
          <w:ins w:id="1159" w:author="Microsoft Office User" w:date="2023-07-08T23:17:00Z">
            <w:rPr>
              <w:rFonts w:ascii="Cambria Math" w:hAnsi="Cambria Math"/>
              <w:lang w:val="en-US"/>
            </w:rPr>
            <m:t>relative_</m:t>
          </w:ins>
        </m:r>
        <m:r>
          <w:ins w:id="1160" w:author="Microsoft Office User" w:date="2023-07-08T23:16:00Z">
            <w:rPr>
              <w:rFonts w:ascii="Cambria Math" w:hAnsi="Cambria Math"/>
              <w:lang w:val="en-US"/>
            </w:rPr>
            <m:t>starch_change</m:t>
          </w:ins>
        </m:r>
        <m:r>
          <w:ins w:id="1161" w:author="Microsoft Office User" w:date="2023-07-08T23:17:00Z">
            <w:rPr>
              <w:rFonts w:ascii="Cambria Math" w:hAnsi="Cambria Math"/>
              <w:lang w:val="en-US"/>
            </w:rPr>
            <m:t>=</m:t>
          </w:ins>
        </m:r>
      </m:oMath>
      <w:ins w:id="1162" w:author="Microsoft Office User" w:date="2023-07-08T23:17:00Z">
        <w:r w:rsidRPr="00883F17">
          <w:rPr>
            <w:rFonts w:asciiTheme="minorHAnsi" w:hAnsiTheme="minorHAnsi"/>
            <w:lang w:val="en-US"/>
            <w:rPrChange w:id="1163" w:author="Microsoft Office User" w:date="2023-07-10T07:16:00Z">
              <w:rPr>
                <w:lang w:val="en-US"/>
              </w:rPr>
            </w:rPrChange>
          </w:rPr>
          <w:t xml:space="preserve"> </w:t>
        </w:r>
      </w:ins>
      <m:oMath>
        <m:f>
          <m:fPr>
            <m:ctrlPr>
              <w:ins w:id="1164" w:author="Microsoft Office User" w:date="2023-07-08T23:17:00Z">
                <w:rPr>
                  <w:rFonts w:ascii="Cambria Math" w:hAnsi="Cambria Math"/>
                  <w:i/>
                  <w:lang w:val="en-US"/>
                </w:rPr>
              </w:ins>
            </m:ctrlPr>
          </m:fPr>
          <m:num>
            <m:r>
              <w:ins w:id="1165" w:author="Microsoft Office User" w:date="2023-07-08T23:17:00Z">
                <w:rPr>
                  <w:rFonts w:ascii="Cambria Math" w:hAnsi="Cambria Math"/>
                  <w:lang w:val="en-US"/>
                </w:rPr>
                <m:t>Starc</m:t>
              </w:ins>
            </m:r>
            <m:sSub>
              <m:sSubPr>
                <m:ctrlPr>
                  <w:ins w:id="1166" w:author="Microsoft Office User" w:date="2023-07-08T23:17:00Z">
                    <w:rPr>
                      <w:rFonts w:ascii="Cambria Math" w:hAnsi="Cambria Math"/>
                      <w:i/>
                      <w:lang w:val="en-US"/>
                    </w:rPr>
                  </w:ins>
                </m:ctrlPr>
              </m:sSubPr>
              <m:e>
                <m:r>
                  <w:ins w:id="1167" w:author="Microsoft Office User" w:date="2023-07-08T23:17:00Z">
                    <w:rPr>
                      <w:rFonts w:ascii="Cambria Math" w:hAnsi="Cambria Math"/>
                      <w:lang w:val="en-US"/>
                    </w:rPr>
                    <m:t>h</m:t>
                  </w:ins>
                </m:r>
              </m:e>
              <m:sub>
                <m:r>
                  <w:ins w:id="1168" w:author="Microsoft Office User" w:date="2023-07-08T23:17:00Z">
                    <w:rPr>
                      <w:rFonts w:ascii="Cambria Math" w:hAnsi="Cambria Math"/>
                      <w:lang w:val="en-US"/>
                    </w:rPr>
                    <m:t>mass</m:t>
                  </w:ins>
                </m:r>
              </m:sub>
            </m:sSub>
            <m:r>
              <w:ins w:id="1169" w:author="Microsoft Office User" w:date="2023-07-08T23:17:00Z">
                <w:rPr>
                  <w:rFonts w:ascii="Cambria Math" w:hAnsi="Cambria Math"/>
                  <w:lang w:val="en-US"/>
                </w:rPr>
                <m:t xml:space="preserve"> </m:t>
              </w:ins>
            </m:r>
            <m:d>
              <m:dPr>
                <m:ctrlPr>
                  <w:ins w:id="1170" w:author="Microsoft Office User" w:date="2023-07-08T23:17:00Z">
                    <w:rPr>
                      <w:rFonts w:ascii="Cambria Math" w:hAnsi="Cambria Math"/>
                      <w:i/>
                      <w:lang w:val="en-US"/>
                    </w:rPr>
                  </w:ins>
                </m:ctrlPr>
              </m:dPr>
              <m:e>
                <m:sSub>
                  <m:sSubPr>
                    <m:ctrlPr>
                      <w:ins w:id="1171" w:author="Microsoft Office User" w:date="2023-07-08T23:17:00Z">
                        <w:rPr>
                          <w:rFonts w:ascii="Cambria Math" w:hAnsi="Cambria Math"/>
                          <w:i/>
                          <w:lang w:val="en-US"/>
                        </w:rPr>
                      </w:ins>
                    </m:ctrlPr>
                  </m:sSubPr>
                  <m:e>
                    <m:r>
                      <w:ins w:id="1172" w:author="Microsoft Office User" w:date="2023-07-08T23:17:00Z">
                        <w:rPr>
                          <w:rFonts w:ascii="Cambria Math" w:hAnsi="Cambria Math"/>
                          <w:lang w:val="en-US"/>
                        </w:rPr>
                        <m:t>t</m:t>
                      </w:ins>
                    </m:r>
                  </m:e>
                  <m:sub>
                    <m:r>
                      <w:ins w:id="1173" w:author="Microsoft Office User" w:date="2023-07-08T23:18:00Z">
                        <w:rPr>
                          <w:rFonts w:ascii="Cambria Math" w:hAnsi="Cambria Math"/>
                          <w:lang w:val="en-US"/>
                        </w:rPr>
                        <m:t>2</m:t>
                      </w:ins>
                    </m:r>
                  </m:sub>
                </m:sSub>
              </m:e>
            </m:d>
            <m:r>
              <w:ins w:id="1174" w:author="Microsoft Office User" w:date="2023-07-08T23:18:00Z">
                <w:rPr>
                  <w:rFonts w:ascii="Cambria Math" w:hAnsi="Cambria Math"/>
                  <w:lang w:val="en-US"/>
                </w:rPr>
                <m:t>-Starc</m:t>
              </w:ins>
            </m:r>
            <m:sSub>
              <m:sSubPr>
                <m:ctrlPr>
                  <w:ins w:id="1175" w:author="Microsoft Office User" w:date="2023-07-08T23:18:00Z">
                    <w:rPr>
                      <w:rFonts w:ascii="Cambria Math" w:hAnsi="Cambria Math"/>
                      <w:i/>
                      <w:lang w:val="en-US"/>
                    </w:rPr>
                  </w:ins>
                </m:ctrlPr>
              </m:sSubPr>
              <m:e>
                <m:r>
                  <w:ins w:id="1176" w:author="Microsoft Office User" w:date="2023-07-08T23:18:00Z">
                    <w:rPr>
                      <w:rFonts w:ascii="Cambria Math" w:hAnsi="Cambria Math"/>
                      <w:lang w:val="en-US"/>
                    </w:rPr>
                    <m:t>h</m:t>
                  </w:ins>
                </m:r>
              </m:e>
              <m:sub>
                <m:r>
                  <w:ins w:id="1177" w:author="Microsoft Office User" w:date="2023-07-08T23:18:00Z">
                    <w:rPr>
                      <w:rFonts w:ascii="Cambria Math" w:hAnsi="Cambria Math"/>
                      <w:lang w:val="en-US"/>
                    </w:rPr>
                    <m:t>mass</m:t>
                  </w:ins>
                </m:r>
              </m:sub>
            </m:sSub>
            <m:r>
              <w:ins w:id="1178" w:author="Microsoft Office User" w:date="2023-07-08T23:18:00Z">
                <w:rPr>
                  <w:rFonts w:ascii="Cambria Math" w:hAnsi="Cambria Math"/>
                  <w:lang w:val="en-US"/>
                </w:rPr>
                <m:t>(</m:t>
              </w:ins>
            </m:r>
            <m:sSub>
              <m:sSubPr>
                <m:ctrlPr>
                  <w:ins w:id="1179" w:author="Microsoft Office User" w:date="2023-07-08T23:18:00Z">
                    <w:rPr>
                      <w:rFonts w:ascii="Cambria Math" w:hAnsi="Cambria Math"/>
                      <w:i/>
                      <w:lang w:val="en-US"/>
                    </w:rPr>
                  </w:ins>
                </m:ctrlPr>
              </m:sSubPr>
              <m:e>
                <m:r>
                  <w:ins w:id="1180" w:author="Microsoft Office User" w:date="2023-07-08T23:18:00Z">
                    <w:rPr>
                      <w:rFonts w:ascii="Cambria Math" w:hAnsi="Cambria Math"/>
                      <w:lang w:val="en-US"/>
                    </w:rPr>
                    <m:t>t</m:t>
                  </w:ins>
                </m:r>
              </m:e>
              <m:sub>
                <m:r>
                  <w:ins w:id="1181" w:author="Microsoft Office User" w:date="2023-07-08T23:18:00Z">
                    <w:rPr>
                      <w:rFonts w:ascii="Cambria Math" w:hAnsi="Cambria Math"/>
                      <w:lang w:val="en-US"/>
                    </w:rPr>
                    <m:t>1</m:t>
                  </w:ins>
                </m:r>
              </m:sub>
            </m:sSub>
            <m:r>
              <w:ins w:id="1182" w:author="Microsoft Office User" w:date="2023-07-08T23:18:00Z">
                <w:rPr>
                  <w:rFonts w:ascii="Cambria Math" w:hAnsi="Cambria Math"/>
                  <w:lang w:val="en-US"/>
                </w:rPr>
                <m:t>)</m:t>
              </w:ins>
            </m:r>
          </m:num>
          <m:den>
            <m:r>
              <w:ins w:id="1183" w:author="Microsoft Office User" w:date="2023-07-08T23:18:00Z">
                <w:rPr>
                  <w:rFonts w:ascii="Cambria Math" w:hAnsi="Cambria Math"/>
                  <w:lang w:val="en-US"/>
                </w:rPr>
                <m:t>Starc</m:t>
              </w:ins>
            </m:r>
            <m:sSub>
              <m:sSubPr>
                <m:ctrlPr>
                  <w:ins w:id="1184" w:author="Microsoft Office User" w:date="2023-07-08T23:18:00Z">
                    <w:rPr>
                      <w:rFonts w:ascii="Cambria Math" w:hAnsi="Cambria Math"/>
                      <w:i/>
                      <w:lang w:val="en-US"/>
                    </w:rPr>
                  </w:ins>
                </m:ctrlPr>
              </m:sSubPr>
              <m:e>
                <m:r>
                  <w:ins w:id="1185" w:author="Microsoft Office User" w:date="2023-07-08T23:18:00Z">
                    <w:rPr>
                      <w:rFonts w:ascii="Cambria Math" w:hAnsi="Cambria Math"/>
                      <w:lang w:val="en-US"/>
                    </w:rPr>
                    <m:t>h</m:t>
                  </w:ins>
                </m:r>
              </m:e>
              <m:sub>
                <m:r>
                  <w:ins w:id="1186" w:author="Microsoft Office User" w:date="2023-07-08T23:18:00Z">
                    <w:rPr>
                      <w:rFonts w:ascii="Cambria Math" w:hAnsi="Cambria Math"/>
                      <w:lang w:val="en-US"/>
                    </w:rPr>
                    <m:t>mass</m:t>
                  </w:ins>
                </m:r>
              </m:sub>
            </m:sSub>
            <m:r>
              <w:ins w:id="1187" w:author="Microsoft Office User" w:date="2023-07-08T23:18:00Z">
                <w:rPr>
                  <w:rFonts w:ascii="Cambria Math" w:hAnsi="Cambria Math"/>
                  <w:lang w:val="en-US"/>
                </w:rPr>
                <m:t>(t2</m:t>
              </w:ins>
            </m:r>
            <m:r>
              <w:ins w:id="1188" w:author="Microsoft Office User" w:date="2023-07-08T23:19:00Z">
                <w:rPr>
                  <w:rFonts w:ascii="Cambria Math" w:hAnsi="Cambria Math"/>
                  <w:lang w:val="en-US"/>
                </w:rPr>
                <m:t>)</m:t>
              </w:ins>
            </m:r>
          </m:den>
        </m:f>
      </m:oMath>
      <w:ins w:id="1189" w:author="Microsoft Office User" w:date="2023-07-08T23:19:00Z">
        <w:r w:rsidRPr="00883F17">
          <w:rPr>
            <w:rFonts w:asciiTheme="minorHAnsi" w:hAnsiTheme="minorHAnsi"/>
            <w:lang w:val="en-US"/>
            <w:rPrChange w:id="1190" w:author="Microsoft Office User" w:date="2023-07-10T07:16:00Z">
              <w:rPr>
                <w:lang w:val="en-US"/>
              </w:rPr>
            </w:rPrChange>
          </w:rPr>
          <w:t xml:space="preserve">                                              (eq 1)</w:t>
        </w:r>
      </w:ins>
    </w:p>
    <w:p w14:paraId="115FDE5B" w14:textId="06D589A4" w:rsidR="003F5493" w:rsidRPr="00883F17" w:rsidRDefault="003F5493" w:rsidP="00630885">
      <w:pPr>
        <w:pBdr>
          <w:top w:val="nil"/>
          <w:left w:val="nil"/>
          <w:bottom w:val="nil"/>
          <w:right w:val="nil"/>
          <w:between w:val="nil"/>
        </w:pBdr>
        <w:spacing w:before="180" w:after="180" w:line="480" w:lineRule="auto"/>
        <w:ind w:right="-261"/>
        <w:rPr>
          <w:ins w:id="1191" w:author="Microsoft Office User" w:date="2023-05-31T16:23:00Z"/>
          <w:rFonts w:asciiTheme="minorHAnsi" w:hAnsiTheme="minorHAnsi"/>
          <w:lang w:val="en-US"/>
          <w:rPrChange w:id="1192" w:author="Microsoft Office User" w:date="2023-07-10T07:16:00Z">
            <w:rPr>
              <w:ins w:id="1193" w:author="Microsoft Office User" w:date="2023-05-31T16:23:00Z"/>
              <w:lang w:val="en-US"/>
            </w:rPr>
          </w:rPrChange>
        </w:rPr>
      </w:pPr>
      <w:ins w:id="1194" w:author="Microsoft Office User" w:date="2023-07-08T23:19:00Z">
        <w:r w:rsidRPr="00883F17">
          <w:rPr>
            <w:rFonts w:asciiTheme="minorHAnsi" w:hAnsiTheme="minorHAnsi"/>
            <w:lang w:val="en-US"/>
            <w:rPrChange w:id="1195" w:author="Microsoft Office User" w:date="2023-07-10T07:16:00Z">
              <w:rPr>
                <w:lang w:val="en-US"/>
              </w:rPr>
            </w:rPrChange>
          </w:rPr>
          <w:t>Where t</w:t>
        </w:r>
        <w:r w:rsidRPr="00883F17">
          <w:rPr>
            <w:rFonts w:asciiTheme="minorHAnsi" w:hAnsiTheme="minorHAnsi"/>
            <w:vertAlign w:val="subscript"/>
            <w:lang w:val="en-US"/>
            <w:rPrChange w:id="1196" w:author="Microsoft Office User" w:date="2023-07-10T07:16:00Z">
              <w:rPr>
                <w:lang w:val="en-US"/>
              </w:rPr>
            </w:rPrChange>
          </w:rPr>
          <w:t>2</w:t>
        </w:r>
        <w:r w:rsidRPr="00883F17">
          <w:rPr>
            <w:rFonts w:asciiTheme="minorHAnsi" w:hAnsiTheme="minorHAnsi"/>
            <w:lang w:val="en-US"/>
            <w:rPrChange w:id="1197" w:author="Microsoft Office User" w:date="2023-07-10T07:16:00Z">
              <w:rPr>
                <w:lang w:val="en-US"/>
              </w:rPr>
            </w:rPrChange>
          </w:rPr>
          <w:t xml:space="preserve"> is the </w:t>
        </w:r>
      </w:ins>
      <w:ins w:id="1198" w:author="Microsoft Office User" w:date="2023-07-08T23:20:00Z">
        <w:r w:rsidRPr="00883F17">
          <w:rPr>
            <w:rFonts w:asciiTheme="minorHAnsi" w:hAnsiTheme="minorHAnsi"/>
            <w:lang w:val="en-US"/>
            <w:rPrChange w:id="1199" w:author="Microsoft Office User" w:date="2023-07-10T07:16:00Z">
              <w:rPr>
                <w:lang w:val="en-US"/>
              </w:rPr>
            </w:rPrChange>
          </w:rPr>
          <w:t>is chronologically the second time point between a seasonal time change and t</w:t>
        </w:r>
        <w:r w:rsidRPr="00883F17">
          <w:rPr>
            <w:rFonts w:asciiTheme="minorHAnsi" w:hAnsiTheme="minorHAnsi"/>
            <w:vertAlign w:val="subscript"/>
            <w:lang w:val="en-US"/>
            <w:rPrChange w:id="1200" w:author="Microsoft Office User" w:date="2023-07-10T07:16:00Z">
              <w:rPr>
                <w:lang w:val="en-US"/>
              </w:rPr>
            </w:rPrChange>
          </w:rPr>
          <w:t>1</w:t>
        </w:r>
        <w:r w:rsidRPr="00883F17">
          <w:rPr>
            <w:rFonts w:asciiTheme="minorHAnsi" w:hAnsiTheme="minorHAnsi"/>
            <w:lang w:val="en-US"/>
            <w:rPrChange w:id="1201" w:author="Microsoft Office User" w:date="2023-07-10T07:16:00Z">
              <w:rPr>
                <w:lang w:val="en-US"/>
              </w:rPr>
            </w:rPrChange>
          </w:rPr>
          <w:t xml:space="preserve"> is the first time point. </w:t>
        </w:r>
      </w:ins>
    </w:p>
    <w:p w14:paraId="21526D2D" w14:textId="77777777" w:rsidR="00630885" w:rsidRPr="00883F17" w:rsidRDefault="00630885">
      <w:pPr>
        <w:pBdr>
          <w:top w:val="nil"/>
          <w:left w:val="nil"/>
          <w:bottom w:val="nil"/>
          <w:right w:val="nil"/>
          <w:between w:val="nil"/>
        </w:pBdr>
        <w:spacing w:before="180" w:after="180" w:line="480" w:lineRule="auto"/>
        <w:ind w:right="-261"/>
        <w:rPr>
          <w:rFonts w:asciiTheme="minorHAnsi" w:hAnsiTheme="minorHAnsi"/>
          <w:lang w:val="en-US"/>
          <w:rPrChange w:id="1202" w:author="Microsoft Office User" w:date="2023-07-10T07:16:00Z">
            <w:rPr/>
          </w:rPrChange>
        </w:rPr>
      </w:pPr>
    </w:p>
    <w:p w14:paraId="4AFB6CE0" w14:textId="77777777" w:rsidR="00925F8D" w:rsidRPr="00883F17" w:rsidRDefault="00000000">
      <w:pPr>
        <w:pStyle w:val="Heading2"/>
        <w:spacing w:line="480" w:lineRule="auto"/>
        <w:ind w:right="-261"/>
        <w:rPr>
          <w:rFonts w:asciiTheme="minorHAnsi" w:hAnsiTheme="minorHAnsi"/>
          <w:color w:val="000000"/>
          <w:sz w:val="24"/>
          <w:szCs w:val="24"/>
          <w:rPrChange w:id="1203" w:author="Microsoft Office User" w:date="2023-07-10T07:16:00Z">
            <w:rPr>
              <w:color w:val="000000"/>
            </w:rPr>
          </w:rPrChange>
        </w:rPr>
      </w:pPr>
      <w:r w:rsidRPr="00883F17">
        <w:rPr>
          <w:rFonts w:asciiTheme="minorHAnsi" w:hAnsiTheme="minorHAnsi"/>
          <w:color w:val="000000"/>
          <w:sz w:val="24"/>
          <w:szCs w:val="24"/>
          <w:rPrChange w:id="1204" w:author="Microsoft Office User" w:date="2023-07-10T07:16:00Z">
            <w:rPr>
              <w:color w:val="000000"/>
            </w:rPr>
          </w:rPrChange>
        </w:rPr>
        <w:t>2.5. Sink activity measurements</w:t>
      </w:r>
    </w:p>
    <w:p w14:paraId="2A8CA57E" w14:textId="5F0E2F6B" w:rsidR="00925F8D" w:rsidRPr="00883F17" w:rsidRDefault="00000000">
      <w:pPr>
        <w:pBdr>
          <w:top w:val="nil"/>
          <w:left w:val="nil"/>
          <w:bottom w:val="nil"/>
          <w:right w:val="nil"/>
          <w:between w:val="nil"/>
        </w:pBdr>
        <w:spacing w:before="180" w:after="180" w:line="480" w:lineRule="auto"/>
        <w:ind w:right="-261"/>
        <w:rPr>
          <w:rFonts w:asciiTheme="minorHAnsi" w:eastAsia="Cambria" w:hAnsiTheme="minorHAnsi" w:cs="Cambria"/>
          <w:lang w:val="en-US"/>
          <w:rPrChange w:id="1205" w:author="Microsoft Office User" w:date="2023-07-10T07:16:00Z">
            <w:rPr/>
          </w:rPrChange>
        </w:rPr>
      </w:pPr>
      <w:r w:rsidRPr="00883F17">
        <w:rPr>
          <w:rFonts w:asciiTheme="minorHAnsi" w:eastAsia="Cambria" w:hAnsiTheme="minorHAnsi" w:cs="Cambria"/>
          <w:rPrChange w:id="1206" w:author="Microsoft Office User" w:date="2023-07-10T07:16:00Z">
            <w:rPr>
              <w:rFonts w:ascii="Cambria" w:eastAsia="Cambria" w:hAnsi="Cambria" w:cs="Cambria"/>
            </w:rPr>
          </w:rPrChange>
        </w:rPr>
        <w:t xml:space="preserve">We measured monthly stem growth with manual dendrometer bands (D1, Labcell Ltd, UK). These dendrometers were installed at breast height for each tree in July 2018, and measurements were collected monthly (by manually reading) until July 2020. We used three month moving averages of growth rates, which we calculated to reduce the effect of water dynamics in our growth data, capturing the average intra-annual radial growth variations (Zweifel et al., 2006, 2016). From these data we </w:t>
      </w:r>
      <w:r w:rsidRPr="00883F17">
        <w:rPr>
          <w:rFonts w:asciiTheme="minorHAnsi" w:hAnsiTheme="minorHAnsi"/>
          <w:rPrChange w:id="1207" w:author="Microsoft Office User" w:date="2023-07-10T07:16:00Z">
            <w:rPr/>
          </w:rPrChange>
        </w:rPr>
        <w:t>calculated</w:t>
      </w:r>
      <w:r w:rsidRPr="00883F17">
        <w:rPr>
          <w:rFonts w:asciiTheme="minorHAnsi" w:eastAsia="Cambria" w:hAnsiTheme="minorHAnsi" w:cs="Cambria"/>
          <w:rPrChange w:id="1208" w:author="Microsoft Office User" w:date="2023-07-10T07:16:00Z">
            <w:rPr>
              <w:rFonts w:ascii="Cambria" w:eastAsia="Cambria" w:hAnsi="Cambria" w:cs="Cambria"/>
            </w:rPr>
          </w:rPrChange>
        </w:rPr>
        <w:t xml:space="preserve"> annual growth for each tree during 2019 and compared it with the mean annual starch </w:t>
      </w:r>
      <w:r w:rsidRPr="00883F17">
        <w:rPr>
          <w:rFonts w:asciiTheme="minorHAnsi" w:hAnsiTheme="minorHAnsi"/>
          <w:rPrChange w:id="1209" w:author="Microsoft Office User" w:date="2023-07-10T07:16:00Z">
            <w:rPr/>
          </w:rPrChange>
        </w:rPr>
        <w:t>mass</w:t>
      </w:r>
      <w:r w:rsidRPr="00883F17">
        <w:rPr>
          <w:rFonts w:asciiTheme="minorHAnsi" w:eastAsia="Cambria" w:hAnsiTheme="minorHAnsi" w:cs="Cambria"/>
          <w:rPrChange w:id="1210" w:author="Microsoft Office User" w:date="2023-07-10T07:16:00Z">
            <w:rPr>
              <w:rFonts w:ascii="Cambria" w:eastAsia="Cambria" w:hAnsi="Cambria" w:cs="Cambria"/>
            </w:rPr>
          </w:rPrChange>
        </w:rPr>
        <w:t xml:space="preserve"> and the changes in the starch </w:t>
      </w:r>
      <w:r w:rsidRPr="00883F17">
        <w:rPr>
          <w:rFonts w:asciiTheme="minorHAnsi" w:hAnsiTheme="minorHAnsi"/>
          <w:rPrChange w:id="1211" w:author="Microsoft Office User" w:date="2023-07-10T07:16:00Z">
            <w:rPr/>
          </w:rPrChange>
        </w:rPr>
        <w:t>mass</w:t>
      </w:r>
      <w:r w:rsidRPr="00883F17">
        <w:rPr>
          <w:rFonts w:asciiTheme="minorHAnsi" w:eastAsia="Cambria" w:hAnsiTheme="minorHAnsi" w:cs="Cambria"/>
          <w:rPrChange w:id="1212" w:author="Microsoft Office User" w:date="2023-07-10T07:16:00Z">
            <w:rPr>
              <w:rFonts w:ascii="Cambria" w:eastAsia="Cambria" w:hAnsi="Cambria" w:cs="Cambria"/>
            </w:rPr>
          </w:rPrChange>
        </w:rPr>
        <w:t xml:space="preserve"> </w:t>
      </w:r>
      <w:r w:rsidRPr="00883F17">
        <w:rPr>
          <w:rFonts w:asciiTheme="minorHAnsi" w:eastAsia="Cambria" w:hAnsiTheme="minorHAnsi" w:cs="Cambria"/>
          <w:rPrChange w:id="1213" w:author="Microsoft Office User" w:date="2023-07-10T07:16:00Z">
            <w:rPr>
              <w:rFonts w:ascii="Cambria" w:eastAsia="Cambria" w:hAnsi="Cambria" w:cs="Cambria"/>
            </w:rPr>
          </w:rPrChange>
        </w:rPr>
        <w:lastRenderedPageBreak/>
        <w:t xml:space="preserve">every three months. </w:t>
      </w:r>
      <w:ins w:id="1214" w:author="Microsoft Office User" w:date="2023-06-27T11:19:00Z">
        <w:r w:rsidR="00652FA3" w:rsidRPr="00883F17">
          <w:rPr>
            <w:rFonts w:asciiTheme="minorHAnsi" w:eastAsia="Cambria" w:hAnsiTheme="minorHAnsi" w:cs="Cambria"/>
            <w:lang w:val="en-US"/>
            <w:rPrChange w:id="1215" w:author="Microsoft Office User" w:date="2023-07-10T07:16:00Z">
              <w:rPr>
                <w:rFonts w:ascii="Cambria" w:eastAsia="Cambria" w:hAnsi="Cambria" w:cs="Cambria"/>
                <w:lang w:val="en-US"/>
              </w:rPr>
            </w:rPrChange>
          </w:rPr>
          <w:t>We used Wilcoxon signed-ranked tests</w:t>
        </w:r>
      </w:ins>
      <w:ins w:id="1216" w:author="Microsoft Office User" w:date="2023-06-27T15:38:00Z">
        <w:r w:rsidR="00652FA3" w:rsidRPr="00883F17">
          <w:rPr>
            <w:rFonts w:asciiTheme="minorHAnsi" w:eastAsia="Cambria" w:hAnsiTheme="minorHAnsi" w:cs="Cambria"/>
            <w:lang w:val="en-US"/>
            <w:rPrChange w:id="1217" w:author="Microsoft Office User" w:date="2023-07-10T07:16:00Z">
              <w:rPr>
                <w:rFonts w:ascii="Cambria" w:eastAsia="Cambria" w:hAnsi="Cambria" w:cs="Cambria"/>
                <w:lang w:val="en-US"/>
              </w:rPr>
            </w:rPrChange>
          </w:rPr>
          <w:t xml:space="preserve"> w</w:t>
        </w:r>
      </w:ins>
      <w:ins w:id="1218" w:author="Microsoft Office User" w:date="2023-06-27T15:39:00Z">
        <w:r w:rsidR="00652FA3" w:rsidRPr="00883F17">
          <w:rPr>
            <w:rFonts w:asciiTheme="minorHAnsi" w:eastAsia="Cambria" w:hAnsiTheme="minorHAnsi" w:cs="Cambria"/>
            <w:lang w:val="en-US"/>
            <w:rPrChange w:id="1219" w:author="Microsoft Office User" w:date="2023-07-10T07:16:00Z">
              <w:rPr>
                <w:rFonts w:ascii="Cambria" w:eastAsia="Cambria" w:hAnsi="Cambria" w:cs="Cambria"/>
                <w:lang w:val="en-US"/>
              </w:rPr>
            </w:rPrChange>
          </w:rPr>
          <w:t>ith 95% significance confidence</w:t>
        </w:r>
      </w:ins>
      <w:ins w:id="1220" w:author="Microsoft Office User" w:date="2023-06-27T11:19:00Z">
        <w:r w:rsidR="00652FA3" w:rsidRPr="00883F17">
          <w:rPr>
            <w:rFonts w:asciiTheme="minorHAnsi" w:eastAsia="Cambria" w:hAnsiTheme="minorHAnsi" w:cs="Cambria"/>
            <w:lang w:val="en-US"/>
            <w:rPrChange w:id="1221" w:author="Microsoft Office User" w:date="2023-07-10T07:16:00Z">
              <w:rPr>
                <w:rFonts w:ascii="Cambria" w:eastAsia="Cambria" w:hAnsi="Cambria" w:cs="Cambria"/>
                <w:lang w:val="en-US"/>
              </w:rPr>
            </w:rPrChange>
          </w:rPr>
          <w:t xml:space="preserve"> </w:t>
        </w:r>
      </w:ins>
      <w:ins w:id="1222" w:author="Microsoft Office User" w:date="2023-06-27T11:20:00Z">
        <w:r w:rsidR="00652FA3" w:rsidRPr="00883F17">
          <w:rPr>
            <w:rFonts w:asciiTheme="minorHAnsi" w:eastAsia="Cambria" w:hAnsiTheme="minorHAnsi" w:cs="Cambria"/>
            <w:lang w:val="en-US"/>
            <w:rPrChange w:id="1223" w:author="Microsoft Office User" w:date="2023-07-10T07:16:00Z">
              <w:rPr>
                <w:rFonts w:ascii="Cambria" w:eastAsia="Cambria" w:hAnsi="Cambria" w:cs="Cambria"/>
                <w:lang w:val="en-US"/>
              </w:rPr>
            </w:rPrChange>
          </w:rPr>
          <w:t>to compare growth between months in each species and test for significant seasonal changes in growth for each species</w:t>
        </w:r>
      </w:ins>
      <w:ins w:id="1224" w:author="Microsoft Office User" w:date="2023-07-08T23:22:00Z">
        <w:r w:rsidR="003F5493" w:rsidRPr="00883F17">
          <w:rPr>
            <w:rFonts w:asciiTheme="minorHAnsi" w:eastAsia="Cambria" w:hAnsiTheme="minorHAnsi" w:cs="Cambria"/>
            <w:lang w:val="en-US"/>
            <w:rPrChange w:id="1225" w:author="Microsoft Office User" w:date="2023-07-10T07:16:00Z">
              <w:rPr>
                <w:rFonts w:ascii="Cambria" w:eastAsia="Cambria" w:hAnsi="Cambria" w:cs="Cambria"/>
                <w:lang w:val="en-US"/>
              </w:rPr>
            </w:rPrChange>
          </w:rPr>
          <w:t>,</w:t>
        </w:r>
      </w:ins>
      <w:ins w:id="1226" w:author="Microsoft Office User" w:date="2023-06-27T15:39:00Z">
        <w:r w:rsidR="00652FA3" w:rsidRPr="00883F17">
          <w:rPr>
            <w:rFonts w:asciiTheme="minorHAnsi" w:eastAsia="Cambria" w:hAnsiTheme="minorHAnsi" w:cs="Cambria"/>
            <w:lang w:val="en-US"/>
            <w:rPrChange w:id="1227" w:author="Microsoft Office User" w:date="2023-07-10T07:16:00Z">
              <w:rPr>
                <w:rFonts w:ascii="Cambria" w:eastAsia="Cambria" w:hAnsi="Cambria" w:cs="Cambria"/>
                <w:lang w:val="en-US"/>
              </w:rPr>
            </w:rPrChange>
          </w:rPr>
          <w:t xml:space="preserve"> we </w:t>
        </w:r>
      </w:ins>
      <w:ins w:id="1228" w:author="Microsoft Office User" w:date="2023-07-08T23:21:00Z">
        <w:r w:rsidR="003F5493" w:rsidRPr="00883F17">
          <w:rPr>
            <w:rFonts w:asciiTheme="minorHAnsi" w:eastAsia="Cambria" w:hAnsiTheme="minorHAnsi" w:cs="Cambria"/>
            <w:lang w:val="en-US"/>
            <w:rPrChange w:id="1229" w:author="Microsoft Office User" w:date="2023-07-10T07:16:00Z">
              <w:rPr>
                <w:rFonts w:ascii="Cambria" w:eastAsia="Cambria" w:hAnsi="Cambria" w:cs="Cambria"/>
                <w:lang w:val="en-US"/>
              </w:rPr>
            </w:rPrChange>
          </w:rPr>
          <w:t>adjusted</w:t>
        </w:r>
      </w:ins>
      <w:ins w:id="1230" w:author="Microsoft Office User" w:date="2023-06-27T15:39:00Z">
        <w:r w:rsidR="00652FA3" w:rsidRPr="00883F17">
          <w:rPr>
            <w:rFonts w:asciiTheme="minorHAnsi" w:eastAsia="Cambria" w:hAnsiTheme="minorHAnsi" w:cs="Cambria"/>
            <w:lang w:val="en-US"/>
            <w:rPrChange w:id="1231" w:author="Microsoft Office User" w:date="2023-07-10T07:16:00Z">
              <w:rPr>
                <w:rFonts w:ascii="Cambria" w:eastAsia="Cambria" w:hAnsi="Cambria" w:cs="Cambria"/>
                <w:lang w:val="en-US"/>
              </w:rPr>
            </w:rPrChange>
          </w:rPr>
          <w:t xml:space="preserve"> the </w:t>
        </w:r>
      </w:ins>
      <w:ins w:id="1232" w:author="Microsoft Office User" w:date="2023-07-08T23:21:00Z">
        <w:r w:rsidR="003F5493" w:rsidRPr="00883F17">
          <w:rPr>
            <w:rFonts w:asciiTheme="minorHAnsi" w:eastAsia="Cambria" w:hAnsiTheme="minorHAnsi" w:cs="Cambria"/>
            <w:i/>
            <w:iCs/>
            <w:lang w:val="en-US"/>
            <w:rPrChange w:id="1233" w:author="Microsoft Office User" w:date="2023-07-10T07:16:00Z">
              <w:rPr>
                <w:rFonts w:ascii="Cambria" w:eastAsia="Cambria" w:hAnsi="Cambria" w:cs="Cambria"/>
                <w:i/>
                <w:iCs/>
                <w:lang w:val="en-US"/>
              </w:rPr>
            </w:rPrChange>
          </w:rPr>
          <w:t>p</w:t>
        </w:r>
      </w:ins>
      <w:ins w:id="1234" w:author="Microsoft Office User" w:date="2023-06-27T15:39:00Z">
        <w:r w:rsidR="00652FA3" w:rsidRPr="00883F17">
          <w:rPr>
            <w:rFonts w:asciiTheme="minorHAnsi" w:eastAsia="Cambria" w:hAnsiTheme="minorHAnsi" w:cs="Cambria"/>
            <w:i/>
            <w:iCs/>
            <w:lang w:val="en-US"/>
            <w:rPrChange w:id="1235" w:author="Microsoft Office User" w:date="2023-07-10T07:16:00Z">
              <w:rPr>
                <w:rFonts w:ascii="Cambria" w:eastAsia="Cambria" w:hAnsi="Cambria" w:cs="Cambria"/>
                <w:lang w:val="en-US"/>
              </w:rPr>
            </w:rPrChange>
          </w:rPr>
          <w:t xml:space="preserve"> </w:t>
        </w:r>
        <w:r w:rsidR="00652FA3" w:rsidRPr="00883F17">
          <w:rPr>
            <w:rFonts w:asciiTheme="minorHAnsi" w:eastAsia="Cambria" w:hAnsiTheme="minorHAnsi" w:cs="Cambria"/>
            <w:lang w:val="en-US"/>
            <w:rPrChange w:id="1236" w:author="Microsoft Office User" w:date="2023-07-10T07:16:00Z">
              <w:rPr>
                <w:rFonts w:ascii="Cambria" w:eastAsia="Cambria" w:hAnsi="Cambria" w:cs="Cambria"/>
                <w:lang w:val="en-US"/>
              </w:rPr>
            </w:rPrChange>
          </w:rPr>
          <w:t>value using the holm method</w:t>
        </w:r>
      </w:ins>
      <w:ins w:id="1237" w:author="Microsoft Office User" w:date="2023-06-27T11:20:00Z">
        <w:r w:rsidR="00652FA3" w:rsidRPr="00883F17">
          <w:rPr>
            <w:rFonts w:asciiTheme="minorHAnsi" w:eastAsia="Cambria" w:hAnsiTheme="minorHAnsi" w:cs="Cambria"/>
            <w:lang w:val="en-US"/>
            <w:rPrChange w:id="1238"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rPrChange w:id="1239" w:author="Microsoft Office User" w:date="2023-07-10T07:16:00Z">
            <w:rPr>
              <w:rFonts w:ascii="Cambria" w:eastAsia="Cambria" w:hAnsi="Cambria" w:cs="Cambria"/>
            </w:rPr>
          </w:rPrChange>
        </w:rPr>
        <w:t>We also estimated seasonal</w:t>
      </w:r>
      <w:ins w:id="1240" w:author="Microsoft Office User" w:date="2023-06-27T11:18:00Z">
        <w:r w:rsidR="00652FA3" w:rsidRPr="00883F17">
          <w:rPr>
            <w:rFonts w:asciiTheme="minorHAnsi" w:eastAsia="Cambria" w:hAnsiTheme="minorHAnsi" w:cs="Cambria"/>
            <w:lang w:val="en-US"/>
            <w:rPrChange w:id="1241" w:author="Microsoft Office User" w:date="2023-07-10T07:16:00Z">
              <w:rPr>
                <w:rFonts w:ascii="Cambria" w:eastAsia="Cambria" w:hAnsi="Cambria" w:cs="Cambria"/>
                <w:lang w:val="en-US"/>
              </w:rPr>
            </w:rPrChange>
          </w:rPr>
          <w:t xml:space="preserve"> accumulated</w:t>
        </w:r>
      </w:ins>
      <w:r w:rsidRPr="00883F17">
        <w:rPr>
          <w:rFonts w:asciiTheme="minorHAnsi" w:eastAsia="Cambria" w:hAnsiTheme="minorHAnsi" w:cs="Cambria"/>
          <w:rPrChange w:id="1242" w:author="Microsoft Office User" w:date="2023-07-10T07:16:00Z">
            <w:rPr>
              <w:rFonts w:ascii="Cambria" w:eastAsia="Cambria" w:hAnsi="Cambria" w:cs="Cambria"/>
            </w:rPr>
          </w:rPrChange>
        </w:rPr>
        <w:t xml:space="preserve"> growth</w:t>
      </w:r>
      <w:ins w:id="1243" w:author="Microsoft Office User" w:date="2023-06-27T11:18:00Z">
        <w:r w:rsidR="00652FA3" w:rsidRPr="00883F17">
          <w:rPr>
            <w:rFonts w:asciiTheme="minorHAnsi" w:eastAsia="Cambria" w:hAnsiTheme="minorHAnsi" w:cs="Cambria"/>
            <w:lang w:val="en-US"/>
            <w:rPrChange w:id="1244" w:author="Microsoft Office User" w:date="2023-07-10T07:16:00Z">
              <w:rPr>
                <w:rFonts w:ascii="Cambria" w:eastAsia="Cambria" w:hAnsi="Cambria" w:cs="Cambria"/>
                <w:lang w:val="en-US"/>
              </w:rPr>
            </w:rPrChange>
          </w:rPr>
          <w:t xml:space="preserve"> of the three months considering the seasons described in the paragraph before. </w:t>
        </w:r>
      </w:ins>
      <w:ins w:id="1245" w:author="Microsoft Office User" w:date="2023-07-08T23:23:00Z">
        <w:r w:rsidR="003F5493" w:rsidRPr="00883F17">
          <w:rPr>
            <w:rFonts w:asciiTheme="minorHAnsi" w:eastAsia="Cambria" w:hAnsiTheme="minorHAnsi" w:cs="Cambria"/>
            <w:lang w:val="en-US"/>
            <w:rPrChange w:id="1246" w:author="Microsoft Office User" w:date="2023-07-10T07:16:00Z">
              <w:rPr>
                <w:rFonts w:ascii="Cambria" w:eastAsia="Cambria" w:hAnsi="Cambria" w:cs="Cambria"/>
                <w:lang w:val="en-US"/>
              </w:rPr>
            </w:rPrChange>
          </w:rPr>
          <w:t xml:space="preserve">We estimated </w:t>
        </w:r>
      </w:ins>
      <w:ins w:id="1247" w:author="Microsoft Office User" w:date="2023-07-08T23:24:00Z">
        <w:r w:rsidR="003F5493" w:rsidRPr="00883F17">
          <w:rPr>
            <w:rFonts w:asciiTheme="minorHAnsi" w:eastAsia="Cambria" w:hAnsiTheme="minorHAnsi" w:cs="Cambria"/>
            <w:lang w:val="en-US"/>
            <w:rPrChange w:id="1248" w:author="Microsoft Office User" w:date="2023-07-10T07:16:00Z">
              <w:rPr>
                <w:rFonts w:ascii="Cambria" w:eastAsia="Cambria" w:hAnsi="Cambria" w:cs="Cambria"/>
                <w:lang w:val="en-US"/>
              </w:rPr>
            </w:rPrChange>
          </w:rPr>
          <w:t>Pearson</w:t>
        </w:r>
      </w:ins>
      <w:ins w:id="1249" w:author="Microsoft Office User" w:date="2023-07-08T23:23:00Z">
        <w:r w:rsidR="003F5493" w:rsidRPr="00883F17">
          <w:rPr>
            <w:rFonts w:asciiTheme="minorHAnsi" w:eastAsia="Cambria" w:hAnsiTheme="minorHAnsi" w:cs="Cambria"/>
            <w:lang w:val="en-US"/>
            <w:rPrChange w:id="1250" w:author="Microsoft Office User" w:date="2023-07-10T07:16:00Z">
              <w:rPr>
                <w:rFonts w:ascii="Cambria" w:eastAsia="Cambria" w:hAnsi="Cambria" w:cs="Cambria"/>
                <w:lang w:val="en-US"/>
              </w:rPr>
            </w:rPrChange>
          </w:rPr>
          <w:t xml:space="preserve"> correlations</w:t>
        </w:r>
      </w:ins>
      <w:ins w:id="1251" w:author="Microsoft Office User" w:date="2023-07-08T23:24:00Z">
        <w:r w:rsidR="003F5493" w:rsidRPr="00883F17">
          <w:rPr>
            <w:rFonts w:asciiTheme="minorHAnsi" w:eastAsia="Cambria" w:hAnsiTheme="minorHAnsi" w:cs="Cambria"/>
            <w:lang w:val="en-US"/>
            <w:rPrChange w:id="1252" w:author="Microsoft Office User" w:date="2023-07-10T07:16:00Z">
              <w:rPr>
                <w:rFonts w:ascii="Cambria" w:eastAsia="Cambria" w:hAnsi="Cambria" w:cs="Cambria"/>
                <w:lang w:val="en-US"/>
              </w:rPr>
            </w:rPrChange>
          </w:rPr>
          <w:t xml:space="preserve"> and linear regressions</w:t>
        </w:r>
      </w:ins>
      <w:ins w:id="1253" w:author="Microsoft Office User" w:date="2023-07-08T23:23:00Z">
        <w:r w:rsidR="003F5493" w:rsidRPr="00883F17">
          <w:rPr>
            <w:rFonts w:asciiTheme="minorHAnsi" w:eastAsia="Cambria" w:hAnsiTheme="minorHAnsi" w:cs="Cambria"/>
            <w:lang w:val="en-US"/>
            <w:rPrChange w:id="1254" w:author="Microsoft Office User" w:date="2023-07-10T07:16:00Z">
              <w:rPr>
                <w:rFonts w:ascii="Cambria" w:eastAsia="Cambria" w:hAnsi="Cambria" w:cs="Cambria"/>
                <w:lang w:val="en-US"/>
              </w:rPr>
            </w:rPrChange>
          </w:rPr>
          <w:t xml:space="preserve"> between the </w:t>
        </w:r>
      </w:ins>
      <w:ins w:id="1255" w:author="Microsoft Office User" w:date="2023-06-27T11:18:00Z">
        <w:r w:rsidR="00652FA3" w:rsidRPr="00883F17">
          <w:rPr>
            <w:rFonts w:asciiTheme="minorHAnsi" w:eastAsia="Cambria" w:hAnsiTheme="minorHAnsi" w:cs="Cambria"/>
            <w:lang w:val="en-US"/>
            <w:rPrChange w:id="1256" w:author="Microsoft Office User" w:date="2023-07-10T07:16:00Z">
              <w:rPr>
                <w:rFonts w:ascii="Cambria" w:eastAsia="Cambria" w:hAnsi="Cambria" w:cs="Cambria"/>
                <w:lang w:val="en-US"/>
              </w:rPr>
            </w:rPrChange>
          </w:rPr>
          <w:t xml:space="preserve">accumulated growth was </w:t>
        </w:r>
      </w:ins>
      <w:ins w:id="1257" w:author="Microsoft Office User" w:date="2023-07-08T23:27:00Z">
        <w:r w:rsidR="00291904" w:rsidRPr="00883F17">
          <w:rPr>
            <w:rFonts w:asciiTheme="minorHAnsi" w:eastAsia="Cambria" w:hAnsiTheme="minorHAnsi" w:cs="Cambria"/>
            <w:lang w:val="en-US"/>
            <w:rPrChange w:id="1258" w:author="Microsoft Office User" w:date="2023-07-10T07:16:00Z">
              <w:rPr>
                <w:rFonts w:ascii="Cambria" w:eastAsia="Cambria" w:hAnsi="Cambria" w:cs="Cambria"/>
                <w:lang w:val="en-US"/>
              </w:rPr>
            </w:rPrChange>
          </w:rPr>
          <w:t>and starch</w:t>
        </w:r>
      </w:ins>
      <w:ins w:id="1259" w:author="Microsoft Office User" w:date="2023-06-27T11:18:00Z">
        <w:r w:rsidR="00652FA3" w:rsidRPr="00883F17">
          <w:rPr>
            <w:rFonts w:asciiTheme="minorHAnsi" w:eastAsia="Cambria" w:hAnsiTheme="minorHAnsi" w:cs="Cambria"/>
            <w:lang w:val="en-US"/>
            <w:rPrChange w:id="1260" w:author="Microsoft Office User" w:date="2023-07-10T07:16:00Z">
              <w:rPr>
                <w:rFonts w:ascii="Cambria" w:eastAsia="Cambria" w:hAnsi="Cambria" w:cs="Cambria"/>
                <w:lang w:val="en-US"/>
              </w:rPr>
            </w:rPrChange>
          </w:rPr>
          <w:t xml:space="preserve"> changes in </w:t>
        </w:r>
      </w:ins>
      <w:ins w:id="1261" w:author="Microsoft Office User" w:date="2023-07-08T23:24:00Z">
        <w:r w:rsidR="003F5493" w:rsidRPr="00883F17">
          <w:rPr>
            <w:rFonts w:asciiTheme="minorHAnsi" w:eastAsia="Cambria" w:hAnsiTheme="minorHAnsi" w:cs="Cambria"/>
            <w:lang w:val="en-US"/>
            <w:rPrChange w:id="1262" w:author="Microsoft Office User" w:date="2023-07-10T07:16:00Z">
              <w:rPr>
                <w:rFonts w:ascii="Cambria" w:eastAsia="Cambria" w:hAnsi="Cambria" w:cs="Cambria"/>
                <w:lang w:val="en-US"/>
              </w:rPr>
            </w:rPrChange>
          </w:rPr>
          <w:t xml:space="preserve">mass to estimate </w:t>
        </w:r>
      </w:ins>
      <w:ins w:id="1263" w:author="Microsoft Office User" w:date="2023-07-08T23:25:00Z">
        <w:r w:rsidR="00291904" w:rsidRPr="00883F17">
          <w:rPr>
            <w:rFonts w:asciiTheme="minorHAnsi" w:eastAsia="Cambria" w:hAnsiTheme="minorHAnsi" w:cs="Cambria"/>
            <w:lang w:val="en-US"/>
            <w:rPrChange w:id="1264" w:author="Microsoft Office User" w:date="2023-07-10T07:16:00Z">
              <w:rPr>
                <w:rFonts w:ascii="Cambria" w:eastAsia="Cambria" w:hAnsi="Cambria" w:cs="Cambria"/>
                <w:lang w:val="en-US"/>
              </w:rPr>
            </w:rPrChange>
          </w:rPr>
          <w:t xml:space="preserve">seasonal </w:t>
        </w:r>
      </w:ins>
      <w:ins w:id="1265" w:author="Microsoft Office User" w:date="2023-07-08T23:24:00Z">
        <w:r w:rsidR="003F5493" w:rsidRPr="00883F17">
          <w:rPr>
            <w:rFonts w:asciiTheme="minorHAnsi" w:eastAsia="Cambria" w:hAnsiTheme="minorHAnsi" w:cs="Cambria"/>
            <w:lang w:val="en-US"/>
            <w:rPrChange w:id="1266" w:author="Microsoft Office User" w:date="2023-07-10T07:16:00Z">
              <w:rPr>
                <w:rFonts w:ascii="Cambria" w:eastAsia="Cambria" w:hAnsi="Cambria" w:cs="Cambria"/>
                <w:lang w:val="en-US"/>
              </w:rPr>
            </w:rPrChange>
          </w:rPr>
          <w:t xml:space="preserve">trade-offs </w:t>
        </w:r>
      </w:ins>
      <w:ins w:id="1267" w:author="Microsoft Office User" w:date="2023-07-08T23:25:00Z">
        <w:r w:rsidR="00291904" w:rsidRPr="00883F17">
          <w:rPr>
            <w:rFonts w:asciiTheme="minorHAnsi" w:eastAsia="Cambria" w:hAnsiTheme="minorHAnsi" w:cs="Cambria"/>
            <w:lang w:val="en-US"/>
            <w:rPrChange w:id="1268" w:author="Microsoft Office User" w:date="2023-07-10T07:16:00Z">
              <w:rPr>
                <w:rFonts w:ascii="Cambria" w:eastAsia="Cambria" w:hAnsi="Cambria" w:cs="Cambria"/>
                <w:lang w:val="en-US"/>
              </w:rPr>
            </w:rPrChange>
          </w:rPr>
          <w:t>between storage and growth</w:t>
        </w:r>
      </w:ins>
      <w:ins w:id="1269" w:author="Microsoft Office User" w:date="2023-06-27T11:19:00Z">
        <w:r w:rsidR="00652FA3" w:rsidRPr="00883F17">
          <w:rPr>
            <w:rFonts w:asciiTheme="minorHAnsi" w:eastAsia="Cambria" w:hAnsiTheme="minorHAnsi" w:cs="Cambria"/>
            <w:lang w:val="en-US"/>
            <w:rPrChange w:id="1270" w:author="Microsoft Office User" w:date="2023-07-10T07:16:00Z">
              <w:rPr>
                <w:rFonts w:ascii="Cambria" w:eastAsia="Cambria" w:hAnsi="Cambria" w:cs="Cambria"/>
                <w:lang w:val="en-US"/>
              </w:rPr>
            </w:rPrChange>
          </w:rPr>
          <w:t xml:space="preserve">. </w:t>
        </w:r>
      </w:ins>
      <w:ins w:id="1271" w:author="Microsoft Office User" w:date="2023-07-08T23:26:00Z">
        <w:r w:rsidR="00291904" w:rsidRPr="00883F17">
          <w:rPr>
            <w:rFonts w:asciiTheme="minorHAnsi" w:eastAsia="Cambria" w:hAnsiTheme="minorHAnsi" w:cs="Cambria"/>
            <w:lang w:val="en-US"/>
            <w:rPrChange w:id="1272" w:author="Microsoft Office User" w:date="2023-07-10T07:16:00Z">
              <w:rPr>
                <w:rFonts w:ascii="Cambria" w:eastAsia="Cambria" w:hAnsi="Cambria" w:cs="Cambria"/>
                <w:lang w:val="en-US"/>
              </w:rPr>
            </w:rPrChange>
          </w:rPr>
          <w:t xml:space="preserve">To do so, we tested the data for normality and heteroscedasticity. </w:t>
        </w:r>
      </w:ins>
      <w:del w:id="1273" w:author="Microsoft Office User" w:date="2023-06-27T11:21:00Z">
        <w:r w:rsidRPr="00883F17" w:rsidDel="00652FA3">
          <w:rPr>
            <w:rFonts w:asciiTheme="minorHAnsi" w:eastAsia="Cambria" w:hAnsiTheme="minorHAnsi" w:cs="Cambria"/>
            <w:rPrChange w:id="1274" w:author="Microsoft Office User" w:date="2023-07-10T07:16:00Z">
              <w:rPr>
                <w:rFonts w:ascii="Cambria" w:eastAsia="Cambria" w:hAnsi="Cambria" w:cs="Cambria"/>
              </w:rPr>
            </w:rPrChange>
          </w:rPr>
          <w:delText xml:space="preserve">, summing the monthly growth from the three months before each collection date and correlated this with the </w:delText>
        </w:r>
        <w:r w:rsidRPr="00883F17" w:rsidDel="00652FA3">
          <w:rPr>
            <w:rFonts w:asciiTheme="minorHAnsi" w:hAnsiTheme="minorHAnsi"/>
            <w:rPrChange w:id="1275" w:author="Microsoft Office User" w:date="2023-07-10T07:16:00Z">
              <w:rPr/>
            </w:rPrChange>
          </w:rPr>
          <w:delText>estimated</w:delText>
        </w:r>
        <w:r w:rsidRPr="00883F17" w:rsidDel="00652FA3">
          <w:rPr>
            <w:rFonts w:asciiTheme="minorHAnsi" w:eastAsia="Cambria" w:hAnsiTheme="minorHAnsi" w:cs="Cambria"/>
            <w:rPrChange w:id="1276" w:author="Microsoft Office User" w:date="2023-07-10T07:16:00Z">
              <w:rPr>
                <w:rFonts w:ascii="Cambria" w:eastAsia="Cambria" w:hAnsi="Cambria" w:cs="Cambria"/>
              </w:rPr>
            </w:rPrChange>
          </w:rPr>
          <w:delText xml:space="preserve"> starch </w:delText>
        </w:r>
        <w:r w:rsidRPr="00883F17" w:rsidDel="00652FA3">
          <w:rPr>
            <w:rFonts w:asciiTheme="minorHAnsi" w:hAnsiTheme="minorHAnsi"/>
            <w:rPrChange w:id="1277" w:author="Microsoft Office User" w:date="2023-07-10T07:16:00Z">
              <w:rPr/>
            </w:rPrChange>
          </w:rPr>
          <w:delText>mass</w:delText>
        </w:r>
        <w:r w:rsidRPr="00883F17" w:rsidDel="00652FA3">
          <w:rPr>
            <w:rFonts w:asciiTheme="minorHAnsi" w:eastAsia="Cambria" w:hAnsiTheme="minorHAnsi" w:cs="Cambria"/>
            <w:rPrChange w:id="1278" w:author="Microsoft Office User" w:date="2023-07-10T07:16:00Z">
              <w:rPr>
                <w:rFonts w:ascii="Cambria" w:eastAsia="Cambria" w:hAnsi="Cambria" w:cs="Cambria"/>
              </w:rPr>
            </w:rPrChange>
          </w:rPr>
          <w:delText xml:space="preserve"> and the starch change between seasons.</w:delText>
        </w:r>
      </w:del>
    </w:p>
    <w:p w14:paraId="70B59DA0" w14:textId="3A37AF3B" w:rsidR="00925F8D" w:rsidRPr="00883F17" w:rsidRDefault="00000000">
      <w:pPr>
        <w:pBdr>
          <w:top w:val="nil"/>
          <w:left w:val="nil"/>
          <w:bottom w:val="nil"/>
          <w:right w:val="nil"/>
          <w:between w:val="nil"/>
        </w:pBdr>
        <w:spacing w:before="180" w:after="180" w:line="480" w:lineRule="auto"/>
        <w:ind w:right="-261"/>
        <w:rPr>
          <w:rFonts w:asciiTheme="minorHAnsi" w:hAnsiTheme="minorHAnsi"/>
          <w:lang w:val="en-US"/>
          <w:rPrChange w:id="1279" w:author="Microsoft Office User" w:date="2023-07-10T07:16:00Z">
            <w:rPr/>
          </w:rPrChange>
        </w:rPr>
      </w:pPr>
      <w:r w:rsidRPr="00883F17">
        <w:rPr>
          <w:rFonts w:asciiTheme="minorHAnsi" w:eastAsia="Cambria" w:hAnsiTheme="minorHAnsi" w:cs="Cambria"/>
          <w:rPrChange w:id="1280" w:author="Microsoft Office User" w:date="2023-07-10T07:16:00Z">
            <w:rPr>
              <w:rFonts w:ascii="Cambria" w:eastAsia="Cambria" w:hAnsi="Cambria" w:cs="Cambria"/>
            </w:rPr>
          </w:rPrChange>
        </w:rPr>
        <w:t xml:space="preserve">We measured wood respiration </w:t>
      </w:r>
      <w:r w:rsidRPr="00883F17">
        <w:rPr>
          <w:rFonts w:asciiTheme="minorHAnsi" w:hAnsiTheme="minorHAnsi"/>
          <w:rPrChange w:id="1281" w:author="Microsoft Office User" w:date="2023-07-10T07:16:00Z">
            <w:rPr/>
          </w:rPrChange>
        </w:rPr>
        <w:t>during the wet season (May) and the dry season (August) of 2019</w:t>
      </w:r>
      <w:r w:rsidRPr="00883F17">
        <w:rPr>
          <w:rFonts w:asciiTheme="minorHAnsi" w:eastAsia="Cambria" w:hAnsiTheme="minorHAnsi" w:cs="Cambria"/>
          <w:rPrChange w:id="1282" w:author="Microsoft Office User" w:date="2023-07-10T07:16:00Z">
            <w:rPr>
              <w:rFonts w:ascii="Cambria" w:eastAsia="Cambria" w:hAnsi="Cambria" w:cs="Cambria"/>
            </w:rPr>
          </w:rPrChange>
        </w:rPr>
        <w:t xml:space="preserve"> by incubation</w:t>
      </w:r>
      <w:r w:rsidRPr="00883F17">
        <w:rPr>
          <w:rFonts w:asciiTheme="minorHAnsi" w:hAnsiTheme="minorHAnsi"/>
          <w:rPrChange w:id="1283" w:author="Microsoft Office User" w:date="2023-07-10T07:16:00Z">
            <w:rPr/>
          </w:rPrChange>
        </w:rPr>
        <w:t xml:space="preserve"> of stem cores taken from each tree for a period of </w:t>
      </w:r>
      <w:r w:rsidRPr="00883F17">
        <w:rPr>
          <w:rFonts w:asciiTheme="minorHAnsi" w:eastAsia="Cambria" w:hAnsiTheme="minorHAnsi" w:cs="Cambria"/>
          <w:rPrChange w:id="1284" w:author="Microsoft Office User" w:date="2023-07-10T07:16:00Z">
            <w:rPr>
              <w:rFonts w:ascii="Cambria" w:eastAsia="Cambria" w:hAnsi="Cambria" w:cs="Cambria"/>
            </w:rPr>
          </w:rPrChange>
        </w:rPr>
        <w:t xml:space="preserve">36 hours following collection. The wood cores were cut at the depth in the stem we had previously </w:t>
      </w:r>
      <w:r w:rsidRPr="00883F17">
        <w:rPr>
          <w:rFonts w:asciiTheme="minorHAnsi" w:hAnsiTheme="minorHAnsi"/>
          <w:rPrChange w:id="1285" w:author="Microsoft Office User" w:date="2023-07-10T07:16:00Z">
            <w:rPr/>
          </w:rPrChange>
        </w:rPr>
        <w:t>identified where</w:t>
      </w:r>
      <w:r w:rsidRPr="00883F17">
        <w:rPr>
          <w:rFonts w:asciiTheme="minorHAnsi" w:eastAsia="Cambria" w:hAnsiTheme="minorHAnsi" w:cs="Cambria"/>
          <w:rPrChange w:id="1286" w:author="Microsoft Office User" w:date="2023-07-10T07:16:00Z">
            <w:rPr>
              <w:rFonts w:ascii="Cambria" w:eastAsia="Cambria" w:hAnsi="Cambria" w:cs="Cambria"/>
            </w:rPr>
          </w:rPrChange>
        </w:rPr>
        <w:t xml:space="preserve"> starch is dep</w:t>
      </w:r>
      <w:r w:rsidRPr="00883F17">
        <w:rPr>
          <w:rFonts w:asciiTheme="minorHAnsi" w:hAnsiTheme="minorHAnsi"/>
          <w:rPrChange w:id="1287" w:author="Microsoft Office User" w:date="2023-07-10T07:16:00Z">
            <w:rPr/>
          </w:rPrChange>
        </w:rPr>
        <w:t>leted</w:t>
      </w:r>
      <w:r w:rsidRPr="00883F17">
        <w:rPr>
          <w:rFonts w:asciiTheme="minorHAnsi" w:eastAsia="Cambria" w:hAnsiTheme="minorHAnsi" w:cs="Cambria"/>
          <w:rPrChange w:id="1288" w:author="Microsoft Office User" w:date="2023-07-10T07:16:00Z">
            <w:rPr>
              <w:rFonts w:ascii="Cambria" w:eastAsia="Cambria" w:hAnsi="Cambria" w:cs="Cambria"/>
            </w:rPr>
          </w:rPrChange>
        </w:rPr>
        <w:t xml:space="preserve"> (6 cm for </w:t>
      </w:r>
      <w:r w:rsidRPr="00883F17">
        <w:rPr>
          <w:rFonts w:asciiTheme="minorHAnsi" w:eastAsia="Cambria" w:hAnsiTheme="minorHAnsi" w:cs="Cambria"/>
          <w:i/>
          <w:rPrChange w:id="1289" w:author="Microsoft Office User" w:date="2023-07-10T07:16:00Z">
            <w:rPr>
              <w:rFonts w:ascii="Cambria" w:eastAsia="Cambria" w:hAnsi="Cambria" w:cs="Cambria"/>
              <w:i/>
            </w:rPr>
          </w:rPrChange>
        </w:rPr>
        <w:t>O. leucoxylon</w:t>
      </w:r>
      <w:r w:rsidRPr="00883F17">
        <w:rPr>
          <w:rFonts w:asciiTheme="minorHAnsi" w:eastAsia="Cambria" w:hAnsiTheme="minorHAnsi" w:cs="Cambria"/>
          <w:rPrChange w:id="1290" w:author="Microsoft Office User" w:date="2023-07-10T07:16:00Z">
            <w:rPr>
              <w:rFonts w:ascii="Cambria" w:eastAsia="Cambria" w:hAnsi="Cambria" w:cs="Cambria"/>
            </w:rPr>
          </w:rPrChange>
        </w:rPr>
        <w:t xml:space="preserve">, 8 cm for </w:t>
      </w:r>
      <w:r w:rsidRPr="00883F17">
        <w:rPr>
          <w:rFonts w:asciiTheme="minorHAnsi" w:eastAsia="Cambria" w:hAnsiTheme="minorHAnsi" w:cs="Cambria"/>
          <w:i/>
          <w:rPrChange w:id="1291" w:author="Microsoft Office User" w:date="2023-07-10T07:16:00Z">
            <w:rPr>
              <w:rFonts w:ascii="Cambria" w:eastAsia="Cambria" w:hAnsi="Cambria" w:cs="Cambria"/>
              <w:i/>
            </w:rPr>
          </w:rPrChange>
        </w:rPr>
        <w:t>D. microcarpa</w:t>
      </w:r>
      <w:r w:rsidRPr="00883F17">
        <w:rPr>
          <w:rFonts w:asciiTheme="minorHAnsi" w:eastAsia="Cambria" w:hAnsiTheme="minorHAnsi" w:cs="Cambria"/>
          <w:rPrChange w:id="1292" w:author="Microsoft Office User" w:date="2023-07-10T07:16:00Z">
            <w:rPr>
              <w:rFonts w:ascii="Cambria" w:eastAsia="Cambria" w:hAnsi="Cambria" w:cs="Cambria"/>
            </w:rPr>
          </w:rPrChange>
        </w:rPr>
        <w:t xml:space="preserve"> and 12 cm for</w:t>
      </w:r>
      <w:r w:rsidRPr="00883F17">
        <w:rPr>
          <w:rFonts w:asciiTheme="minorHAnsi" w:hAnsiTheme="minorHAnsi"/>
          <w:rPrChange w:id="1293" w:author="Microsoft Office User" w:date="2023-07-10T07:16:00Z">
            <w:rPr/>
          </w:rPrChange>
        </w:rPr>
        <w:t xml:space="preserve"> </w:t>
      </w:r>
      <w:r w:rsidRPr="00883F17">
        <w:rPr>
          <w:rFonts w:asciiTheme="minorHAnsi" w:hAnsiTheme="minorHAnsi"/>
          <w:i/>
          <w:iCs/>
          <w:rPrChange w:id="1294" w:author="Microsoft Office User" w:date="2023-07-10T07:16:00Z">
            <w:rPr>
              <w:i/>
              <w:iCs/>
            </w:rPr>
          </w:rPrChange>
        </w:rPr>
        <w:t>S. guianensis</w:t>
      </w:r>
      <w:r w:rsidRPr="00883F17">
        <w:rPr>
          <w:rFonts w:asciiTheme="minorHAnsi" w:eastAsia="Cambria" w:hAnsiTheme="minorHAnsi" w:cs="Cambria"/>
          <w:rPrChange w:id="1295" w:author="Microsoft Office User" w:date="2023-07-10T07:16:00Z">
            <w:rPr>
              <w:rFonts w:ascii="Cambria" w:eastAsia="Cambria" w:hAnsi="Cambria" w:cs="Cambria"/>
            </w:rPr>
          </w:rPrChange>
        </w:rPr>
        <w:t>). T</w:t>
      </w:r>
      <w:r w:rsidRPr="00883F17">
        <w:rPr>
          <w:rFonts w:asciiTheme="minorHAnsi" w:hAnsiTheme="minorHAnsi"/>
          <w:rPrChange w:id="1296" w:author="Microsoft Office User" w:date="2023-07-10T07:16:00Z">
            <w:rPr/>
          </w:rPrChange>
        </w:rPr>
        <w:t>he cores were sealed in cylindrical chambers and incubated</w:t>
      </w:r>
      <w:r w:rsidRPr="00883F17">
        <w:rPr>
          <w:rFonts w:asciiTheme="minorHAnsi" w:eastAsia="Cambria" w:hAnsiTheme="minorHAnsi" w:cs="Cambria"/>
          <w:rPrChange w:id="1297" w:author="Microsoft Office User" w:date="2023-07-10T07:16:00Z">
            <w:rPr>
              <w:rFonts w:ascii="Cambria" w:eastAsia="Cambria" w:hAnsi="Cambria" w:cs="Cambria"/>
            </w:rPr>
          </w:rPrChange>
        </w:rPr>
        <w:t xml:space="preserve"> in parallel for 36 hours at ambient temperature (~</w:t>
      </w:r>
      <w:r w:rsidRPr="00883F17">
        <w:rPr>
          <w:rFonts w:asciiTheme="minorHAnsi" w:eastAsia="Cambria" w:hAnsiTheme="minorHAnsi" w:cs="Cambria"/>
          <w:smallCaps/>
          <w:rPrChange w:id="1298" w:author="Microsoft Office User" w:date="2023-07-10T07:16:00Z">
            <w:rPr>
              <w:rFonts w:ascii="Cambria" w:eastAsia="Cambria" w:hAnsi="Cambria" w:cs="Cambria"/>
            </w:rPr>
          </w:rPrChange>
        </w:rPr>
        <w:t>25</w:t>
      </w:r>
      <w:ins w:id="1299" w:author="Microsoft Office User" w:date="2023-06-27T15:36:00Z">
        <w:r w:rsidR="00652FA3" w:rsidRPr="00883F17">
          <w:rPr>
            <w:rFonts w:asciiTheme="minorHAnsi" w:eastAsia="Cambria" w:hAnsiTheme="minorHAnsi" w:cs="Cambria"/>
            <w:smallCaps/>
            <w:lang w:val="en-US"/>
            <w:rPrChange w:id="1300" w:author="Microsoft Office User" w:date="2023-07-10T07:16:00Z">
              <w:rPr>
                <w:rFonts w:ascii="Cambria" w:eastAsia="Cambria" w:hAnsi="Cambria" w:cs="Cambria"/>
                <w:smallCaps/>
                <w:lang w:val="en-US"/>
              </w:rPr>
            </w:rPrChange>
          </w:rPr>
          <w:t xml:space="preserve"> ˚</w:t>
        </w:r>
      </w:ins>
      <w:r w:rsidRPr="00883F17">
        <w:rPr>
          <w:rFonts w:asciiTheme="minorHAnsi" w:eastAsia="Cambria" w:hAnsiTheme="minorHAnsi" w:cs="Cambria"/>
          <w:smallCaps/>
          <w:rPrChange w:id="1301" w:author="Microsoft Office User" w:date="2023-07-10T07:16:00Z">
            <w:rPr>
              <w:rFonts w:ascii="Cambria" w:eastAsia="Cambria" w:hAnsi="Cambria" w:cs="Cambria"/>
            </w:rPr>
          </w:rPrChange>
        </w:rPr>
        <w:t>C</w:t>
      </w:r>
      <w:del w:id="1302" w:author="Microsoft Office User" w:date="2023-06-27T15:36:00Z">
        <w:r w:rsidRPr="00883F17" w:rsidDel="00652FA3">
          <w:rPr>
            <w:rFonts w:asciiTheme="minorHAnsi" w:hAnsiTheme="minorHAnsi"/>
            <w:rPrChange w:id="1303" w:author="Microsoft Office User" w:date="2023-07-10T07:16:00Z">
              <w:rPr/>
            </w:rPrChange>
          </w:rPr>
          <w:delText>˚</w:delText>
        </w:r>
      </w:del>
      <w:r w:rsidRPr="00883F17">
        <w:rPr>
          <w:rFonts w:asciiTheme="minorHAnsi" w:eastAsia="Cambria" w:hAnsiTheme="minorHAnsi" w:cs="Cambria"/>
          <w:rPrChange w:id="1304" w:author="Microsoft Office User" w:date="2023-07-10T07:16:00Z">
            <w:rPr>
              <w:rFonts w:ascii="Cambria" w:eastAsia="Cambria" w:hAnsi="Cambria" w:cs="Cambria"/>
            </w:rPr>
          </w:rPrChange>
        </w:rPr>
        <w:t>). The produced C</w:t>
      </w:r>
      <w:r w:rsidRPr="00883F17">
        <w:rPr>
          <w:rFonts w:asciiTheme="minorHAnsi" w:hAnsiTheme="minorHAnsi"/>
          <w:rPrChange w:id="1305" w:author="Microsoft Office User" w:date="2023-07-10T07:16:00Z">
            <w:rPr/>
          </w:rPrChange>
        </w:rPr>
        <w:t>O</w:t>
      </w:r>
      <w:r w:rsidRPr="00883F17">
        <w:rPr>
          <w:rFonts w:asciiTheme="minorHAnsi" w:hAnsiTheme="minorHAnsi"/>
          <w:vertAlign w:val="subscript"/>
          <w:rPrChange w:id="1306" w:author="Microsoft Office User" w:date="2023-07-10T07:16:00Z">
            <w:rPr>
              <w:vertAlign w:val="subscript"/>
            </w:rPr>
          </w:rPrChange>
        </w:rPr>
        <w:t>2</w:t>
      </w:r>
      <w:r w:rsidRPr="00883F17">
        <w:rPr>
          <w:rFonts w:asciiTheme="minorHAnsi" w:eastAsia="Cambria" w:hAnsiTheme="minorHAnsi" w:cs="Cambria"/>
          <w:rPrChange w:id="1307" w:author="Microsoft Office User" w:date="2023-07-10T07:16:00Z">
            <w:rPr>
              <w:rFonts w:ascii="Cambria" w:eastAsia="Cambria" w:hAnsi="Cambria" w:cs="Cambria"/>
            </w:rPr>
          </w:rPrChange>
        </w:rPr>
        <w:t xml:space="preserve"> was collected in </w:t>
      </w:r>
      <w:r w:rsidRPr="00883F17">
        <w:rPr>
          <w:rFonts w:asciiTheme="minorHAnsi" w:hAnsiTheme="minorHAnsi"/>
          <w:rPrChange w:id="1308" w:author="Microsoft Office User" w:date="2023-07-10T07:16:00Z">
            <w:rPr/>
          </w:rPrChange>
        </w:rPr>
        <w:t>custom made</w:t>
      </w:r>
      <w:r w:rsidRPr="00883F17">
        <w:rPr>
          <w:rFonts w:asciiTheme="minorHAnsi" w:eastAsia="Cambria" w:hAnsiTheme="minorHAnsi" w:cs="Cambria"/>
          <w:rPrChange w:id="1309" w:author="Microsoft Office User" w:date="2023-07-10T07:16:00Z">
            <w:rPr>
              <w:rFonts w:ascii="Cambria" w:eastAsia="Cambria" w:hAnsi="Cambria" w:cs="Cambria"/>
            </w:rPr>
          </w:rPrChange>
        </w:rPr>
        <w:t xml:space="preserve"> glass flasks. </w:t>
      </w:r>
      <w:r w:rsidRPr="00883F17">
        <w:rPr>
          <w:rFonts w:asciiTheme="minorHAnsi" w:hAnsiTheme="minorHAnsi"/>
          <w:rPrChange w:id="1310" w:author="Microsoft Office User" w:date="2023-07-10T07:16:00Z">
            <w:rPr/>
          </w:rPrChange>
        </w:rPr>
        <w:t>We purified the total amount of collected CO2 volumetrically after cryogenic separation on a vacuum line, and the total sample volume by measuring</w:t>
      </w:r>
      <w:r w:rsidRPr="00883F17">
        <w:rPr>
          <w:rFonts w:asciiTheme="minorHAnsi" w:eastAsia="Cambria" w:hAnsiTheme="minorHAnsi" w:cs="Cambria"/>
          <w:rPrChange w:id="1311" w:author="Microsoft Office User" w:date="2023-07-10T07:16:00Z">
            <w:rPr>
              <w:rFonts w:ascii="Cambria" w:eastAsia="Cambria" w:hAnsi="Cambria" w:cs="Cambria"/>
            </w:rPr>
          </w:rPrChange>
        </w:rPr>
        <w:t xml:space="preserve"> the pressure at room temperature</w:t>
      </w:r>
      <w:r w:rsidRPr="00883F17">
        <w:rPr>
          <w:rFonts w:asciiTheme="minorHAnsi" w:hAnsiTheme="minorHAnsi"/>
          <w:rPrChange w:id="1312" w:author="Microsoft Office User" w:date="2023-07-10T07:16:00Z">
            <w:rPr/>
          </w:rPrChange>
        </w:rPr>
        <w:t>. Flask volumes were calculated individually by filling with water and weighing.</w:t>
      </w:r>
      <w:r w:rsidRPr="00883F17">
        <w:rPr>
          <w:rFonts w:asciiTheme="minorHAnsi" w:eastAsia="Cambria" w:hAnsiTheme="minorHAnsi" w:cs="Cambria"/>
          <w:rPrChange w:id="1313" w:author="Microsoft Office User" w:date="2023-07-10T07:16:00Z">
            <w:rPr>
              <w:rFonts w:ascii="Cambria" w:eastAsia="Cambria" w:hAnsi="Cambria" w:cs="Cambria"/>
            </w:rPr>
          </w:rPrChange>
        </w:rPr>
        <w:t xml:space="preserve"> Then we calculated the respiration rate for each sample by dividing the total amount of collected CO</w:t>
      </w:r>
      <w:r w:rsidRPr="00883F17">
        <w:rPr>
          <w:rFonts w:asciiTheme="minorHAnsi" w:hAnsiTheme="minorHAnsi"/>
          <w:vertAlign w:val="subscript"/>
          <w:rPrChange w:id="1314" w:author="Microsoft Office User" w:date="2023-07-10T07:16:00Z">
            <w:rPr>
              <w:vertAlign w:val="subscript"/>
            </w:rPr>
          </w:rPrChange>
        </w:rPr>
        <w:t>2</w:t>
      </w:r>
      <w:r w:rsidRPr="00883F17">
        <w:rPr>
          <w:rFonts w:asciiTheme="minorHAnsi" w:eastAsia="Cambria" w:hAnsiTheme="minorHAnsi" w:cs="Cambria"/>
          <w:rPrChange w:id="1315" w:author="Microsoft Office User" w:date="2023-07-10T07:16:00Z">
            <w:rPr>
              <w:rFonts w:ascii="Cambria" w:eastAsia="Cambria" w:hAnsi="Cambria" w:cs="Cambria"/>
            </w:rPr>
          </w:rPrChange>
        </w:rPr>
        <w:t xml:space="preserve"> (in mg </w:t>
      </w:r>
      <w:r w:rsidRPr="00883F17">
        <w:rPr>
          <w:rFonts w:asciiTheme="minorHAnsi" w:hAnsiTheme="minorHAnsi"/>
          <w:rPrChange w:id="1316" w:author="Microsoft Office User" w:date="2023-07-10T07:16:00Z">
            <w:rPr/>
          </w:rPrChange>
        </w:rPr>
        <w:t>C)</w:t>
      </w:r>
      <w:r w:rsidRPr="00883F17">
        <w:rPr>
          <w:rFonts w:asciiTheme="minorHAnsi" w:eastAsia="Cambria" w:hAnsiTheme="minorHAnsi" w:cs="Cambria"/>
          <w:rPrChange w:id="1317" w:author="Microsoft Office User" w:date="2023-07-10T07:16:00Z">
            <w:rPr>
              <w:rFonts w:ascii="Cambria" w:eastAsia="Cambria" w:hAnsi="Cambria" w:cs="Cambria"/>
            </w:rPr>
          </w:rPrChange>
        </w:rPr>
        <w:t xml:space="preserve"> by the incubation time and wood volume of the incubated core segment.</w:t>
      </w:r>
      <w:ins w:id="1318" w:author="Microsoft Office User" w:date="2023-06-27T11:24:00Z">
        <w:r w:rsidR="00652FA3" w:rsidRPr="00883F17">
          <w:rPr>
            <w:rFonts w:asciiTheme="minorHAnsi" w:eastAsia="Cambria" w:hAnsiTheme="minorHAnsi" w:cs="Cambria"/>
            <w:lang w:val="en-US"/>
            <w:rPrChange w:id="1319" w:author="Microsoft Office User" w:date="2023-07-10T07:16:00Z">
              <w:rPr>
                <w:rFonts w:ascii="Cambria" w:eastAsia="Cambria" w:hAnsi="Cambria" w:cs="Cambria"/>
                <w:lang w:val="en-US"/>
              </w:rPr>
            </w:rPrChange>
          </w:rPr>
          <w:t xml:space="preserve"> We used Wilcoxon rank test to compare respiration between seasons and between species. </w:t>
        </w:r>
      </w:ins>
    </w:p>
    <w:p w14:paraId="026CEE94" w14:textId="75F7ABBA" w:rsidR="00925F8D" w:rsidRPr="00883F17" w:rsidRDefault="00000000">
      <w:pPr>
        <w:pBdr>
          <w:top w:val="nil"/>
          <w:left w:val="nil"/>
          <w:bottom w:val="nil"/>
          <w:right w:val="nil"/>
          <w:between w:val="nil"/>
        </w:pBdr>
        <w:spacing w:before="180" w:after="180" w:line="480" w:lineRule="auto"/>
        <w:ind w:right="-261"/>
        <w:rPr>
          <w:rFonts w:asciiTheme="minorHAnsi" w:hAnsiTheme="minorHAnsi"/>
          <w:lang w:val="en-US"/>
          <w:rPrChange w:id="1320" w:author="Microsoft Office User" w:date="2023-07-10T07:16:00Z">
            <w:rPr/>
          </w:rPrChange>
        </w:rPr>
      </w:pPr>
      <w:r w:rsidRPr="00883F17">
        <w:rPr>
          <w:rFonts w:asciiTheme="minorHAnsi" w:eastAsia="Cambria" w:hAnsiTheme="minorHAnsi" w:cs="Cambria"/>
          <w:rPrChange w:id="1321" w:author="Microsoft Office User" w:date="2023-07-10T07:16:00Z">
            <w:rPr>
              <w:rFonts w:ascii="Cambria" w:eastAsia="Cambria" w:hAnsi="Cambria" w:cs="Cambria"/>
            </w:rPr>
          </w:rPrChange>
        </w:rPr>
        <w:t xml:space="preserve">We </w:t>
      </w:r>
      <w:del w:id="1322" w:author="Microsoft Office User" w:date="2023-05-12T15:27:00Z">
        <w:r w:rsidRPr="00883F17" w:rsidDel="00AB79C2">
          <w:rPr>
            <w:rFonts w:asciiTheme="minorHAnsi" w:eastAsia="Cambria" w:hAnsiTheme="minorHAnsi" w:cs="Cambria"/>
            <w:rPrChange w:id="1323" w:author="Microsoft Office User" w:date="2023-07-10T07:16:00Z">
              <w:rPr>
                <w:rFonts w:ascii="Cambria" w:eastAsia="Cambria" w:hAnsi="Cambria" w:cs="Cambria"/>
              </w:rPr>
            </w:rPrChange>
          </w:rPr>
          <w:delText xml:space="preserve">monitored </w:delText>
        </w:r>
      </w:del>
      <w:ins w:id="1324" w:author="Microsoft Office User" w:date="2023-07-08T23:32:00Z">
        <w:r w:rsidR="00291904" w:rsidRPr="00883F17">
          <w:rPr>
            <w:rFonts w:asciiTheme="minorHAnsi" w:eastAsia="Cambria" w:hAnsiTheme="minorHAnsi" w:cs="Cambria"/>
            <w:lang w:val="en-US"/>
            <w:rPrChange w:id="1325" w:author="Microsoft Office User" w:date="2023-07-10T07:16:00Z">
              <w:rPr>
                <w:rFonts w:ascii="Cambria" w:eastAsia="Cambria" w:hAnsi="Cambria" w:cs="Cambria"/>
                <w:lang w:val="en-US"/>
              </w:rPr>
            </w:rPrChange>
          </w:rPr>
          <w:t>used previous observations of</w:t>
        </w:r>
      </w:ins>
      <w:del w:id="1326" w:author="Microsoft Office User" w:date="2023-07-08T23:32:00Z">
        <w:r w:rsidRPr="00883F17" w:rsidDel="00291904">
          <w:rPr>
            <w:rFonts w:asciiTheme="minorHAnsi" w:eastAsia="Cambria" w:hAnsiTheme="minorHAnsi" w:cs="Cambria"/>
            <w:rPrChange w:id="1327" w:author="Microsoft Office User" w:date="2023-07-10T07:16:00Z">
              <w:rPr>
                <w:rFonts w:ascii="Cambria" w:eastAsia="Cambria" w:hAnsi="Cambria" w:cs="Cambria"/>
              </w:rPr>
            </w:rPrChange>
          </w:rPr>
          <w:delText xml:space="preserve">other seasonal carbon sink </w:delText>
        </w:r>
      </w:del>
      <w:del w:id="1328" w:author="Microsoft Office User" w:date="2023-07-08T23:31:00Z">
        <w:r w:rsidRPr="00883F17" w:rsidDel="00291904">
          <w:rPr>
            <w:rFonts w:asciiTheme="minorHAnsi" w:eastAsia="Cambria" w:hAnsiTheme="minorHAnsi" w:cs="Cambria"/>
            <w:rPrChange w:id="1329" w:author="Microsoft Office User" w:date="2023-07-10T07:16:00Z">
              <w:rPr>
                <w:rFonts w:ascii="Cambria" w:eastAsia="Cambria" w:hAnsi="Cambria" w:cs="Cambria"/>
              </w:rPr>
            </w:rPrChange>
          </w:rPr>
          <w:delText>activit</w:delText>
        </w:r>
        <w:r w:rsidRPr="00883F17" w:rsidDel="00291904">
          <w:rPr>
            <w:rFonts w:asciiTheme="minorHAnsi" w:hAnsiTheme="minorHAnsi"/>
            <w:rPrChange w:id="1330" w:author="Microsoft Office User" w:date="2023-07-10T07:16:00Z">
              <w:rPr/>
            </w:rPrChange>
          </w:rPr>
          <w:delText>ies</w:delText>
        </w:r>
        <w:r w:rsidRPr="00883F17" w:rsidDel="00291904">
          <w:rPr>
            <w:rFonts w:asciiTheme="minorHAnsi" w:eastAsia="Cambria" w:hAnsiTheme="minorHAnsi" w:cs="Cambria"/>
            <w:rPrChange w:id="1331" w:author="Microsoft Office User" w:date="2023-07-10T07:16:00Z">
              <w:rPr>
                <w:rFonts w:ascii="Cambria" w:eastAsia="Cambria" w:hAnsi="Cambria" w:cs="Cambria"/>
              </w:rPr>
            </w:rPrChange>
          </w:rPr>
          <w:delText xml:space="preserve"> </w:delText>
        </w:r>
      </w:del>
      <w:del w:id="1332" w:author="Microsoft Office User" w:date="2023-07-08T23:32:00Z">
        <w:r w:rsidRPr="00883F17" w:rsidDel="00291904">
          <w:rPr>
            <w:rFonts w:asciiTheme="minorHAnsi" w:eastAsia="Cambria" w:hAnsiTheme="minorHAnsi" w:cs="Cambria"/>
            <w:rPrChange w:id="1333" w:author="Microsoft Office User" w:date="2023-07-10T07:16:00Z">
              <w:rPr>
                <w:rFonts w:ascii="Cambria" w:eastAsia="Cambria" w:hAnsi="Cambria" w:cs="Cambria"/>
              </w:rPr>
            </w:rPrChange>
          </w:rPr>
          <w:delText xml:space="preserve">by </w:delText>
        </w:r>
        <w:r w:rsidRPr="00883F17" w:rsidDel="00291904">
          <w:rPr>
            <w:rFonts w:asciiTheme="minorHAnsi" w:hAnsiTheme="minorHAnsi"/>
            <w:rPrChange w:id="1334" w:author="Microsoft Office User" w:date="2023-07-10T07:16:00Z">
              <w:rPr/>
            </w:rPrChange>
          </w:rPr>
          <w:delText>observing</w:delText>
        </w:r>
      </w:del>
      <w:r w:rsidRPr="00883F17">
        <w:rPr>
          <w:rFonts w:asciiTheme="minorHAnsi" w:eastAsia="Cambria" w:hAnsiTheme="minorHAnsi" w:cs="Cambria"/>
          <w:rPrChange w:id="1335" w:author="Microsoft Office User" w:date="2023-07-10T07:16:00Z">
            <w:rPr>
              <w:rFonts w:ascii="Cambria" w:eastAsia="Cambria" w:hAnsi="Cambria" w:cs="Cambria"/>
            </w:rPr>
          </w:rPrChange>
        </w:rPr>
        <w:t xml:space="preserve"> leaf, flower and fruit phenology patterns</w:t>
      </w:r>
      <w:ins w:id="1336" w:author="Microsoft Office User" w:date="2023-07-08T23:32:00Z">
        <w:r w:rsidR="00291904" w:rsidRPr="00883F17">
          <w:rPr>
            <w:rFonts w:asciiTheme="minorHAnsi" w:eastAsia="Cambria" w:hAnsiTheme="minorHAnsi" w:cs="Cambria"/>
            <w:lang w:val="en-US"/>
            <w:rPrChange w:id="1337" w:author="Microsoft Office User" w:date="2023-07-10T07:16:00Z">
              <w:rPr>
                <w:rFonts w:ascii="Cambria" w:eastAsia="Cambria" w:hAnsi="Cambria" w:cs="Cambria"/>
                <w:lang w:val="en-US"/>
              </w:rPr>
            </w:rPrChange>
          </w:rPr>
          <w:t xml:space="preserve"> to estimate other carbon </w:t>
        </w:r>
      </w:ins>
      <w:ins w:id="1338" w:author="Microsoft Office User" w:date="2023-07-08T23:33:00Z">
        <w:r w:rsidR="00291904" w:rsidRPr="00883F17">
          <w:rPr>
            <w:rFonts w:asciiTheme="minorHAnsi" w:eastAsia="Cambria" w:hAnsiTheme="minorHAnsi" w:cs="Cambria"/>
            <w:lang w:val="en-US"/>
            <w:rPrChange w:id="1339" w:author="Microsoft Office User" w:date="2023-07-10T07:16:00Z">
              <w:rPr>
                <w:rFonts w:ascii="Cambria" w:eastAsia="Cambria" w:hAnsi="Cambria" w:cs="Cambria"/>
                <w:lang w:val="en-US"/>
              </w:rPr>
            </w:rPrChange>
          </w:rPr>
          <w:t xml:space="preserve">source and </w:t>
        </w:r>
      </w:ins>
      <w:ins w:id="1340" w:author="Microsoft Office User" w:date="2023-07-08T23:32:00Z">
        <w:r w:rsidR="00291904" w:rsidRPr="00883F17">
          <w:rPr>
            <w:rFonts w:asciiTheme="minorHAnsi" w:eastAsia="Cambria" w:hAnsiTheme="minorHAnsi" w:cs="Cambria"/>
            <w:lang w:val="en-US"/>
            <w:rPrChange w:id="1341" w:author="Microsoft Office User" w:date="2023-07-10T07:16:00Z">
              <w:rPr>
                <w:rFonts w:ascii="Cambria" w:eastAsia="Cambria" w:hAnsi="Cambria" w:cs="Cambria"/>
                <w:lang w:val="en-US"/>
              </w:rPr>
            </w:rPrChange>
          </w:rPr>
          <w:t xml:space="preserve">sink </w:t>
        </w:r>
      </w:ins>
      <w:ins w:id="1342" w:author="Microsoft Office User" w:date="2023-07-08T23:33:00Z">
        <w:r w:rsidR="00291904" w:rsidRPr="00883F17">
          <w:rPr>
            <w:rFonts w:asciiTheme="minorHAnsi" w:eastAsia="Cambria" w:hAnsiTheme="minorHAnsi" w:cs="Cambria"/>
            <w:lang w:val="en-US"/>
            <w:rPrChange w:id="1343" w:author="Microsoft Office User" w:date="2023-07-10T07:16:00Z">
              <w:rPr>
                <w:rFonts w:ascii="Cambria" w:eastAsia="Cambria" w:hAnsi="Cambria" w:cs="Cambria"/>
                <w:lang w:val="en-US"/>
              </w:rPr>
            </w:rPrChange>
          </w:rPr>
          <w:t>fluxes such as photosynthesis and reproduction</w:t>
        </w:r>
      </w:ins>
      <w:ins w:id="1344" w:author="Microsoft Office User" w:date="2023-07-08T23:32:00Z">
        <w:r w:rsidR="00291904" w:rsidRPr="00883F17">
          <w:rPr>
            <w:rFonts w:asciiTheme="minorHAnsi" w:eastAsia="Cambria" w:hAnsiTheme="minorHAnsi" w:cs="Cambria"/>
            <w:lang w:val="en-US"/>
            <w:rPrChange w:id="1345" w:author="Microsoft Office User" w:date="2023-07-10T07:16:00Z">
              <w:rPr>
                <w:rFonts w:ascii="Cambria" w:eastAsia="Cambria" w:hAnsi="Cambria" w:cs="Cambria"/>
                <w:lang w:val="en-US"/>
              </w:rPr>
            </w:rPrChange>
          </w:rPr>
          <w:t>.</w:t>
        </w:r>
      </w:ins>
      <w:del w:id="1346" w:author="Microsoft Office User" w:date="2023-07-08T23:32:00Z">
        <w:r w:rsidRPr="00883F17" w:rsidDel="00291904">
          <w:rPr>
            <w:rFonts w:asciiTheme="minorHAnsi" w:eastAsia="Cambria" w:hAnsiTheme="minorHAnsi" w:cs="Cambria"/>
            <w:rPrChange w:id="1347" w:author="Microsoft Office User" w:date="2023-07-10T07:16:00Z">
              <w:rPr>
                <w:rFonts w:ascii="Cambria" w:eastAsia="Cambria" w:hAnsi="Cambria" w:cs="Cambria"/>
              </w:rPr>
            </w:rPrChange>
          </w:rPr>
          <w:delText>,</w:delText>
        </w:r>
      </w:del>
      <w:ins w:id="1348" w:author="Microsoft Office User" w:date="2023-07-08T23:33:00Z">
        <w:r w:rsidR="00291904" w:rsidRPr="00883F17">
          <w:rPr>
            <w:rFonts w:asciiTheme="minorHAnsi" w:eastAsia="Cambria" w:hAnsiTheme="minorHAnsi" w:cs="Cambria"/>
            <w:lang w:val="en-US"/>
            <w:rPrChange w:id="1349" w:author="Microsoft Office User" w:date="2023-07-10T07:16:00Z">
              <w:rPr>
                <w:rFonts w:ascii="Cambria" w:eastAsia="Cambria" w:hAnsi="Cambria" w:cs="Cambria"/>
                <w:lang w:val="en-US"/>
              </w:rPr>
            </w:rPrChange>
          </w:rPr>
          <w:t xml:space="preserve"> These</w:t>
        </w:r>
      </w:ins>
      <w:del w:id="1350" w:author="Microsoft Office User" w:date="2023-07-08T23:33:00Z">
        <w:r w:rsidRPr="00883F17" w:rsidDel="00291904">
          <w:rPr>
            <w:rFonts w:asciiTheme="minorHAnsi" w:eastAsia="Cambria" w:hAnsiTheme="minorHAnsi" w:cs="Cambria"/>
            <w:rPrChange w:id="1351" w:author="Microsoft Office User" w:date="2023-07-10T07:16:00Z">
              <w:rPr>
                <w:rFonts w:ascii="Cambria" w:eastAsia="Cambria" w:hAnsi="Cambria" w:cs="Cambria"/>
              </w:rPr>
            </w:rPrChange>
          </w:rPr>
          <w:delText xml:space="preserve"> using</w:delText>
        </w:r>
      </w:del>
      <w:r w:rsidRPr="00883F17">
        <w:rPr>
          <w:rFonts w:asciiTheme="minorHAnsi" w:eastAsia="Cambria" w:hAnsiTheme="minorHAnsi" w:cs="Cambria"/>
          <w:rPrChange w:id="1352" w:author="Microsoft Office User" w:date="2023-07-10T07:16:00Z">
            <w:rPr>
              <w:rFonts w:ascii="Cambria" w:eastAsia="Cambria" w:hAnsi="Cambria" w:cs="Cambria"/>
            </w:rPr>
          </w:rPrChange>
        </w:rPr>
        <w:t xml:space="preserve"> observations </w:t>
      </w:r>
      <w:ins w:id="1353" w:author="Microsoft Office User" w:date="2023-07-08T23:33:00Z">
        <w:r w:rsidR="00291904" w:rsidRPr="00883F17">
          <w:rPr>
            <w:rFonts w:asciiTheme="minorHAnsi" w:eastAsia="Cambria" w:hAnsiTheme="minorHAnsi" w:cs="Cambria"/>
            <w:lang w:val="en-US"/>
            <w:rPrChange w:id="1354" w:author="Microsoft Office User" w:date="2023-07-10T07:16:00Z">
              <w:rPr>
                <w:rFonts w:ascii="Cambria" w:eastAsia="Cambria" w:hAnsi="Cambria" w:cs="Cambria"/>
                <w:lang w:val="en-US"/>
              </w:rPr>
            </w:rPrChange>
          </w:rPr>
          <w:t xml:space="preserve">were </w:t>
        </w:r>
      </w:ins>
      <w:r w:rsidRPr="00883F17">
        <w:rPr>
          <w:rFonts w:asciiTheme="minorHAnsi" w:hAnsiTheme="minorHAnsi"/>
          <w:rPrChange w:id="1355" w:author="Microsoft Office User" w:date="2023-07-10T07:16:00Z">
            <w:rPr/>
          </w:rPrChange>
        </w:rPr>
        <w:t>made for each species at this location</w:t>
      </w:r>
      <w:r w:rsidRPr="00883F17">
        <w:rPr>
          <w:rFonts w:asciiTheme="minorHAnsi" w:eastAsia="Cambria" w:hAnsiTheme="minorHAnsi" w:cs="Cambria"/>
          <w:rPrChange w:id="1356" w:author="Microsoft Office User" w:date="2023-07-10T07:16:00Z">
            <w:rPr>
              <w:rFonts w:ascii="Cambria" w:eastAsia="Cambria" w:hAnsi="Cambria" w:cs="Cambria"/>
            </w:rPr>
          </w:rPrChange>
        </w:rPr>
        <w:t xml:space="preserve"> </w:t>
      </w:r>
      <w:r w:rsidRPr="00883F17">
        <w:rPr>
          <w:rFonts w:asciiTheme="minorHAnsi" w:hAnsiTheme="minorHAnsi"/>
          <w:rPrChange w:id="1357" w:author="Microsoft Office User" w:date="2023-07-10T07:16:00Z">
            <w:rPr/>
          </w:rPrChange>
        </w:rPr>
        <w:t>over</w:t>
      </w:r>
      <w:r w:rsidRPr="00883F17">
        <w:rPr>
          <w:rFonts w:asciiTheme="minorHAnsi" w:eastAsia="Cambria" w:hAnsiTheme="minorHAnsi" w:cs="Cambria"/>
          <w:rPrChange w:id="1358" w:author="Microsoft Office User" w:date="2023-07-10T07:16:00Z">
            <w:rPr>
              <w:rFonts w:ascii="Cambria" w:eastAsia="Cambria" w:hAnsi="Cambria" w:cs="Cambria"/>
            </w:rPr>
          </w:rPrChange>
        </w:rPr>
        <w:t xml:space="preserve"> the last 8 years. The percentage of crown coverage of young leaves, mature leaves, flowers and fruits have been recorded monthly </w:t>
      </w:r>
      <w:r w:rsidRPr="00883F17">
        <w:rPr>
          <w:rFonts w:asciiTheme="minorHAnsi" w:hAnsiTheme="minorHAnsi"/>
          <w:rPrChange w:id="1359" w:author="Microsoft Office User" w:date="2023-07-10T07:16:00Z">
            <w:rPr/>
          </w:rPrChange>
        </w:rPr>
        <w:t xml:space="preserve">from </w:t>
      </w:r>
      <w:r w:rsidRPr="00883F17">
        <w:rPr>
          <w:rFonts w:asciiTheme="minorHAnsi" w:hAnsiTheme="minorHAnsi"/>
          <w:rPrChange w:id="1360" w:author="Microsoft Office User" w:date="2023-07-10T07:16:00Z">
            <w:rPr/>
          </w:rPrChange>
        </w:rPr>
        <w:lastRenderedPageBreak/>
        <w:t>selected species</w:t>
      </w:r>
      <w:r w:rsidRPr="00883F17">
        <w:rPr>
          <w:rFonts w:asciiTheme="minorHAnsi" w:eastAsia="Cambria" w:hAnsiTheme="minorHAnsi" w:cs="Cambria"/>
          <w:rPrChange w:id="1361" w:author="Microsoft Office User" w:date="2023-07-10T07:16:00Z">
            <w:rPr>
              <w:rFonts w:ascii="Cambria" w:eastAsia="Cambria" w:hAnsi="Cambria" w:cs="Cambria"/>
            </w:rPr>
          </w:rPrChange>
        </w:rPr>
        <w:t>. The patterns were classified in 5 categories (0, 25, 50, 75 and 100%). We used these data to estimate seasonal changes in the phenological data by fitting a smoothing spline model to the monthly data</w:t>
      </w:r>
      <w:ins w:id="1362" w:author="Microsoft Office User" w:date="2023-07-08T23:48:00Z">
        <w:r w:rsidR="00B101EA" w:rsidRPr="00883F17">
          <w:rPr>
            <w:rFonts w:asciiTheme="minorHAnsi" w:eastAsia="Cambria" w:hAnsiTheme="minorHAnsi" w:cs="Cambria"/>
            <w:lang w:val="en-US"/>
            <w:rPrChange w:id="1363" w:author="Microsoft Office User" w:date="2023-07-10T07:16:00Z">
              <w:rPr>
                <w:rFonts w:ascii="Cambria" w:eastAsia="Cambria" w:hAnsi="Cambria" w:cs="Cambria"/>
                <w:lang w:val="en-US"/>
              </w:rPr>
            </w:rPrChange>
          </w:rPr>
          <w:t xml:space="preserve"> (Fig S2)</w:t>
        </w:r>
      </w:ins>
      <w:r w:rsidRPr="00883F17">
        <w:rPr>
          <w:rFonts w:asciiTheme="minorHAnsi" w:eastAsia="Cambria" w:hAnsiTheme="minorHAnsi" w:cs="Cambria"/>
          <w:rPrChange w:id="1364" w:author="Microsoft Office User" w:date="2023-07-10T07:16:00Z">
            <w:rPr>
              <w:rFonts w:ascii="Cambria" w:eastAsia="Cambria" w:hAnsi="Cambria" w:cs="Cambria"/>
            </w:rPr>
          </w:rPrChange>
        </w:rPr>
        <w:t>.</w:t>
      </w:r>
      <w:ins w:id="1365" w:author="Microsoft Office User" w:date="2023-05-12T15:28:00Z">
        <w:r w:rsidR="00AB79C2" w:rsidRPr="00883F17">
          <w:rPr>
            <w:rFonts w:asciiTheme="minorHAnsi" w:eastAsia="Cambria" w:hAnsiTheme="minorHAnsi" w:cs="Cambria"/>
            <w:lang w:val="en-US"/>
            <w:rPrChange w:id="1366" w:author="Microsoft Office User" w:date="2023-07-10T07:16:00Z">
              <w:rPr>
                <w:rFonts w:ascii="Cambria" w:eastAsia="Cambria" w:hAnsi="Cambria" w:cs="Cambria"/>
                <w:lang w:val="en-US"/>
              </w:rPr>
            </w:rPrChange>
          </w:rPr>
          <w:t xml:space="preserve"> We simply used this phenological data to have an idea of the contribution of flowering and </w:t>
        </w:r>
      </w:ins>
      <w:ins w:id="1367" w:author="Microsoft Office User" w:date="2023-05-12T15:29:00Z">
        <w:r w:rsidR="00AB79C2" w:rsidRPr="00883F17">
          <w:rPr>
            <w:rFonts w:asciiTheme="minorHAnsi" w:eastAsia="Cambria" w:hAnsiTheme="minorHAnsi" w:cs="Cambria"/>
            <w:lang w:val="en-US"/>
            <w:rPrChange w:id="1368" w:author="Microsoft Office User" w:date="2023-07-10T07:16:00Z">
              <w:rPr>
                <w:rFonts w:ascii="Cambria" w:eastAsia="Cambria" w:hAnsi="Cambria" w:cs="Cambria"/>
                <w:lang w:val="en-US"/>
              </w:rPr>
            </w:rPrChange>
          </w:rPr>
          <w:t>fruiting</w:t>
        </w:r>
      </w:ins>
      <w:ins w:id="1369" w:author="Microsoft Office User" w:date="2023-05-12T15:28:00Z">
        <w:r w:rsidR="00AB79C2" w:rsidRPr="00883F17">
          <w:rPr>
            <w:rFonts w:asciiTheme="minorHAnsi" w:eastAsia="Cambria" w:hAnsiTheme="minorHAnsi" w:cs="Cambria"/>
            <w:lang w:val="en-US"/>
            <w:rPrChange w:id="1370" w:author="Microsoft Office User" w:date="2023-07-10T07:16:00Z">
              <w:rPr>
                <w:rFonts w:ascii="Cambria" w:eastAsia="Cambria" w:hAnsi="Cambria" w:cs="Cambria"/>
                <w:lang w:val="en-US"/>
              </w:rPr>
            </w:rPrChange>
          </w:rPr>
          <w:t xml:space="preserve"> to the seasonal sink </w:t>
        </w:r>
      </w:ins>
      <w:ins w:id="1371" w:author="Microsoft Office User" w:date="2023-07-08T23:34:00Z">
        <w:r w:rsidR="00291904" w:rsidRPr="00883F17">
          <w:rPr>
            <w:rFonts w:asciiTheme="minorHAnsi" w:eastAsia="Cambria" w:hAnsiTheme="minorHAnsi" w:cs="Cambria"/>
            <w:lang w:val="en-US"/>
            <w:rPrChange w:id="1372" w:author="Microsoft Office User" w:date="2023-07-10T07:16:00Z">
              <w:rPr>
                <w:rFonts w:ascii="Cambria" w:eastAsia="Cambria" w:hAnsi="Cambria" w:cs="Cambria"/>
                <w:lang w:val="en-US"/>
              </w:rPr>
            </w:rPrChange>
          </w:rPr>
          <w:t>carbon fluxes</w:t>
        </w:r>
      </w:ins>
      <w:ins w:id="1373" w:author="Microsoft Office User" w:date="2023-05-12T15:28:00Z">
        <w:r w:rsidR="00AB79C2" w:rsidRPr="00883F17">
          <w:rPr>
            <w:rFonts w:asciiTheme="minorHAnsi" w:eastAsia="Cambria" w:hAnsiTheme="minorHAnsi" w:cs="Cambria"/>
            <w:lang w:val="en-US"/>
            <w:rPrChange w:id="1374" w:author="Microsoft Office User" w:date="2023-07-10T07:16:00Z">
              <w:rPr>
                <w:rFonts w:ascii="Cambria" w:eastAsia="Cambria" w:hAnsi="Cambria" w:cs="Cambria"/>
                <w:lang w:val="en-US"/>
              </w:rPr>
            </w:rPrChange>
          </w:rPr>
          <w:t xml:space="preserve"> but we did not measure the amount of carbon allocated to </w:t>
        </w:r>
      </w:ins>
      <w:ins w:id="1375" w:author="Microsoft Office User" w:date="2023-05-12T15:30:00Z">
        <w:r w:rsidR="00AB79C2" w:rsidRPr="00883F17">
          <w:rPr>
            <w:rFonts w:asciiTheme="minorHAnsi" w:eastAsia="Cambria" w:hAnsiTheme="minorHAnsi" w:cs="Cambria"/>
            <w:lang w:val="en-US"/>
            <w:rPrChange w:id="1376" w:author="Microsoft Office User" w:date="2023-07-10T07:16:00Z">
              <w:rPr>
                <w:rFonts w:ascii="Cambria" w:eastAsia="Cambria" w:hAnsi="Cambria" w:cs="Cambria"/>
                <w:lang w:val="en-US"/>
              </w:rPr>
            </w:rPrChange>
          </w:rPr>
          <w:t>these fluxes</w:t>
        </w:r>
      </w:ins>
      <w:ins w:id="1377" w:author="Microsoft Office User" w:date="2023-05-12T15:29:00Z">
        <w:r w:rsidR="00AB79C2" w:rsidRPr="00883F17">
          <w:rPr>
            <w:rFonts w:asciiTheme="minorHAnsi" w:eastAsia="Cambria" w:hAnsiTheme="minorHAnsi" w:cs="Cambria"/>
            <w:lang w:val="en-US"/>
            <w:rPrChange w:id="1378" w:author="Microsoft Office User" w:date="2023-07-10T07:16:00Z">
              <w:rPr>
                <w:rFonts w:ascii="Cambria" w:eastAsia="Cambria" w:hAnsi="Cambria" w:cs="Cambria"/>
                <w:lang w:val="en-US"/>
              </w:rPr>
            </w:rPrChange>
          </w:rPr>
          <w:t xml:space="preserve">. Then in relative terms we expect a higher flux of carbon to </w:t>
        </w:r>
      </w:ins>
      <w:ins w:id="1379" w:author="Microsoft Office User" w:date="2023-07-08T23:35:00Z">
        <w:r w:rsidR="008356CF" w:rsidRPr="00883F17">
          <w:rPr>
            <w:rFonts w:asciiTheme="minorHAnsi" w:eastAsia="Cambria" w:hAnsiTheme="minorHAnsi" w:cs="Cambria"/>
            <w:lang w:val="en-US"/>
            <w:rPrChange w:id="1380" w:author="Microsoft Office User" w:date="2023-07-10T07:16:00Z">
              <w:rPr>
                <w:rFonts w:ascii="Cambria" w:eastAsia="Cambria" w:hAnsi="Cambria" w:cs="Cambria"/>
                <w:lang w:val="en-US"/>
              </w:rPr>
            </w:rPrChange>
          </w:rPr>
          <w:t xml:space="preserve">reproduction </w:t>
        </w:r>
      </w:ins>
      <w:ins w:id="1381" w:author="Microsoft Office User" w:date="2023-05-12T15:29:00Z">
        <w:r w:rsidR="00AB79C2" w:rsidRPr="00883F17">
          <w:rPr>
            <w:rFonts w:asciiTheme="minorHAnsi" w:eastAsia="Cambria" w:hAnsiTheme="minorHAnsi" w:cs="Cambria"/>
            <w:lang w:val="en-US"/>
            <w:rPrChange w:id="1382" w:author="Microsoft Office User" w:date="2023-07-10T07:16:00Z">
              <w:rPr>
                <w:rFonts w:ascii="Cambria" w:eastAsia="Cambria" w:hAnsi="Cambria" w:cs="Cambria"/>
                <w:lang w:val="en-US"/>
              </w:rPr>
            </w:rPrChange>
          </w:rPr>
          <w:t xml:space="preserve">whenever there is more presences of the </w:t>
        </w:r>
      </w:ins>
      <w:ins w:id="1383" w:author="Microsoft Office User" w:date="2023-07-08T23:35:00Z">
        <w:r w:rsidR="008356CF" w:rsidRPr="00883F17">
          <w:rPr>
            <w:rFonts w:asciiTheme="minorHAnsi" w:eastAsia="Cambria" w:hAnsiTheme="minorHAnsi" w:cs="Cambria"/>
            <w:lang w:val="en-US"/>
            <w:rPrChange w:id="1384" w:author="Microsoft Office User" w:date="2023-07-10T07:16:00Z">
              <w:rPr>
                <w:rFonts w:ascii="Cambria" w:eastAsia="Cambria" w:hAnsi="Cambria" w:cs="Cambria"/>
                <w:lang w:val="en-US"/>
              </w:rPr>
            </w:rPrChange>
          </w:rPr>
          <w:t>fruiting and flowering throughout the year. W</w:t>
        </w:r>
      </w:ins>
      <w:ins w:id="1385" w:author="Microsoft Office User" w:date="2023-05-12T15:30:00Z">
        <w:r w:rsidR="00AB79C2" w:rsidRPr="00883F17">
          <w:rPr>
            <w:rFonts w:asciiTheme="minorHAnsi" w:eastAsia="Cambria" w:hAnsiTheme="minorHAnsi" w:cs="Cambria"/>
            <w:lang w:val="en-US"/>
            <w:rPrChange w:id="1386" w:author="Microsoft Office User" w:date="2023-07-10T07:16:00Z">
              <w:rPr>
                <w:rFonts w:ascii="Cambria" w:eastAsia="Cambria" w:hAnsi="Cambria" w:cs="Cambria"/>
                <w:lang w:val="en-US"/>
              </w:rPr>
            </w:rPrChange>
          </w:rPr>
          <w:t xml:space="preserve">e report this data in the Fig S2. </w:t>
        </w:r>
      </w:ins>
    </w:p>
    <w:p w14:paraId="2809432A" w14:textId="19C2BE5A" w:rsidR="00925F8D" w:rsidRPr="00883F17" w:rsidDel="00652FA3" w:rsidRDefault="00000000">
      <w:pPr>
        <w:pStyle w:val="Heading2"/>
        <w:spacing w:line="480" w:lineRule="auto"/>
        <w:ind w:right="-261"/>
        <w:rPr>
          <w:del w:id="1387" w:author="Microsoft Office User" w:date="2023-06-27T11:26:00Z"/>
          <w:rFonts w:asciiTheme="minorHAnsi" w:hAnsiTheme="minorHAnsi"/>
          <w:color w:val="000000"/>
          <w:sz w:val="24"/>
          <w:szCs w:val="24"/>
          <w:rPrChange w:id="1388" w:author="Microsoft Office User" w:date="2023-07-10T07:16:00Z">
            <w:rPr>
              <w:del w:id="1389" w:author="Microsoft Office User" w:date="2023-06-27T11:26:00Z"/>
              <w:color w:val="000000"/>
            </w:rPr>
          </w:rPrChange>
        </w:rPr>
      </w:pPr>
      <w:del w:id="1390" w:author="Microsoft Office User" w:date="2023-06-27T11:26:00Z">
        <w:r w:rsidRPr="00883F17" w:rsidDel="00652FA3">
          <w:rPr>
            <w:rFonts w:asciiTheme="minorHAnsi" w:hAnsiTheme="minorHAnsi"/>
            <w:color w:val="000000"/>
            <w:sz w:val="24"/>
            <w:szCs w:val="24"/>
            <w:rPrChange w:id="1391" w:author="Microsoft Office User" w:date="2023-07-10T07:16:00Z">
              <w:rPr>
                <w:color w:val="000000"/>
              </w:rPr>
            </w:rPrChange>
          </w:rPr>
          <w:delText>2.6. Data analysis</w:delText>
        </w:r>
      </w:del>
    </w:p>
    <w:p w14:paraId="066259DC" w14:textId="0C31DDE0" w:rsidR="00925F8D" w:rsidRPr="00883F17" w:rsidDel="00652FA3" w:rsidRDefault="00000000">
      <w:pPr>
        <w:pBdr>
          <w:top w:val="nil"/>
          <w:left w:val="nil"/>
          <w:bottom w:val="nil"/>
          <w:right w:val="nil"/>
          <w:between w:val="nil"/>
        </w:pBdr>
        <w:spacing w:before="180" w:after="180" w:line="480" w:lineRule="auto"/>
        <w:ind w:right="-261"/>
        <w:rPr>
          <w:del w:id="1392" w:author="Microsoft Office User" w:date="2023-06-27T11:26:00Z"/>
          <w:rFonts w:asciiTheme="minorHAnsi" w:hAnsiTheme="minorHAnsi"/>
          <w:rPrChange w:id="1393" w:author="Microsoft Office User" w:date="2023-07-10T07:16:00Z">
            <w:rPr>
              <w:del w:id="1394" w:author="Microsoft Office User" w:date="2023-06-27T11:26:00Z"/>
            </w:rPr>
          </w:rPrChange>
        </w:rPr>
      </w:pPr>
      <w:del w:id="1395" w:author="Microsoft Office User" w:date="2023-06-27T11:26:00Z">
        <w:r w:rsidRPr="00883F17" w:rsidDel="00652FA3">
          <w:rPr>
            <w:rFonts w:asciiTheme="minorHAnsi" w:eastAsia="Cambria" w:hAnsiTheme="minorHAnsi" w:cs="Cambria"/>
            <w:rPrChange w:id="1396" w:author="Microsoft Office User" w:date="2023-07-10T07:16:00Z">
              <w:rPr>
                <w:rFonts w:ascii="Cambria" w:eastAsia="Cambria" w:hAnsi="Cambria" w:cs="Cambria"/>
              </w:rPr>
            </w:rPrChange>
          </w:rPr>
          <w:delText xml:space="preserve">We used a Wilcoxon rank test </w:delText>
        </w:r>
      </w:del>
      <w:del w:id="1397" w:author="Microsoft Office User" w:date="2023-05-31T15:23:00Z">
        <w:r w:rsidRPr="00883F17" w:rsidDel="00630885">
          <w:rPr>
            <w:rFonts w:asciiTheme="minorHAnsi" w:eastAsia="Cambria" w:hAnsiTheme="minorHAnsi" w:cs="Cambria"/>
            <w:rPrChange w:id="1398" w:author="Microsoft Office User" w:date="2023-07-10T07:16:00Z">
              <w:rPr>
                <w:rFonts w:ascii="Cambria" w:eastAsia="Cambria" w:hAnsi="Cambria" w:cs="Cambria"/>
              </w:rPr>
            </w:rPrChange>
          </w:rPr>
          <w:delText xml:space="preserve">with paired samples </w:delText>
        </w:r>
      </w:del>
      <w:del w:id="1399" w:author="Microsoft Office User" w:date="2023-05-16T11:46:00Z">
        <w:r w:rsidRPr="00883F17" w:rsidDel="00AA1BA9">
          <w:rPr>
            <w:rFonts w:asciiTheme="minorHAnsi" w:eastAsia="Cambria" w:hAnsiTheme="minorHAnsi" w:cs="Cambria"/>
            <w:rPrChange w:id="1400" w:author="Microsoft Office User" w:date="2023-07-10T07:16:00Z">
              <w:rPr>
                <w:rFonts w:ascii="Cambria" w:eastAsia="Cambria" w:hAnsi="Cambria" w:cs="Cambria"/>
              </w:rPr>
            </w:rPrChange>
          </w:rPr>
          <w:delText xml:space="preserve">to compare starch </w:delText>
        </w:r>
      </w:del>
      <w:del w:id="1401" w:author="Microsoft Office User" w:date="2023-05-12T15:51:00Z">
        <w:r w:rsidRPr="00883F17" w:rsidDel="00F3331E">
          <w:rPr>
            <w:rFonts w:asciiTheme="minorHAnsi" w:eastAsia="Cambria" w:hAnsiTheme="minorHAnsi" w:cs="Cambria"/>
            <w:rPrChange w:id="1402" w:author="Microsoft Office User" w:date="2023-07-10T07:16:00Z">
              <w:rPr>
                <w:rFonts w:ascii="Cambria" w:eastAsia="Cambria" w:hAnsi="Cambria" w:cs="Cambria"/>
              </w:rPr>
            </w:rPrChange>
          </w:rPr>
          <w:delText xml:space="preserve">content </w:delText>
        </w:r>
      </w:del>
      <w:del w:id="1403" w:author="Microsoft Office User" w:date="2023-05-16T11:46:00Z">
        <w:r w:rsidRPr="00883F17" w:rsidDel="00AA1BA9">
          <w:rPr>
            <w:rFonts w:asciiTheme="minorHAnsi" w:eastAsia="Cambria" w:hAnsiTheme="minorHAnsi" w:cs="Cambria"/>
            <w:rPrChange w:id="1404" w:author="Microsoft Office User" w:date="2023-07-10T07:16:00Z">
              <w:rPr>
                <w:rFonts w:ascii="Cambria" w:eastAsia="Cambria" w:hAnsi="Cambria" w:cs="Cambria"/>
              </w:rPr>
            </w:rPrChange>
          </w:rPr>
          <w:delText>and growth between</w:delText>
        </w:r>
      </w:del>
      <w:del w:id="1405" w:author="Microsoft Office User" w:date="2023-05-31T15:24:00Z">
        <w:r w:rsidRPr="00883F17" w:rsidDel="00630885">
          <w:rPr>
            <w:rFonts w:asciiTheme="minorHAnsi" w:eastAsia="Cambria" w:hAnsiTheme="minorHAnsi" w:cs="Cambria"/>
            <w:rPrChange w:id="1406" w:author="Microsoft Office User" w:date="2023-07-10T07:16:00Z">
              <w:rPr>
                <w:rFonts w:ascii="Cambria" w:eastAsia="Cambria" w:hAnsi="Cambria" w:cs="Cambria"/>
              </w:rPr>
            </w:rPrChange>
          </w:rPr>
          <w:delText xml:space="preserve"> measurement dates</w:delText>
        </w:r>
      </w:del>
      <w:del w:id="1407" w:author="Microsoft Office User" w:date="2023-06-27T11:26:00Z">
        <w:r w:rsidRPr="00883F17" w:rsidDel="00652FA3">
          <w:rPr>
            <w:rFonts w:asciiTheme="minorHAnsi" w:eastAsia="Cambria" w:hAnsiTheme="minorHAnsi" w:cs="Cambria"/>
            <w:rPrChange w:id="1408" w:author="Microsoft Office User" w:date="2023-07-10T07:16:00Z">
              <w:rPr>
                <w:rFonts w:ascii="Cambria" w:eastAsia="Cambria" w:hAnsi="Cambria" w:cs="Cambria"/>
              </w:rPr>
            </w:rPrChange>
          </w:rPr>
          <w:delText xml:space="preserve">. We used </w:delText>
        </w:r>
      </w:del>
      <w:del w:id="1409" w:author="Microsoft Office User" w:date="2023-05-12T15:52:00Z">
        <w:r w:rsidRPr="00883F17" w:rsidDel="00F3331E">
          <w:rPr>
            <w:rFonts w:asciiTheme="minorHAnsi" w:eastAsia="Cambria" w:hAnsiTheme="minorHAnsi" w:cs="Cambria"/>
            <w:rPrChange w:id="1410" w:author="Microsoft Office User" w:date="2023-07-10T07:16:00Z">
              <w:rPr>
                <w:rFonts w:ascii="Cambria" w:eastAsia="Cambria" w:hAnsi="Cambria" w:cs="Cambria"/>
              </w:rPr>
            </w:rPrChange>
          </w:rPr>
          <w:delText xml:space="preserve">ANOVA and </w:delText>
        </w:r>
      </w:del>
      <w:del w:id="1411" w:author="Microsoft Office User" w:date="2023-06-27T11:26:00Z">
        <w:r w:rsidRPr="00883F17" w:rsidDel="00652FA3">
          <w:rPr>
            <w:rFonts w:asciiTheme="minorHAnsi" w:eastAsia="Cambria" w:hAnsiTheme="minorHAnsi" w:cs="Cambria"/>
            <w:rPrChange w:id="1412" w:author="Microsoft Office User" w:date="2023-07-10T07:16:00Z">
              <w:rPr>
                <w:rFonts w:ascii="Cambria" w:eastAsia="Cambria" w:hAnsi="Cambria" w:cs="Cambria"/>
              </w:rPr>
            </w:rPrChange>
          </w:rPr>
          <w:delText xml:space="preserve">Wilcoxon </w:delText>
        </w:r>
        <w:r w:rsidRPr="00883F17" w:rsidDel="00652FA3">
          <w:rPr>
            <w:rFonts w:asciiTheme="minorHAnsi" w:hAnsiTheme="minorHAnsi"/>
            <w:rPrChange w:id="1413" w:author="Microsoft Office User" w:date="2023-07-10T07:16:00Z">
              <w:rPr/>
            </w:rPrChange>
          </w:rPr>
          <w:delText>tests</w:delText>
        </w:r>
        <w:r w:rsidRPr="00883F17" w:rsidDel="00652FA3">
          <w:rPr>
            <w:rFonts w:asciiTheme="minorHAnsi" w:eastAsia="Cambria" w:hAnsiTheme="minorHAnsi" w:cs="Cambria"/>
            <w:rPrChange w:id="1414" w:author="Microsoft Office User" w:date="2023-07-10T07:16:00Z">
              <w:rPr>
                <w:rFonts w:ascii="Cambria" w:eastAsia="Cambria" w:hAnsi="Cambria" w:cs="Cambria"/>
              </w:rPr>
            </w:rPrChange>
          </w:rPr>
          <w:delText xml:space="preserve"> to compare starch </w:delText>
        </w:r>
      </w:del>
      <w:del w:id="1415" w:author="Microsoft Office User" w:date="2023-05-12T15:52:00Z">
        <w:r w:rsidRPr="00883F17" w:rsidDel="00F3331E">
          <w:rPr>
            <w:rFonts w:asciiTheme="minorHAnsi" w:eastAsia="Cambria" w:hAnsiTheme="minorHAnsi" w:cs="Cambria"/>
            <w:rPrChange w:id="1416" w:author="Microsoft Office User" w:date="2023-07-10T07:16:00Z">
              <w:rPr>
                <w:rFonts w:ascii="Cambria" w:eastAsia="Cambria" w:hAnsi="Cambria" w:cs="Cambria"/>
              </w:rPr>
            </w:rPrChange>
          </w:rPr>
          <w:delText xml:space="preserve">content </w:delText>
        </w:r>
      </w:del>
      <w:del w:id="1417" w:author="Microsoft Office User" w:date="2023-06-27T11:26:00Z">
        <w:r w:rsidRPr="00883F17" w:rsidDel="00652FA3">
          <w:rPr>
            <w:rFonts w:asciiTheme="minorHAnsi" w:eastAsia="Cambria" w:hAnsiTheme="minorHAnsi" w:cs="Cambria"/>
            <w:rPrChange w:id="1418" w:author="Microsoft Office User" w:date="2023-07-10T07:16:00Z">
              <w:rPr>
                <w:rFonts w:ascii="Cambria" w:eastAsia="Cambria" w:hAnsi="Cambria" w:cs="Cambria"/>
              </w:rPr>
            </w:rPrChange>
          </w:rPr>
          <w:delText>between</w:delText>
        </w:r>
      </w:del>
      <w:del w:id="1419" w:author="Microsoft Office User" w:date="2023-05-12T15:52:00Z">
        <w:r w:rsidRPr="00883F17" w:rsidDel="00F3331E">
          <w:rPr>
            <w:rFonts w:asciiTheme="minorHAnsi" w:eastAsia="Cambria" w:hAnsiTheme="minorHAnsi" w:cs="Cambria"/>
            <w:rPrChange w:id="1420" w:author="Microsoft Office User" w:date="2023-07-10T07:16:00Z">
              <w:rPr>
                <w:rFonts w:ascii="Cambria" w:eastAsia="Cambria" w:hAnsi="Cambria" w:cs="Cambria"/>
              </w:rPr>
            </w:rPrChange>
          </w:rPr>
          <w:delText xml:space="preserve"> </w:delText>
        </w:r>
      </w:del>
      <w:del w:id="1421" w:author="Microsoft Office User" w:date="2023-06-27T11:26:00Z">
        <w:r w:rsidRPr="00883F17" w:rsidDel="00652FA3">
          <w:rPr>
            <w:rFonts w:asciiTheme="minorHAnsi" w:eastAsia="Cambria" w:hAnsiTheme="minorHAnsi" w:cs="Cambria"/>
            <w:rPrChange w:id="1422" w:author="Microsoft Office User" w:date="2023-07-10T07:16:00Z">
              <w:rPr>
                <w:rFonts w:ascii="Cambria" w:eastAsia="Cambria" w:hAnsi="Cambria" w:cs="Cambria"/>
              </w:rPr>
            </w:rPrChange>
          </w:rPr>
          <w:delText xml:space="preserve">species, storage strategies and leaf habits. </w:delText>
        </w:r>
      </w:del>
      <w:del w:id="1423" w:author="Microsoft Office User" w:date="2023-05-12T15:53:00Z">
        <w:r w:rsidRPr="00883F17" w:rsidDel="00F3331E">
          <w:rPr>
            <w:rFonts w:asciiTheme="minorHAnsi" w:eastAsia="Cambria" w:hAnsiTheme="minorHAnsi" w:cs="Cambria"/>
            <w:rPrChange w:id="1424" w:author="Microsoft Office User" w:date="2023-07-10T07:16:00Z">
              <w:rPr>
                <w:rFonts w:ascii="Cambria" w:eastAsia="Cambria" w:hAnsi="Cambria" w:cs="Cambria"/>
              </w:rPr>
            </w:rPrChange>
          </w:rPr>
          <w:delText xml:space="preserve">We estimated the effect of environmental variables such as precipitation and relative humidity on the starch mass </w:delText>
        </w:r>
        <w:r w:rsidRPr="00883F17" w:rsidDel="00F3331E">
          <w:rPr>
            <w:rFonts w:asciiTheme="minorHAnsi" w:hAnsiTheme="minorHAnsi"/>
            <w:rPrChange w:id="1425" w:author="Microsoft Office User" w:date="2023-07-10T07:16:00Z">
              <w:rPr/>
            </w:rPrChange>
          </w:rPr>
          <w:delText>variability</w:delText>
        </w:r>
        <w:r w:rsidRPr="00883F17" w:rsidDel="00F3331E">
          <w:rPr>
            <w:rFonts w:asciiTheme="minorHAnsi" w:eastAsia="Cambria" w:hAnsiTheme="minorHAnsi" w:cs="Cambria"/>
            <w:rPrChange w:id="1426" w:author="Microsoft Office User" w:date="2023-07-10T07:16:00Z">
              <w:rPr>
                <w:rFonts w:ascii="Cambria" w:eastAsia="Cambria" w:hAnsi="Cambria" w:cs="Cambria"/>
              </w:rPr>
            </w:rPrChange>
          </w:rPr>
          <w:delText xml:space="preserve"> by evaluating differences between the group of trees measured at different values of the climatic variables. </w:delText>
        </w:r>
      </w:del>
      <w:del w:id="1427" w:author="Microsoft Office User" w:date="2023-06-27T11:26:00Z">
        <w:r w:rsidRPr="00883F17" w:rsidDel="00652FA3">
          <w:rPr>
            <w:rFonts w:asciiTheme="minorHAnsi" w:eastAsia="Cambria" w:hAnsiTheme="minorHAnsi" w:cs="Cambria"/>
            <w:rPrChange w:id="1428" w:author="Microsoft Office User" w:date="2023-07-10T07:16:00Z">
              <w:rPr>
                <w:rFonts w:ascii="Cambria" w:eastAsia="Cambria" w:hAnsi="Cambria" w:cs="Cambria"/>
              </w:rPr>
            </w:rPrChange>
          </w:rPr>
          <w:delText xml:space="preserve">We compared growth with the estimated starch </w:delText>
        </w:r>
        <w:r w:rsidRPr="00883F17" w:rsidDel="00652FA3">
          <w:rPr>
            <w:rFonts w:asciiTheme="minorHAnsi" w:hAnsiTheme="minorHAnsi"/>
            <w:rPrChange w:id="1429" w:author="Microsoft Office User" w:date="2023-07-10T07:16:00Z">
              <w:rPr/>
            </w:rPrChange>
          </w:rPr>
          <w:delText>mass</w:delText>
        </w:r>
        <w:r w:rsidRPr="00883F17" w:rsidDel="00652FA3">
          <w:rPr>
            <w:rFonts w:asciiTheme="minorHAnsi" w:eastAsia="Cambria" w:hAnsiTheme="minorHAnsi" w:cs="Cambria"/>
            <w:rPrChange w:id="1430" w:author="Microsoft Office User" w:date="2023-07-10T07:16:00Z">
              <w:rPr>
                <w:rFonts w:ascii="Cambria" w:eastAsia="Cambria" w:hAnsi="Cambria" w:cs="Cambria"/>
              </w:rPr>
            </w:rPrChange>
          </w:rPr>
          <w:delText xml:space="preserve"> and starch changes between seasons using linear regression models. We used R version 3.6.1 for all calculations.</w:delText>
        </w:r>
      </w:del>
    </w:p>
    <w:p w14:paraId="061E0EDD" w14:textId="77777777" w:rsidR="00925F8D" w:rsidRPr="00883F17" w:rsidRDefault="00000000">
      <w:pPr>
        <w:pStyle w:val="Heading1"/>
        <w:numPr>
          <w:ilvl w:val="0"/>
          <w:numId w:val="2"/>
        </w:numPr>
        <w:spacing w:line="480" w:lineRule="auto"/>
        <w:ind w:right="-261"/>
        <w:rPr>
          <w:rFonts w:asciiTheme="minorHAnsi" w:hAnsiTheme="minorHAnsi"/>
          <w:color w:val="000000"/>
          <w:sz w:val="24"/>
          <w:szCs w:val="24"/>
          <w:rPrChange w:id="1431" w:author="Microsoft Office User" w:date="2023-07-10T07:16:00Z">
            <w:rPr>
              <w:color w:val="000000"/>
            </w:rPr>
          </w:rPrChange>
        </w:rPr>
      </w:pPr>
      <w:r w:rsidRPr="00883F17">
        <w:rPr>
          <w:rFonts w:asciiTheme="minorHAnsi" w:hAnsiTheme="minorHAnsi"/>
          <w:color w:val="000000"/>
          <w:sz w:val="24"/>
          <w:szCs w:val="24"/>
          <w:rPrChange w:id="1432" w:author="Microsoft Office User" w:date="2023-07-10T07:16:00Z">
            <w:rPr>
              <w:color w:val="000000"/>
            </w:rPr>
          </w:rPrChange>
        </w:rPr>
        <w:t>Results</w:t>
      </w:r>
    </w:p>
    <w:p w14:paraId="4A2CE1C4" w14:textId="68D5BD32" w:rsidR="00925F8D" w:rsidRPr="00883F17" w:rsidRDefault="00000000">
      <w:pPr>
        <w:pStyle w:val="Heading2"/>
        <w:spacing w:line="480" w:lineRule="auto"/>
        <w:ind w:right="-261"/>
        <w:rPr>
          <w:rFonts w:asciiTheme="minorHAnsi" w:hAnsiTheme="minorHAnsi"/>
          <w:color w:val="000000"/>
          <w:sz w:val="24"/>
          <w:szCs w:val="24"/>
          <w:rPrChange w:id="1433" w:author="Microsoft Office User" w:date="2023-07-10T07:16:00Z">
            <w:rPr>
              <w:color w:val="000000"/>
            </w:rPr>
          </w:rPrChange>
        </w:rPr>
      </w:pPr>
      <w:r w:rsidRPr="00883F17">
        <w:rPr>
          <w:rFonts w:asciiTheme="minorHAnsi" w:hAnsiTheme="minorHAnsi"/>
          <w:color w:val="000000"/>
          <w:sz w:val="24"/>
          <w:szCs w:val="24"/>
          <w:rPrChange w:id="1434" w:author="Microsoft Office User" w:date="2023-07-10T07:16:00Z">
            <w:rPr>
              <w:color w:val="000000"/>
            </w:rPr>
          </w:rPrChange>
        </w:rPr>
        <w:t xml:space="preserve">3.1. Seasonality of </w:t>
      </w:r>
      <w:del w:id="1435" w:author="Microsoft Office User" w:date="2023-07-10T07:20:00Z">
        <w:r w:rsidRPr="00883F17" w:rsidDel="00883F17">
          <w:rPr>
            <w:rFonts w:asciiTheme="minorHAnsi" w:hAnsiTheme="minorHAnsi"/>
            <w:color w:val="000000"/>
            <w:sz w:val="24"/>
            <w:szCs w:val="24"/>
            <w:rPrChange w:id="1436" w:author="Microsoft Office User" w:date="2023-07-10T07:16:00Z">
              <w:rPr>
                <w:color w:val="000000"/>
              </w:rPr>
            </w:rPrChange>
          </w:rPr>
          <w:delText xml:space="preserve">NSC </w:delText>
        </w:r>
      </w:del>
      <w:ins w:id="1437" w:author="Microsoft Office User" w:date="2023-07-10T07:20:00Z">
        <w:r w:rsidR="00883F17">
          <w:rPr>
            <w:rFonts w:asciiTheme="minorHAnsi" w:hAnsiTheme="minorHAnsi"/>
            <w:color w:val="000000"/>
            <w:sz w:val="24"/>
            <w:szCs w:val="24"/>
            <w:lang w:val="en-US"/>
          </w:rPr>
          <w:t>starch</w:t>
        </w:r>
        <w:r w:rsidR="00883F17" w:rsidRPr="00883F17">
          <w:rPr>
            <w:rFonts w:asciiTheme="minorHAnsi" w:hAnsiTheme="minorHAnsi"/>
            <w:color w:val="000000"/>
            <w:sz w:val="24"/>
            <w:szCs w:val="24"/>
            <w:rPrChange w:id="1438" w:author="Microsoft Office User" w:date="2023-07-10T07:16:00Z">
              <w:rPr>
                <w:color w:val="000000"/>
              </w:rPr>
            </w:rPrChange>
          </w:rPr>
          <w:t xml:space="preserve"> </w:t>
        </w:r>
      </w:ins>
      <w:r w:rsidRPr="00883F17">
        <w:rPr>
          <w:rFonts w:asciiTheme="minorHAnsi" w:hAnsiTheme="minorHAnsi"/>
          <w:color w:val="000000"/>
          <w:sz w:val="24"/>
          <w:szCs w:val="24"/>
          <w:rPrChange w:id="1439" w:author="Microsoft Office User" w:date="2023-07-10T07:16:00Z">
            <w:rPr>
              <w:color w:val="000000"/>
            </w:rPr>
          </w:rPrChange>
        </w:rPr>
        <w:t>mass, growth and respiration</w:t>
      </w:r>
    </w:p>
    <w:p w14:paraId="38C36326" w14:textId="155E648B" w:rsidR="00D01E21" w:rsidRPr="00883F17" w:rsidRDefault="00000000">
      <w:pPr>
        <w:pBdr>
          <w:top w:val="nil"/>
          <w:left w:val="nil"/>
          <w:bottom w:val="nil"/>
          <w:right w:val="nil"/>
          <w:between w:val="nil"/>
        </w:pBdr>
        <w:spacing w:before="180" w:after="180" w:line="480" w:lineRule="auto"/>
        <w:ind w:right="-261"/>
        <w:rPr>
          <w:rFonts w:asciiTheme="minorHAnsi" w:eastAsia="Cambria" w:hAnsiTheme="minorHAnsi" w:cs="Cambria"/>
          <w:lang w:val="en-US"/>
          <w:rPrChange w:id="1440" w:author="Microsoft Office User" w:date="2023-07-10T07:16:00Z">
            <w:rPr/>
          </w:rPrChange>
        </w:rPr>
      </w:pPr>
      <w:r w:rsidRPr="00883F17">
        <w:rPr>
          <w:rFonts w:asciiTheme="minorHAnsi" w:eastAsia="Cambria" w:hAnsiTheme="minorHAnsi" w:cs="Cambria"/>
          <w:rPrChange w:id="1441" w:author="Microsoft Office User" w:date="2023-07-10T07:16:00Z">
            <w:rPr>
              <w:rFonts w:ascii="Cambria" w:eastAsia="Cambria" w:hAnsi="Cambria" w:cs="Cambria"/>
            </w:rPr>
          </w:rPrChange>
        </w:rPr>
        <w:t xml:space="preserve">Starch and soluble sugar concentrations decreased radially across the sapwood from bark to </w:t>
      </w:r>
      <w:r w:rsidRPr="00883F17">
        <w:rPr>
          <w:rFonts w:asciiTheme="minorHAnsi" w:hAnsiTheme="minorHAnsi"/>
          <w:rPrChange w:id="1442" w:author="Microsoft Office User" w:date="2023-07-10T07:16:00Z">
            <w:rPr/>
          </w:rPrChange>
        </w:rPr>
        <w:t>pith</w:t>
      </w:r>
      <w:r w:rsidRPr="00883F17">
        <w:rPr>
          <w:rFonts w:asciiTheme="minorHAnsi" w:eastAsia="Cambria" w:hAnsiTheme="minorHAnsi" w:cs="Cambria"/>
          <w:rPrChange w:id="1443" w:author="Microsoft Office User" w:date="2023-07-10T07:16:00Z">
            <w:rPr>
              <w:rFonts w:ascii="Cambria" w:eastAsia="Cambria" w:hAnsi="Cambria" w:cs="Cambria"/>
            </w:rPr>
          </w:rPrChange>
        </w:rPr>
        <w:t xml:space="preserve"> for all species </w:t>
      </w:r>
      <w:r w:rsidRPr="00883F17">
        <w:rPr>
          <w:rFonts w:asciiTheme="minorHAnsi" w:hAnsiTheme="minorHAnsi"/>
          <w:rPrChange w:id="1444" w:author="Microsoft Office User" w:date="2023-07-10T07:16:00Z">
            <w:rPr/>
          </w:rPrChange>
        </w:rPr>
        <w:t>for</w:t>
      </w:r>
      <w:r w:rsidRPr="00883F17">
        <w:rPr>
          <w:rFonts w:asciiTheme="minorHAnsi" w:eastAsia="Cambria" w:hAnsiTheme="minorHAnsi" w:cs="Cambria"/>
          <w:rPrChange w:id="1445" w:author="Microsoft Office User" w:date="2023-07-10T07:16:00Z">
            <w:rPr>
              <w:rFonts w:ascii="Cambria" w:eastAsia="Cambria" w:hAnsi="Cambria" w:cs="Cambria"/>
            </w:rPr>
          </w:rPrChange>
        </w:rPr>
        <w:t xml:space="preserve"> all sampling dates</w:t>
      </w:r>
      <w:ins w:id="1446" w:author="Microsoft Office User" w:date="2023-06-20T17:21:00Z">
        <w:r w:rsidR="00BC6713" w:rsidRPr="00883F17">
          <w:rPr>
            <w:rFonts w:asciiTheme="minorHAnsi" w:eastAsia="Cambria" w:hAnsiTheme="minorHAnsi" w:cs="Cambria"/>
            <w:lang w:val="en-US"/>
            <w:rPrChange w:id="1447" w:author="Microsoft Office User" w:date="2023-07-10T07:16:00Z">
              <w:rPr>
                <w:rFonts w:ascii="Cambria" w:eastAsia="Cambria" w:hAnsi="Cambria" w:cs="Cambria"/>
                <w:lang w:val="en-US"/>
              </w:rPr>
            </w:rPrChange>
          </w:rPr>
          <w:t xml:space="preserve"> (Fig. </w:t>
        </w:r>
      </w:ins>
      <w:ins w:id="1448" w:author="Microsoft Office User" w:date="2023-06-20T18:39:00Z">
        <w:r w:rsidR="00BC6713" w:rsidRPr="00883F17">
          <w:rPr>
            <w:rFonts w:asciiTheme="minorHAnsi" w:eastAsia="Cambria" w:hAnsiTheme="minorHAnsi" w:cs="Cambria"/>
            <w:lang w:val="en-US"/>
            <w:rPrChange w:id="1449" w:author="Microsoft Office User" w:date="2023-07-10T07:16:00Z">
              <w:rPr>
                <w:rFonts w:ascii="Cambria" w:eastAsia="Cambria" w:hAnsi="Cambria" w:cs="Cambria"/>
                <w:lang w:val="en-US"/>
              </w:rPr>
            </w:rPrChange>
          </w:rPr>
          <w:t>3</w:t>
        </w:r>
      </w:ins>
      <w:ins w:id="1450" w:author="Microsoft Office User" w:date="2023-06-20T17:21:00Z">
        <w:r w:rsidR="00BC6713" w:rsidRPr="00883F17">
          <w:rPr>
            <w:rFonts w:asciiTheme="minorHAnsi" w:eastAsia="Cambria" w:hAnsiTheme="minorHAnsi" w:cs="Cambria"/>
            <w:lang w:val="en-US"/>
            <w:rPrChange w:id="1451" w:author="Microsoft Office User" w:date="2023-07-10T07:16:00Z">
              <w:rPr>
                <w:rFonts w:ascii="Cambria" w:eastAsia="Cambria" w:hAnsi="Cambria" w:cs="Cambria"/>
                <w:lang w:val="en-US"/>
              </w:rPr>
            </w:rPrChange>
          </w:rPr>
          <w:t>)</w:t>
        </w:r>
      </w:ins>
      <w:r w:rsidRPr="00883F17">
        <w:rPr>
          <w:rFonts w:asciiTheme="minorHAnsi" w:eastAsia="Cambria" w:hAnsiTheme="minorHAnsi" w:cs="Cambria"/>
          <w:rPrChange w:id="1452" w:author="Microsoft Office User" w:date="2023-07-10T07:16:00Z">
            <w:rPr>
              <w:rFonts w:ascii="Cambria" w:eastAsia="Cambria" w:hAnsi="Cambria" w:cs="Cambria"/>
            </w:rPr>
          </w:rPrChange>
        </w:rPr>
        <w:t xml:space="preserve">. The </w:t>
      </w:r>
      <w:r w:rsidRPr="00883F17">
        <w:rPr>
          <w:rFonts w:asciiTheme="minorHAnsi" w:hAnsiTheme="minorHAnsi"/>
          <w:rPrChange w:id="1453" w:author="Microsoft Office User" w:date="2023-07-10T07:16:00Z">
            <w:rPr/>
          </w:rPrChange>
        </w:rPr>
        <w:t>s</w:t>
      </w:r>
      <w:r w:rsidRPr="00883F17">
        <w:rPr>
          <w:rFonts w:asciiTheme="minorHAnsi" w:eastAsia="Cambria" w:hAnsiTheme="minorHAnsi" w:cs="Cambria"/>
          <w:rPrChange w:id="1454" w:author="Microsoft Office User" w:date="2023-07-10T07:16:00Z">
            <w:rPr>
              <w:rFonts w:ascii="Cambria" w:eastAsia="Cambria" w:hAnsi="Cambria" w:cs="Cambria"/>
            </w:rPr>
          </w:rPrChange>
        </w:rPr>
        <w:t xml:space="preserve">oluble sugars concentration was always very low (up to </w:t>
      </w:r>
      <w:r w:rsidRPr="00883F17">
        <w:rPr>
          <w:rFonts w:asciiTheme="minorHAnsi" w:hAnsiTheme="minorHAnsi"/>
          <w:rPrChange w:id="1455" w:author="Microsoft Office User" w:date="2023-07-10T07:16:00Z">
            <w:rPr/>
          </w:rPrChange>
        </w:rPr>
        <w:t xml:space="preserve">2 </w:t>
      </w:r>
      <w:r w:rsidRPr="00883F17">
        <w:rPr>
          <w:rFonts w:asciiTheme="minorHAnsi" w:eastAsia="Cambria" w:hAnsiTheme="minorHAnsi" w:cs="Cambria"/>
          <w:rPrChange w:id="1456" w:author="Microsoft Office User" w:date="2023-07-10T07:16:00Z">
            <w:rPr>
              <w:rFonts w:ascii="Cambria" w:eastAsia="Cambria" w:hAnsi="Cambria" w:cs="Cambria"/>
            </w:rPr>
          </w:rPrChange>
        </w:rPr>
        <w:t xml:space="preserve">%) </w:t>
      </w:r>
      <w:r w:rsidRPr="00883F17">
        <w:rPr>
          <w:rFonts w:asciiTheme="minorHAnsi" w:hAnsiTheme="minorHAnsi"/>
          <w:rPrChange w:id="1457" w:author="Microsoft Office User" w:date="2023-07-10T07:16:00Z">
            <w:rPr/>
          </w:rPrChange>
        </w:rPr>
        <w:t>for</w:t>
      </w:r>
      <w:r w:rsidRPr="00883F17">
        <w:rPr>
          <w:rFonts w:asciiTheme="minorHAnsi" w:eastAsia="Cambria" w:hAnsiTheme="minorHAnsi" w:cs="Cambria"/>
          <w:rPrChange w:id="1458" w:author="Microsoft Office User" w:date="2023-07-10T07:16:00Z">
            <w:rPr>
              <w:rFonts w:ascii="Cambria" w:eastAsia="Cambria" w:hAnsi="Cambria" w:cs="Cambria"/>
            </w:rPr>
          </w:rPrChange>
        </w:rPr>
        <w:t xml:space="preserve"> all species and we did not find significant differences between the wet and dry season of 2018 (Fig. S1)</w:t>
      </w:r>
      <w:r w:rsidRPr="00883F17">
        <w:rPr>
          <w:rFonts w:asciiTheme="minorHAnsi" w:hAnsiTheme="minorHAnsi"/>
          <w:rPrChange w:id="1459" w:author="Microsoft Office User" w:date="2023-07-10T07:16:00Z">
            <w:rPr/>
          </w:rPrChange>
        </w:rPr>
        <w:t>.</w:t>
      </w:r>
      <w:r w:rsidRPr="00883F17">
        <w:rPr>
          <w:rFonts w:asciiTheme="minorHAnsi" w:eastAsia="Cambria" w:hAnsiTheme="minorHAnsi" w:cs="Cambria"/>
          <w:rPrChange w:id="1460" w:author="Microsoft Office User" w:date="2023-07-10T07:16:00Z">
            <w:rPr>
              <w:rFonts w:ascii="Cambria" w:eastAsia="Cambria" w:hAnsi="Cambria" w:cs="Cambria"/>
            </w:rPr>
          </w:rPrChange>
        </w:rPr>
        <w:t xml:space="preserve"> </w:t>
      </w:r>
      <w:r w:rsidRPr="00883F17">
        <w:rPr>
          <w:rFonts w:asciiTheme="minorHAnsi" w:hAnsiTheme="minorHAnsi"/>
          <w:rPrChange w:id="1461" w:author="Microsoft Office User" w:date="2023-07-10T07:16:00Z">
            <w:rPr/>
          </w:rPrChange>
        </w:rPr>
        <w:t>T</w:t>
      </w:r>
      <w:r w:rsidRPr="00883F17">
        <w:rPr>
          <w:rFonts w:asciiTheme="minorHAnsi" w:eastAsia="Cambria" w:hAnsiTheme="minorHAnsi" w:cs="Cambria"/>
          <w:rPrChange w:id="1462" w:author="Microsoft Office User" w:date="2023-07-10T07:16:00Z">
            <w:rPr>
              <w:rFonts w:ascii="Cambria" w:eastAsia="Cambria" w:hAnsi="Cambria" w:cs="Cambria"/>
            </w:rPr>
          </w:rPrChange>
        </w:rPr>
        <w:t xml:space="preserve">herefore, </w:t>
      </w:r>
      <w:r w:rsidRPr="00883F17">
        <w:rPr>
          <w:rFonts w:asciiTheme="minorHAnsi" w:hAnsiTheme="minorHAnsi"/>
          <w:rPrChange w:id="1463" w:author="Microsoft Office User" w:date="2023-07-10T07:16:00Z">
            <w:rPr/>
          </w:rPrChange>
        </w:rPr>
        <w:t>they</w:t>
      </w:r>
      <w:r w:rsidRPr="00883F17">
        <w:rPr>
          <w:rFonts w:asciiTheme="minorHAnsi" w:eastAsia="Cambria" w:hAnsiTheme="minorHAnsi" w:cs="Cambria"/>
          <w:rPrChange w:id="1464" w:author="Microsoft Office User" w:date="2023-07-10T07:16:00Z">
            <w:rPr>
              <w:rFonts w:ascii="Cambria" w:eastAsia="Cambria" w:hAnsi="Cambria" w:cs="Cambria"/>
            </w:rPr>
          </w:rPrChange>
        </w:rPr>
        <w:t xml:space="preserve"> were not measured </w:t>
      </w:r>
      <w:r w:rsidRPr="00883F17">
        <w:rPr>
          <w:rFonts w:asciiTheme="minorHAnsi" w:hAnsiTheme="minorHAnsi"/>
          <w:rPrChange w:id="1465" w:author="Microsoft Office User" w:date="2023-07-10T07:16:00Z">
            <w:rPr/>
          </w:rPrChange>
        </w:rPr>
        <w:t>for</w:t>
      </w:r>
      <w:r w:rsidRPr="00883F17">
        <w:rPr>
          <w:rFonts w:asciiTheme="minorHAnsi" w:eastAsia="Cambria" w:hAnsiTheme="minorHAnsi" w:cs="Cambria"/>
          <w:rPrChange w:id="1466" w:author="Microsoft Office User" w:date="2023-07-10T07:16:00Z">
            <w:rPr>
              <w:rFonts w:ascii="Cambria" w:eastAsia="Cambria" w:hAnsi="Cambria" w:cs="Cambria"/>
            </w:rPr>
          </w:rPrChange>
        </w:rPr>
        <w:t xml:space="preserve"> 2019.</w:t>
      </w:r>
      <w:ins w:id="1467" w:author="Microsoft Office User" w:date="2023-05-16T14:48:00Z">
        <w:r w:rsidR="00D01E21" w:rsidRPr="00883F17">
          <w:rPr>
            <w:rFonts w:asciiTheme="minorHAnsi" w:eastAsia="Cambria" w:hAnsiTheme="minorHAnsi" w:cs="Cambria"/>
            <w:lang w:val="en-US"/>
            <w:rPrChange w:id="1468" w:author="Microsoft Office User" w:date="2023-07-10T07:16:00Z">
              <w:rPr>
                <w:rFonts w:ascii="Cambria" w:eastAsia="Cambria" w:hAnsi="Cambria" w:cs="Cambria"/>
                <w:lang w:val="en-US"/>
              </w:rPr>
            </w:rPrChange>
          </w:rPr>
          <w:t xml:space="preserve"> For these species starch represented </w:t>
        </w:r>
      </w:ins>
      <w:ins w:id="1469" w:author="Microsoft Office User" w:date="2023-05-16T14:49:00Z">
        <w:r w:rsidR="00D01E21" w:rsidRPr="00883F17">
          <w:rPr>
            <w:rFonts w:asciiTheme="minorHAnsi" w:eastAsia="Cambria" w:hAnsiTheme="minorHAnsi" w:cs="Cambria"/>
            <w:lang w:val="en-US"/>
            <w:rPrChange w:id="1470" w:author="Microsoft Office User" w:date="2023-07-10T07:16:00Z">
              <w:rPr>
                <w:rFonts w:ascii="Cambria" w:eastAsia="Cambria" w:hAnsi="Cambria" w:cs="Cambria"/>
                <w:lang w:val="en-US"/>
              </w:rPr>
            </w:rPrChange>
          </w:rPr>
          <w:t xml:space="preserve">the 70, 85 and 90 % of the stored NSC for </w:t>
        </w:r>
      </w:ins>
      <w:ins w:id="1471" w:author="Microsoft Office User" w:date="2023-05-16T14:50:00Z">
        <w:r w:rsidR="00D01E21" w:rsidRPr="00883F17">
          <w:rPr>
            <w:rFonts w:asciiTheme="minorHAnsi" w:eastAsia="Cambria" w:hAnsiTheme="minorHAnsi" w:cs="Cambria"/>
            <w:i/>
            <w:iCs/>
            <w:lang w:val="en-US"/>
            <w:rPrChange w:id="1472" w:author="Microsoft Office User" w:date="2023-07-10T07:16:00Z">
              <w:rPr>
                <w:rFonts w:ascii="Cambria" w:eastAsia="Cambria" w:hAnsi="Cambria" w:cs="Cambria"/>
                <w:lang w:val="en-US"/>
              </w:rPr>
            </w:rPrChange>
          </w:rPr>
          <w:t>D. microcarpa, S. guianensis</w:t>
        </w:r>
        <w:r w:rsidR="00D01E21" w:rsidRPr="00883F17">
          <w:rPr>
            <w:rFonts w:asciiTheme="minorHAnsi" w:eastAsia="Cambria" w:hAnsiTheme="minorHAnsi" w:cs="Cambria"/>
            <w:lang w:val="en-US"/>
            <w:rPrChange w:id="1473" w:author="Microsoft Office User" w:date="2023-07-10T07:16:00Z">
              <w:rPr>
                <w:rFonts w:ascii="Cambria" w:eastAsia="Cambria" w:hAnsi="Cambria" w:cs="Cambria"/>
                <w:lang w:val="en-US"/>
              </w:rPr>
            </w:rPrChange>
          </w:rPr>
          <w:t xml:space="preserve"> and </w:t>
        </w:r>
        <w:r w:rsidR="00D01E21" w:rsidRPr="00883F17">
          <w:rPr>
            <w:rFonts w:asciiTheme="minorHAnsi" w:eastAsia="Cambria" w:hAnsiTheme="minorHAnsi" w:cs="Cambria"/>
            <w:i/>
            <w:iCs/>
            <w:lang w:val="en-US"/>
            <w:rPrChange w:id="1474" w:author="Microsoft Office User" w:date="2023-07-10T07:16:00Z">
              <w:rPr>
                <w:rFonts w:ascii="Cambria" w:eastAsia="Cambria" w:hAnsi="Cambria" w:cs="Cambria"/>
                <w:lang w:val="en-US"/>
              </w:rPr>
            </w:rPrChange>
          </w:rPr>
          <w:t>O. leucoxylo</w:t>
        </w:r>
      </w:ins>
      <w:ins w:id="1475" w:author="Microsoft Office User" w:date="2023-07-08T23:36:00Z">
        <w:r w:rsidR="00126047" w:rsidRPr="00883F17">
          <w:rPr>
            <w:rFonts w:asciiTheme="minorHAnsi" w:eastAsia="Cambria" w:hAnsiTheme="minorHAnsi" w:cs="Cambria"/>
            <w:i/>
            <w:iCs/>
            <w:lang w:val="en-US"/>
            <w:rPrChange w:id="1476" w:author="Microsoft Office User" w:date="2023-07-10T07:16:00Z">
              <w:rPr>
                <w:rFonts w:ascii="Cambria" w:eastAsia="Cambria" w:hAnsi="Cambria" w:cs="Cambria"/>
                <w:i/>
                <w:iCs/>
                <w:lang w:val="en-US"/>
              </w:rPr>
            </w:rPrChange>
          </w:rPr>
          <w:t>n</w:t>
        </w:r>
      </w:ins>
      <w:ins w:id="1477" w:author="Microsoft Office User" w:date="2023-05-16T14:50:00Z">
        <w:r w:rsidR="00D01E21" w:rsidRPr="00883F17">
          <w:rPr>
            <w:rFonts w:asciiTheme="minorHAnsi" w:eastAsia="Cambria" w:hAnsiTheme="minorHAnsi" w:cs="Cambria"/>
            <w:lang w:val="en-US"/>
            <w:rPrChange w:id="1478" w:author="Microsoft Office User" w:date="2023-07-10T07:16:00Z">
              <w:rPr>
                <w:rFonts w:ascii="Cambria" w:eastAsia="Cambria" w:hAnsi="Cambria" w:cs="Cambria"/>
                <w:lang w:val="en-US"/>
              </w:rPr>
            </w:rPrChange>
          </w:rPr>
          <w:t>, respectively.</w:t>
        </w:r>
      </w:ins>
      <w:ins w:id="1479" w:author="Microsoft Office User" w:date="2023-07-08T23:37:00Z">
        <w:r w:rsidR="00126047" w:rsidRPr="00883F17">
          <w:rPr>
            <w:rFonts w:asciiTheme="minorHAnsi" w:eastAsia="Cambria" w:hAnsiTheme="minorHAnsi" w:cs="Cambria"/>
            <w:lang w:val="en-US"/>
            <w:rPrChange w:id="1480" w:author="Microsoft Office User" w:date="2023-07-10T07:16:00Z">
              <w:rPr>
                <w:rFonts w:ascii="Cambria" w:eastAsia="Cambria" w:hAnsi="Cambria" w:cs="Cambria"/>
                <w:lang w:val="en-US"/>
              </w:rPr>
            </w:rPrChange>
          </w:rPr>
          <w:t xml:space="preserve"> For instance, we estimated that</w:t>
        </w:r>
      </w:ins>
      <w:ins w:id="1481" w:author="Microsoft Office User" w:date="2023-05-16T14:50:00Z">
        <w:r w:rsidR="00D01E21" w:rsidRPr="00883F17">
          <w:rPr>
            <w:rFonts w:asciiTheme="minorHAnsi" w:eastAsia="Cambria" w:hAnsiTheme="minorHAnsi" w:cs="Cambria"/>
            <w:lang w:val="en-US"/>
            <w:rPrChange w:id="1482" w:author="Microsoft Office User" w:date="2023-07-10T07:16:00Z">
              <w:rPr>
                <w:rFonts w:ascii="Cambria" w:eastAsia="Cambria" w:hAnsi="Cambria" w:cs="Cambria"/>
                <w:lang w:val="en-US"/>
              </w:rPr>
            </w:rPrChange>
          </w:rPr>
          <w:t xml:space="preserve"> </w:t>
        </w:r>
      </w:ins>
      <w:ins w:id="1483" w:author="Microsoft Office User" w:date="2023-07-08T23:37:00Z">
        <w:r w:rsidR="00126047" w:rsidRPr="00883F17">
          <w:rPr>
            <w:rFonts w:asciiTheme="minorHAnsi" w:eastAsia="Cambria" w:hAnsiTheme="minorHAnsi" w:cs="Cambria"/>
            <w:lang w:val="en-US"/>
            <w:rPrChange w:id="1484" w:author="Microsoft Office User" w:date="2023-07-10T07:16:00Z">
              <w:rPr>
                <w:rFonts w:ascii="Cambria" w:eastAsia="Cambria" w:hAnsi="Cambria" w:cs="Cambria"/>
                <w:lang w:val="en-US"/>
              </w:rPr>
            </w:rPrChange>
          </w:rPr>
          <w:t>f</w:t>
        </w:r>
      </w:ins>
      <w:ins w:id="1485" w:author="Microsoft Office User" w:date="2023-05-16T14:51:00Z">
        <w:r w:rsidR="00D01E21" w:rsidRPr="00883F17">
          <w:rPr>
            <w:rFonts w:asciiTheme="minorHAnsi" w:eastAsia="Cambria" w:hAnsiTheme="minorHAnsi" w:cs="Cambria"/>
            <w:lang w:val="en-US"/>
            <w:rPrChange w:id="1486" w:author="Microsoft Office User" w:date="2023-07-10T07:16:00Z">
              <w:rPr>
                <w:rFonts w:ascii="Cambria" w:eastAsia="Cambria" w:hAnsi="Cambria" w:cs="Cambria"/>
                <w:lang w:val="en-US"/>
              </w:rPr>
            </w:rPrChange>
          </w:rPr>
          <w:t xml:space="preserve">or </w:t>
        </w:r>
        <w:r w:rsidR="00D01E21" w:rsidRPr="00883F17">
          <w:rPr>
            <w:rFonts w:asciiTheme="minorHAnsi" w:eastAsia="Cambria" w:hAnsiTheme="minorHAnsi" w:cs="Cambria"/>
            <w:i/>
            <w:iCs/>
            <w:lang w:val="en-US"/>
            <w:rPrChange w:id="1487" w:author="Microsoft Office User" w:date="2023-07-10T07:16:00Z">
              <w:rPr>
                <w:rFonts w:ascii="Cambria" w:eastAsia="Cambria" w:hAnsi="Cambria" w:cs="Cambria"/>
                <w:lang w:val="en-US"/>
              </w:rPr>
            </w:rPrChange>
          </w:rPr>
          <w:t>D. microcarpa</w:t>
        </w:r>
        <w:r w:rsidR="00D01E21" w:rsidRPr="00883F17">
          <w:rPr>
            <w:rFonts w:asciiTheme="minorHAnsi" w:eastAsia="Cambria" w:hAnsiTheme="minorHAnsi" w:cs="Cambria"/>
            <w:lang w:val="en-US"/>
            <w:rPrChange w:id="1488" w:author="Microsoft Office User" w:date="2023-07-10T07:16:00Z">
              <w:rPr>
                <w:rFonts w:ascii="Cambria" w:eastAsia="Cambria" w:hAnsi="Cambria" w:cs="Cambria"/>
                <w:lang w:val="en-US"/>
              </w:rPr>
            </w:rPrChange>
          </w:rPr>
          <w:t xml:space="preserve"> soluble sugars represent the 15 % of the stored NSC</w:t>
        </w:r>
      </w:ins>
      <w:ins w:id="1489" w:author="Microsoft Office User" w:date="2023-05-16T14:52:00Z">
        <w:r w:rsidR="00D01E21" w:rsidRPr="00883F17">
          <w:rPr>
            <w:rFonts w:asciiTheme="minorHAnsi" w:eastAsia="Cambria" w:hAnsiTheme="minorHAnsi" w:cs="Cambria"/>
            <w:lang w:val="en-US"/>
            <w:rPrChange w:id="1490" w:author="Microsoft Office User" w:date="2023-07-10T07:16:00Z">
              <w:rPr>
                <w:rFonts w:ascii="Cambria" w:eastAsia="Cambria" w:hAnsi="Cambria" w:cs="Cambria"/>
                <w:lang w:val="en-US"/>
              </w:rPr>
            </w:rPrChange>
          </w:rPr>
          <w:t xml:space="preserve">, the other 15% </w:t>
        </w:r>
      </w:ins>
      <w:ins w:id="1491" w:author="Microsoft Office User" w:date="2023-07-08T23:37:00Z">
        <w:r w:rsidR="00126047" w:rsidRPr="00883F17">
          <w:rPr>
            <w:rFonts w:asciiTheme="minorHAnsi" w:eastAsia="Cambria" w:hAnsiTheme="minorHAnsi" w:cs="Cambria"/>
            <w:lang w:val="en-US"/>
            <w:rPrChange w:id="1492" w:author="Microsoft Office User" w:date="2023-07-10T07:16:00Z">
              <w:rPr>
                <w:rFonts w:ascii="Cambria" w:eastAsia="Cambria" w:hAnsi="Cambria" w:cs="Cambria"/>
                <w:lang w:val="en-US"/>
              </w:rPr>
            </w:rPrChange>
          </w:rPr>
          <w:t>was</w:t>
        </w:r>
      </w:ins>
      <w:ins w:id="1493" w:author="Microsoft Office User" w:date="2023-05-16T14:52:00Z">
        <w:r w:rsidR="00D01E21" w:rsidRPr="00883F17">
          <w:rPr>
            <w:rFonts w:asciiTheme="minorHAnsi" w:eastAsia="Cambria" w:hAnsiTheme="minorHAnsi" w:cs="Cambria"/>
            <w:lang w:val="en-US"/>
            <w:rPrChange w:id="1494" w:author="Microsoft Office User" w:date="2023-07-10T07:16:00Z">
              <w:rPr>
                <w:rFonts w:ascii="Cambria" w:eastAsia="Cambria" w:hAnsi="Cambria" w:cs="Cambria"/>
                <w:lang w:val="en-US"/>
              </w:rPr>
            </w:rPrChange>
          </w:rPr>
          <w:t xml:space="preserve"> represented by neutral lipids. Therefore, we assumed that NSC </w:t>
        </w:r>
      </w:ins>
      <w:ins w:id="1495" w:author="Microsoft Office User" w:date="2023-05-16T14:53:00Z">
        <w:r w:rsidR="00D01E21" w:rsidRPr="00883F17">
          <w:rPr>
            <w:rFonts w:asciiTheme="minorHAnsi" w:eastAsia="Cambria" w:hAnsiTheme="minorHAnsi" w:cs="Cambria"/>
            <w:lang w:val="en-US"/>
            <w:rPrChange w:id="1496" w:author="Microsoft Office User" w:date="2023-07-10T07:16:00Z">
              <w:rPr>
                <w:rFonts w:ascii="Cambria" w:eastAsia="Cambria" w:hAnsi="Cambria" w:cs="Cambria"/>
                <w:lang w:val="en-US"/>
              </w:rPr>
            </w:rPrChange>
          </w:rPr>
          <w:t xml:space="preserve">dynamics </w:t>
        </w:r>
      </w:ins>
      <w:ins w:id="1497" w:author="Microsoft Office User" w:date="2023-06-20T17:21:00Z">
        <w:r w:rsidR="00BC6713" w:rsidRPr="00883F17">
          <w:rPr>
            <w:rFonts w:asciiTheme="minorHAnsi" w:eastAsia="Cambria" w:hAnsiTheme="minorHAnsi" w:cs="Cambria"/>
            <w:lang w:val="en-US"/>
            <w:rPrChange w:id="1498" w:author="Microsoft Office User" w:date="2023-07-10T07:16:00Z">
              <w:rPr>
                <w:rFonts w:ascii="Cambria" w:eastAsia="Cambria" w:hAnsi="Cambria" w:cs="Cambria"/>
                <w:lang w:val="en-US"/>
              </w:rPr>
            </w:rPrChange>
          </w:rPr>
          <w:t>are</w:t>
        </w:r>
      </w:ins>
      <w:ins w:id="1499" w:author="Microsoft Office User" w:date="2023-05-16T14:53:00Z">
        <w:r w:rsidR="00D01E21" w:rsidRPr="00883F17">
          <w:rPr>
            <w:rFonts w:asciiTheme="minorHAnsi" w:eastAsia="Cambria" w:hAnsiTheme="minorHAnsi" w:cs="Cambria"/>
            <w:lang w:val="en-US"/>
            <w:rPrChange w:id="1500" w:author="Microsoft Office User" w:date="2023-07-10T07:16:00Z">
              <w:rPr>
                <w:rFonts w:ascii="Cambria" w:eastAsia="Cambria" w:hAnsi="Cambria" w:cs="Cambria"/>
                <w:lang w:val="en-US"/>
              </w:rPr>
            </w:rPrChange>
          </w:rPr>
          <w:t xml:space="preserve"> mainly represented by starch changes over time. </w:t>
        </w:r>
      </w:ins>
    </w:p>
    <w:p w14:paraId="5776D8B3" w14:textId="71B91955" w:rsidR="00BC6713" w:rsidRPr="00883F17" w:rsidRDefault="00000000">
      <w:pPr>
        <w:pBdr>
          <w:top w:val="nil"/>
          <w:left w:val="nil"/>
          <w:bottom w:val="nil"/>
          <w:right w:val="nil"/>
          <w:between w:val="nil"/>
        </w:pBdr>
        <w:spacing w:before="180" w:after="180" w:line="480" w:lineRule="auto"/>
        <w:ind w:right="-261"/>
        <w:rPr>
          <w:ins w:id="1501" w:author="Microsoft Office User" w:date="2023-06-20T17:25:00Z"/>
          <w:rFonts w:asciiTheme="minorHAnsi" w:eastAsia="Cambria" w:hAnsiTheme="minorHAnsi" w:cs="Cambria"/>
          <w:lang w:val="en-US"/>
          <w:rPrChange w:id="1502" w:author="Microsoft Office User" w:date="2023-07-10T07:16:00Z">
            <w:rPr>
              <w:ins w:id="1503" w:author="Microsoft Office User" w:date="2023-06-20T17:25:00Z"/>
              <w:rFonts w:ascii="Cambria" w:eastAsia="Cambria" w:hAnsi="Cambria" w:cs="Cambria"/>
              <w:lang w:val="en-US"/>
            </w:rPr>
          </w:rPrChange>
        </w:rPr>
      </w:pPr>
      <w:r w:rsidRPr="00883F17">
        <w:rPr>
          <w:rFonts w:asciiTheme="minorHAnsi" w:eastAsia="Cambria" w:hAnsiTheme="minorHAnsi" w:cs="Cambria"/>
          <w:rPrChange w:id="1504" w:author="Microsoft Office User" w:date="2023-07-10T07:16:00Z">
            <w:rPr>
              <w:rFonts w:ascii="Cambria" w:eastAsia="Cambria" w:hAnsi="Cambria" w:cs="Cambria"/>
            </w:rPr>
          </w:rPrChange>
        </w:rPr>
        <w:t xml:space="preserve">We found significant differences in </w:t>
      </w:r>
      <w:ins w:id="1505" w:author="Microsoft Office User" w:date="2023-06-20T17:23:00Z">
        <w:r w:rsidR="00BC6713" w:rsidRPr="00883F17">
          <w:rPr>
            <w:rFonts w:asciiTheme="minorHAnsi" w:eastAsia="Cambria" w:hAnsiTheme="minorHAnsi" w:cs="Cambria"/>
            <w:lang w:val="en-US"/>
            <w:rPrChange w:id="1506" w:author="Microsoft Office User" w:date="2023-07-10T07:16:00Z">
              <w:rPr>
                <w:rFonts w:ascii="Cambria" w:eastAsia="Cambria" w:hAnsi="Cambria" w:cs="Cambria"/>
                <w:lang w:val="en-US"/>
              </w:rPr>
            </w:rPrChange>
          </w:rPr>
          <w:t xml:space="preserve">the </w:t>
        </w:r>
      </w:ins>
      <w:r w:rsidRPr="00883F17">
        <w:rPr>
          <w:rFonts w:asciiTheme="minorHAnsi" w:eastAsia="Cambria" w:hAnsiTheme="minorHAnsi" w:cs="Cambria"/>
          <w:rPrChange w:id="1507" w:author="Microsoft Office User" w:date="2023-07-10T07:16:00Z">
            <w:rPr>
              <w:rFonts w:ascii="Cambria" w:eastAsia="Cambria" w:hAnsi="Cambria" w:cs="Cambria"/>
            </w:rPr>
          </w:rPrChange>
        </w:rPr>
        <w:t xml:space="preserve">starch mass </w:t>
      </w:r>
      <w:ins w:id="1508" w:author="Microsoft Office User" w:date="2023-06-20T17:23:00Z">
        <w:r w:rsidR="00BC6713" w:rsidRPr="00883F17">
          <w:rPr>
            <w:rFonts w:asciiTheme="minorHAnsi" w:eastAsia="Cambria" w:hAnsiTheme="minorHAnsi" w:cs="Cambria"/>
            <w:lang w:val="en-US"/>
            <w:rPrChange w:id="1509" w:author="Microsoft Office User" w:date="2023-07-10T07:16:00Z">
              <w:rPr>
                <w:rFonts w:ascii="Cambria" w:eastAsia="Cambria" w:hAnsi="Cambria" w:cs="Cambria"/>
                <w:lang w:val="en-US"/>
              </w:rPr>
            </w:rPrChange>
          </w:rPr>
          <w:t xml:space="preserve">of the entire wood core </w:t>
        </w:r>
      </w:ins>
      <w:r w:rsidRPr="00883F17">
        <w:rPr>
          <w:rFonts w:asciiTheme="minorHAnsi" w:eastAsia="Cambria" w:hAnsiTheme="minorHAnsi" w:cs="Cambria"/>
          <w:rPrChange w:id="1510" w:author="Microsoft Office User" w:date="2023-07-10T07:16:00Z">
            <w:rPr>
              <w:rFonts w:ascii="Cambria" w:eastAsia="Cambria" w:hAnsi="Cambria" w:cs="Cambria"/>
            </w:rPr>
          </w:rPrChange>
        </w:rPr>
        <w:t xml:space="preserve">between </w:t>
      </w:r>
      <w:r w:rsidRPr="00883F17">
        <w:rPr>
          <w:rFonts w:asciiTheme="minorHAnsi" w:hAnsiTheme="minorHAnsi"/>
          <w:rPrChange w:id="1511" w:author="Microsoft Office User" w:date="2023-07-10T07:16:00Z">
            <w:rPr/>
          </w:rPrChange>
        </w:rPr>
        <w:t>sampling</w:t>
      </w:r>
      <w:r w:rsidRPr="00883F17">
        <w:rPr>
          <w:rFonts w:asciiTheme="minorHAnsi" w:eastAsia="Cambria" w:hAnsiTheme="minorHAnsi" w:cs="Cambria"/>
          <w:rPrChange w:id="1512" w:author="Microsoft Office User" w:date="2023-07-10T07:16:00Z">
            <w:rPr>
              <w:rFonts w:ascii="Cambria" w:eastAsia="Cambria" w:hAnsi="Cambria" w:cs="Cambria"/>
            </w:rPr>
          </w:rPrChange>
        </w:rPr>
        <w:t xml:space="preserve"> dates for semi-deciduous species </w:t>
      </w:r>
      <w:r w:rsidRPr="00883F17">
        <w:rPr>
          <w:rFonts w:asciiTheme="minorHAnsi" w:eastAsia="Cambria" w:hAnsiTheme="minorHAnsi" w:cs="Cambria"/>
          <w:i/>
          <w:rPrChange w:id="1513" w:author="Microsoft Office User" w:date="2023-07-10T07:16:00Z">
            <w:rPr>
              <w:rFonts w:ascii="Cambria" w:eastAsia="Cambria" w:hAnsi="Cambria" w:cs="Cambria"/>
              <w:i/>
            </w:rPr>
          </w:rPrChange>
        </w:rPr>
        <w:t>D. microcarpa</w:t>
      </w:r>
      <w:r w:rsidRPr="00883F17">
        <w:rPr>
          <w:rFonts w:asciiTheme="minorHAnsi" w:eastAsia="Cambria" w:hAnsiTheme="minorHAnsi" w:cs="Cambria"/>
          <w:rPrChange w:id="1514" w:author="Microsoft Office User" w:date="2023-07-10T07:16:00Z">
            <w:rPr>
              <w:rFonts w:ascii="Cambria" w:eastAsia="Cambria" w:hAnsi="Cambria" w:cs="Cambria"/>
            </w:rPr>
          </w:rPrChange>
        </w:rPr>
        <w:t xml:space="preserve"> </w:t>
      </w:r>
      <w:ins w:id="1515" w:author="Microsoft Office User" w:date="2023-05-16T15:14:00Z">
        <w:r w:rsidR="005915BA" w:rsidRPr="00883F17">
          <w:rPr>
            <w:rFonts w:asciiTheme="minorHAnsi" w:eastAsia="Cambria" w:hAnsiTheme="minorHAnsi" w:cs="Cambria"/>
            <w:rPrChange w:id="1516" w:author="Microsoft Office User" w:date="2023-07-10T07:16:00Z">
              <w:rPr>
                <w:rFonts w:ascii="Cambria" w:eastAsia="Cambria" w:hAnsi="Cambria" w:cs="Cambria"/>
              </w:rPr>
            </w:rPrChange>
          </w:rPr>
          <w:t>(</w:t>
        </w:r>
        <w:r w:rsidR="005915BA" w:rsidRPr="00883F17">
          <w:rPr>
            <w:rFonts w:asciiTheme="minorHAnsi" w:eastAsia="Cambria" w:hAnsiTheme="minorHAnsi" w:cs="Cambria"/>
            <w:i/>
            <w:rPrChange w:id="1517" w:author="Microsoft Office User" w:date="2023-07-10T07:16:00Z">
              <w:rPr>
                <w:rFonts w:ascii="Cambria" w:eastAsia="Cambria" w:hAnsi="Cambria" w:cs="Cambria"/>
                <w:i/>
              </w:rPr>
            </w:rPrChange>
          </w:rPr>
          <w:t>p</w:t>
        </w:r>
        <w:r w:rsidR="005915BA" w:rsidRPr="00883F17">
          <w:rPr>
            <w:rFonts w:asciiTheme="minorHAnsi" w:hAnsiTheme="minorHAnsi"/>
            <w:rPrChange w:id="1518" w:author="Microsoft Office User" w:date="2023-07-10T07:16:00Z">
              <w:rPr/>
            </w:rPrChange>
          </w:rPr>
          <w:t>=0.0</w:t>
        </w:r>
      </w:ins>
      <w:ins w:id="1519" w:author="Microsoft Office User" w:date="2023-06-01T17:35:00Z">
        <w:r w:rsidR="009B44A9" w:rsidRPr="00883F17">
          <w:rPr>
            <w:rFonts w:asciiTheme="minorHAnsi" w:hAnsiTheme="minorHAnsi"/>
            <w:lang w:val="en-US"/>
            <w:rPrChange w:id="1520" w:author="Microsoft Office User" w:date="2023-07-10T07:16:00Z">
              <w:rPr>
                <w:lang w:val="en-US"/>
              </w:rPr>
            </w:rPrChange>
          </w:rPr>
          <w:t>1</w:t>
        </w:r>
      </w:ins>
      <w:ins w:id="1521" w:author="Microsoft Office User" w:date="2023-05-16T15:14:00Z">
        <w:r w:rsidR="005915BA" w:rsidRPr="00883F17">
          <w:rPr>
            <w:rFonts w:asciiTheme="minorHAnsi" w:eastAsia="Cambria" w:hAnsiTheme="minorHAnsi" w:cs="Cambria"/>
            <w:rPrChange w:id="1522" w:author="Microsoft Office User" w:date="2023-07-10T07:16:00Z">
              <w:rPr>
                <w:rFonts w:ascii="Cambria" w:eastAsia="Cambria" w:hAnsi="Cambria" w:cs="Cambria"/>
              </w:rPr>
            </w:rPrChange>
          </w:rPr>
          <w:t xml:space="preserve">) </w:t>
        </w:r>
        <w:r w:rsidR="005915BA" w:rsidRPr="00883F17">
          <w:rPr>
            <w:rFonts w:asciiTheme="minorHAnsi" w:eastAsia="Cambria" w:hAnsiTheme="minorHAnsi" w:cs="Cambria"/>
            <w:lang w:val="en-US"/>
            <w:rPrChange w:id="1523"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rPrChange w:id="1524" w:author="Microsoft Office User" w:date="2023-07-10T07:16:00Z">
            <w:rPr>
              <w:rFonts w:ascii="Cambria" w:eastAsia="Cambria" w:hAnsi="Cambria" w:cs="Cambria"/>
            </w:rPr>
          </w:rPrChange>
        </w:rPr>
        <w:t xml:space="preserve">and </w:t>
      </w:r>
      <w:ins w:id="1525" w:author="Microsoft Office User" w:date="2023-07-08T23:38:00Z">
        <w:r w:rsidR="00126047" w:rsidRPr="00883F17">
          <w:rPr>
            <w:rFonts w:asciiTheme="minorHAnsi" w:eastAsia="Cambria" w:hAnsiTheme="minorHAnsi" w:cs="Cambria"/>
            <w:lang w:val="en-US"/>
            <w:rPrChange w:id="1526" w:author="Microsoft Office User" w:date="2023-07-10T07:16:00Z">
              <w:rPr>
                <w:rFonts w:ascii="Cambria" w:eastAsia="Cambria" w:hAnsi="Cambria" w:cs="Cambria"/>
                <w:lang w:val="en-US"/>
              </w:rPr>
            </w:rPrChange>
          </w:rPr>
          <w:t xml:space="preserve">marginally significant for </w:t>
        </w:r>
      </w:ins>
      <w:r w:rsidRPr="00883F17">
        <w:rPr>
          <w:rFonts w:asciiTheme="minorHAnsi" w:eastAsia="Cambria" w:hAnsiTheme="minorHAnsi" w:cs="Cambria"/>
          <w:i/>
          <w:rPrChange w:id="1527" w:author="Microsoft Office User" w:date="2023-07-10T07:16:00Z">
            <w:rPr>
              <w:rFonts w:ascii="Cambria" w:eastAsia="Cambria" w:hAnsi="Cambria" w:cs="Cambria"/>
              <w:i/>
            </w:rPr>
          </w:rPrChange>
        </w:rPr>
        <w:t>S. guianensis</w:t>
      </w:r>
      <w:ins w:id="1528" w:author="Microsoft Office User" w:date="2023-05-16T15:14:00Z">
        <w:r w:rsidR="005915BA" w:rsidRPr="00883F17">
          <w:rPr>
            <w:rFonts w:asciiTheme="minorHAnsi" w:eastAsia="Cambria" w:hAnsiTheme="minorHAnsi" w:cs="Cambria"/>
            <w:i/>
            <w:lang w:val="en-US"/>
            <w:rPrChange w:id="1529" w:author="Microsoft Office User" w:date="2023-07-10T07:16:00Z">
              <w:rPr>
                <w:rFonts w:ascii="Cambria" w:eastAsia="Cambria" w:hAnsi="Cambria" w:cs="Cambria"/>
                <w:i/>
                <w:lang w:val="en-US"/>
              </w:rPr>
            </w:rPrChange>
          </w:rPr>
          <w:t xml:space="preserve"> </w:t>
        </w:r>
        <w:r w:rsidR="005915BA" w:rsidRPr="00883F17">
          <w:rPr>
            <w:rFonts w:asciiTheme="minorHAnsi" w:eastAsia="Cambria" w:hAnsiTheme="minorHAnsi" w:cs="Cambria"/>
            <w:rPrChange w:id="1530" w:author="Microsoft Office User" w:date="2023-07-10T07:16:00Z">
              <w:rPr>
                <w:rFonts w:ascii="Cambria" w:eastAsia="Cambria" w:hAnsi="Cambria" w:cs="Cambria"/>
              </w:rPr>
            </w:rPrChange>
          </w:rPr>
          <w:t>(</w:t>
        </w:r>
        <w:r w:rsidR="005915BA" w:rsidRPr="00883F17">
          <w:rPr>
            <w:rFonts w:asciiTheme="minorHAnsi" w:eastAsia="Cambria" w:hAnsiTheme="minorHAnsi" w:cs="Cambria"/>
            <w:i/>
            <w:rPrChange w:id="1531" w:author="Microsoft Office User" w:date="2023-07-10T07:16:00Z">
              <w:rPr>
                <w:rFonts w:ascii="Cambria" w:eastAsia="Cambria" w:hAnsi="Cambria" w:cs="Cambria"/>
                <w:i/>
              </w:rPr>
            </w:rPrChange>
          </w:rPr>
          <w:t>p</w:t>
        </w:r>
        <w:r w:rsidR="005915BA" w:rsidRPr="00883F17">
          <w:rPr>
            <w:rFonts w:asciiTheme="minorHAnsi" w:eastAsia="Cambria" w:hAnsiTheme="minorHAnsi" w:cs="Cambria"/>
            <w:rPrChange w:id="1532" w:author="Microsoft Office User" w:date="2023-07-10T07:16:00Z">
              <w:rPr>
                <w:rFonts w:ascii="Cambria" w:eastAsia="Cambria" w:hAnsi="Cambria" w:cs="Cambria"/>
              </w:rPr>
            </w:rPrChange>
          </w:rPr>
          <w:t xml:space="preserve"> = 0.059</w:t>
        </w:r>
        <w:r w:rsidR="005915BA" w:rsidRPr="00883F17">
          <w:rPr>
            <w:rFonts w:asciiTheme="minorHAnsi" w:hAnsiTheme="minorHAnsi"/>
            <w:rPrChange w:id="1533" w:author="Microsoft Office User" w:date="2023-07-10T07:16:00Z">
              <w:rPr/>
            </w:rPrChange>
          </w:rPr>
          <w:t xml:space="preserve">, Fig. </w:t>
        </w:r>
      </w:ins>
      <w:ins w:id="1534" w:author="Microsoft Office User" w:date="2023-06-20T18:39:00Z">
        <w:r w:rsidR="00BC6713" w:rsidRPr="00883F17">
          <w:rPr>
            <w:rFonts w:asciiTheme="minorHAnsi" w:hAnsiTheme="minorHAnsi"/>
            <w:lang w:val="en-US"/>
            <w:rPrChange w:id="1535" w:author="Microsoft Office User" w:date="2023-07-10T07:16:00Z">
              <w:rPr>
                <w:lang w:val="en-US"/>
              </w:rPr>
            </w:rPrChange>
          </w:rPr>
          <w:t>4</w:t>
        </w:r>
      </w:ins>
      <w:ins w:id="1536" w:author="Microsoft Office User" w:date="2023-05-16T15:14:00Z">
        <w:r w:rsidR="005915BA" w:rsidRPr="00883F17">
          <w:rPr>
            <w:rFonts w:asciiTheme="minorHAnsi" w:eastAsia="Cambria" w:hAnsiTheme="minorHAnsi" w:cs="Cambria"/>
            <w:rPrChange w:id="1537" w:author="Microsoft Office User" w:date="2023-07-10T07:16:00Z">
              <w:rPr>
                <w:rFonts w:ascii="Cambria" w:eastAsia="Cambria" w:hAnsi="Cambria" w:cs="Cambria"/>
              </w:rPr>
            </w:rPrChange>
          </w:rPr>
          <w:t>)</w:t>
        </w:r>
      </w:ins>
      <w:r w:rsidRPr="00883F17">
        <w:rPr>
          <w:rFonts w:asciiTheme="minorHAnsi" w:eastAsia="Cambria" w:hAnsiTheme="minorHAnsi" w:cs="Cambria"/>
          <w:rPrChange w:id="1538" w:author="Microsoft Office User" w:date="2023-07-10T07:16:00Z">
            <w:rPr>
              <w:rFonts w:ascii="Cambria" w:eastAsia="Cambria" w:hAnsi="Cambria" w:cs="Cambria"/>
            </w:rPr>
          </w:rPrChange>
        </w:rPr>
        <w:t xml:space="preserve">, while the evergreen species </w:t>
      </w:r>
      <w:r w:rsidRPr="00883F17">
        <w:rPr>
          <w:rFonts w:asciiTheme="minorHAnsi" w:eastAsia="Cambria" w:hAnsiTheme="minorHAnsi" w:cs="Cambria"/>
          <w:i/>
          <w:rPrChange w:id="1539" w:author="Microsoft Office User" w:date="2023-07-10T07:16:00Z">
            <w:rPr>
              <w:rFonts w:ascii="Cambria" w:eastAsia="Cambria" w:hAnsi="Cambria" w:cs="Cambria"/>
              <w:i/>
            </w:rPr>
          </w:rPrChange>
        </w:rPr>
        <w:t>O. leucoxylon</w:t>
      </w:r>
      <w:r w:rsidRPr="00883F17">
        <w:rPr>
          <w:rFonts w:asciiTheme="minorHAnsi" w:eastAsia="Cambria" w:hAnsiTheme="minorHAnsi" w:cs="Cambria"/>
          <w:rPrChange w:id="1540" w:author="Microsoft Office User" w:date="2023-07-10T07:16:00Z">
            <w:rPr>
              <w:rFonts w:ascii="Cambria" w:eastAsia="Cambria" w:hAnsi="Cambria" w:cs="Cambria"/>
            </w:rPr>
          </w:rPrChange>
        </w:rPr>
        <w:t xml:space="preserve"> did not show significant changes in starch mass in the stem wood during 2019</w:t>
      </w:r>
      <w:ins w:id="1541" w:author="Microsoft Office User" w:date="2023-07-08T23:39:00Z">
        <w:r w:rsidR="00126047" w:rsidRPr="00883F17">
          <w:rPr>
            <w:rFonts w:asciiTheme="minorHAnsi" w:eastAsia="Cambria" w:hAnsiTheme="minorHAnsi" w:cs="Cambria"/>
            <w:lang w:val="en-US"/>
            <w:rPrChange w:id="1542" w:author="Microsoft Office User" w:date="2023-07-10T07:16:00Z">
              <w:rPr>
                <w:rFonts w:ascii="Cambria" w:eastAsia="Cambria" w:hAnsi="Cambria" w:cs="Cambria"/>
                <w:lang w:val="en-US"/>
              </w:rPr>
            </w:rPrChange>
          </w:rPr>
          <w:t xml:space="preserve"> </w:t>
        </w:r>
        <w:r w:rsidR="00126047" w:rsidRPr="00883F17">
          <w:rPr>
            <w:rFonts w:asciiTheme="minorHAnsi" w:eastAsia="Cambria" w:hAnsiTheme="minorHAnsi" w:cs="Cambria"/>
            <w:lang w:val="en-US"/>
            <w:rPrChange w:id="1543" w:author="Microsoft Office User" w:date="2023-07-10T07:16:00Z">
              <w:rPr>
                <w:rFonts w:ascii="Cambria" w:eastAsia="Cambria" w:hAnsi="Cambria" w:cs="Cambria"/>
                <w:lang w:val="en-US"/>
              </w:rPr>
            </w:rPrChange>
          </w:rPr>
          <w:t>(p&gt;0.1)</w:t>
        </w:r>
      </w:ins>
      <w:r w:rsidRPr="00883F17">
        <w:rPr>
          <w:rFonts w:asciiTheme="minorHAnsi" w:eastAsia="Cambria" w:hAnsiTheme="minorHAnsi" w:cs="Cambria"/>
          <w:rPrChange w:id="1544" w:author="Microsoft Office User" w:date="2023-07-10T07:16:00Z">
            <w:rPr>
              <w:rFonts w:ascii="Cambria" w:eastAsia="Cambria" w:hAnsi="Cambria" w:cs="Cambria"/>
            </w:rPr>
          </w:rPrChange>
        </w:rPr>
        <w:t xml:space="preserve">. </w:t>
      </w:r>
      <w:ins w:id="1545" w:author="Microsoft Office User" w:date="2023-06-20T17:25:00Z">
        <w:r w:rsidR="00BC6713" w:rsidRPr="00883F17">
          <w:rPr>
            <w:rFonts w:asciiTheme="minorHAnsi" w:eastAsia="Cambria" w:hAnsiTheme="minorHAnsi" w:cs="Cambria"/>
            <w:lang w:val="en-US"/>
            <w:rPrChange w:id="1546" w:author="Microsoft Office User" w:date="2023-07-10T07:16:00Z">
              <w:rPr>
                <w:rFonts w:ascii="Cambria" w:eastAsia="Cambria" w:hAnsi="Cambria" w:cs="Cambria"/>
                <w:lang w:val="en-US"/>
              </w:rPr>
            </w:rPrChange>
          </w:rPr>
          <w:t>Nevertheless</w:t>
        </w:r>
      </w:ins>
      <w:ins w:id="1547" w:author="Microsoft Office User" w:date="2023-06-20T17:28:00Z">
        <w:r w:rsidR="00BC6713" w:rsidRPr="00883F17">
          <w:rPr>
            <w:rFonts w:asciiTheme="minorHAnsi" w:eastAsia="Cambria" w:hAnsiTheme="minorHAnsi" w:cs="Cambria"/>
            <w:lang w:val="en-US"/>
            <w:rPrChange w:id="1548" w:author="Microsoft Office User" w:date="2023-07-10T07:16:00Z">
              <w:rPr>
                <w:rFonts w:ascii="Cambria" w:eastAsia="Cambria" w:hAnsi="Cambria" w:cs="Cambria"/>
                <w:lang w:val="en-US"/>
              </w:rPr>
            </w:rPrChange>
          </w:rPr>
          <w:t>,</w:t>
        </w:r>
      </w:ins>
      <w:ins w:id="1549" w:author="Microsoft Office User" w:date="2023-06-20T17:25:00Z">
        <w:r w:rsidR="00BC6713" w:rsidRPr="00883F17">
          <w:rPr>
            <w:rFonts w:asciiTheme="minorHAnsi" w:eastAsia="Cambria" w:hAnsiTheme="minorHAnsi" w:cs="Cambria"/>
            <w:lang w:val="en-US"/>
            <w:rPrChange w:id="1550" w:author="Microsoft Office User" w:date="2023-07-10T07:16:00Z">
              <w:rPr>
                <w:rFonts w:ascii="Cambria" w:eastAsia="Cambria" w:hAnsi="Cambria" w:cs="Cambria"/>
                <w:lang w:val="en-US"/>
              </w:rPr>
            </w:rPrChange>
          </w:rPr>
          <w:t xml:space="preserve"> </w:t>
        </w:r>
      </w:ins>
      <w:ins w:id="1551" w:author="Microsoft Office User" w:date="2023-07-08T23:40:00Z">
        <w:r w:rsidR="00126047" w:rsidRPr="00883F17">
          <w:rPr>
            <w:rFonts w:asciiTheme="minorHAnsi" w:eastAsia="Cambria" w:hAnsiTheme="minorHAnsi" w:cs="Cambria"/>
            <w:lang w:val="en-US"/>
            <w:rPrChange w:id="1552" w:author="Microsoft Office User" w:date="2023-07-10T07:16:00Z">
              <w:rPr>
                <w:rFonts w:ascii="Cambria" w:eastAsia="Cambria" w:hAnsi="Cambria" w:cs="Cambria"/>
                <w:lang w:val="en-US"/>
              </w:rPr>
            </w:rPrChange>
          </w:rPr>
          <w:t xml:space="preserve">seasonality </w:t>
        </w:r>
      </w:ins>
      <w:ins w:id="1553" w:author="Microsoft Office User" w:date="2023-07-08T23:41:00Z">
        <w:r w:rsidR="00126047" w:rsidRPr="00883F17">
          <w:rPr>
            <w:rFonts w:asciiTheme="minorHAnsi" w:eastAsia="Cambria" w:hAnsiTheme="minorHAnsi" w:cs="Cambria"/>
            <w:lang w:val="en-US"/>
            <w:rPrChange w:id="1554" w:author="Microsoft Office User" w:date="2023-07-10T07:16:00Z">
              <w:rPr>
                <w:rFonts w:ascii="Cambria" w:eastAsia="Cambria" w:hAnsi="Cambria" w:cs="Cambria"/>
                <w:lang w:val="en-US"/>
              </w:rPr>
            </w:rPrChange>
          </w:rPr>
          <w:t>of starch mass changed at each wood depth</w:t>
        </w:r>
      </w:ins>
      <w:ins w:id="1555" w:author="Microsoft Office User" w:date="2023-07-08T23:44:00Z">
        <w:r w:rsidR="00126047" w:rsidRPr="00883F17">
          <w:rPr>
            <w:rFonts w:asciiTheme="minorHAnsi" w:eastAsia="Cambria" w:hAnsiTheme="minorHAnsi" w:cs="Cambria"/>
            <w:lang w:val="en-US"/>
            <w:rPrChange w:id="1556" w:author="Microsoft Office User" w:date="2023-07-10T07:16:00Z">
              <w:rPr>
                <w:rFonts w:ascii="Cambria" w:eastAsia="Cambria" w:hAnsi="Cambria" w:cs="Cambria"/>
                <w:lang w:val="en-US"/>
              </w:rPr>
            </w:rPrChange>
          </w:rPr>
          <w:t xml:space="preserve"> (Fig. 3)</w:t>
        </w:r>
      </w:ins>
      <w:ins w:id="1557" w:author="Microsoft Office User" w:date="2023-07-08T23:41:00Z">
        <w:r w:rsidR="00126047" w:rsidRPr="00883F17">
          <w:rPr>
            <w:rFonts w:asciiTheme="minorHAnsi" w:eastAsia="Cambria" w:hAnsiTheme="minorHAnsi" w:cs="Cambria"/>
            <w:lang w:val="en-US"/>
            <w:rPrChange w:id="1558" w:author="Microsoft Office User" w:date="2023-07-10T07:16:00Z">
              <w:rPr>
                <w:rFonts w:ascii="Cambria" w:eastAsia="Cambria" w:hAnsi="Cambria" w:cs="Cambria"/>
                <w:lang w:val="en-US"/>
              </w:rPr>
            </w:rPrChange>
          </w:rPr>
          <w:t xml:space="preserve">. For </w:t>
        </w:r>
      </w:ins>
      <w:ins w:id="1559" w:author="Microsoft Office User" w:date="2023-07-08T23:44:00Z">
        <w:r w:rsidR="00126047" w:rsidRPr="00883F17">
          <w:rPr>
            <w:rFonts w:asciiTheme="minorHAnsi" w:eastAsia="Cambria" w:hAnsiTheme="minorHAnsi" w:cs="Cambria"/>
            <w:lang w:val="en-US"/>
            <w:rPrChange w:id="1560" w:author="Microsoft Office User" w:date="2023-07-10T07:16:00Z">
              <w:rPr>
                <w:rFonts w:ascii="Cambria" w:eastAsia="Cambria" w:hAnsi="Cambria" w:cs="Cambria"/>
                <w:lang w:val="en-US"/>
              </w:rPr>
            </w:rPrChange>
          </w:rPr>
          <w:t xml:space="preserve">instance, </w:t>
        </w:r>
        <w:r w:rsidR="00126047" w:rsidRPr="00883F17">
          <w:rPr>
            <w:rFonts w:asciiTheme="minorHAnsi" w:eastAsia="Cambria" w:hAnsiTheme="minorHAnsi" w:cs="Cambria"/>
            <w:i/>
            <w:iCs/>
            <w:lang w:val="en-US"/>
            <w:rPrChange w:id="1561" w:author="Microsoft Office User" w:date="2023-07-10T07:16:00Z">
              <w:rPr>
                <w:rFonts w:ascii="Cambria" w:eastAsia="Cambria" w:hAnsi="Cambria" w:cs="Cambria"/>
                <w:lang w:val="en-US"/>
              </w:rPr>
            </w:rPrChange>
          </w:rPr>
          <w:t>D.</w:t>
        </w:r>
      </w:ins>
      <w:ins w:id="1562" w:author="Microsoft Office User" w:date="2023-06-20T17:26:00Z">
        <w:r w:rsidR="00BC6713" w:rsidRPr="00883F17">
          <w:rPr>
            <w:rFonts w:asciiTheme="minorHAnsi" w:eastAsia="Cambria" w:hAnsiTheme="minorHAnsi" w:cs="Cambria"/>
            <w:i/>
            <w:iCs/>
            <w:lang w:val="en-US"/>
            <w:rPrChange w:id="1563" w:author="Microsoft Office User" w:date="2023-07-10T07:16:00Z">
              <w:rPr>
                <w:rFonts w:ascii="Cambria" w:eastAsia="Cambria" w:hAnsi="Cambria" w:cs="Cambria"/>
                <w:lang w:val="en-US"/>
              </w:rPr>
            </w:rPrChange>
          </w:rPr>
          <w:t xml:space="preserve"> m</w:t>
        </w:r>
      </w:ins>
      <w:ins w:id="1564" w:author="Microsoft Office User" w:date="2023-07-08T23:39:00Z">
        <w:r w:rsidR="00126047" w:rsidRPr="00883F17">
          <w:rPr>
            <w:rFonts w:asciiTheme="minorHAnsi" w:eastAsia="Cambria" w:hAnsiTheme="minorHAnsi" w:cs="Cambria"/>
            <w:i/>
            <w:iCs/>
            <w:lang w:val="en-US"/>
            <w:rPrChange w:id="1565" w:author="Microsoft Office User" w:date="2023-07-10T07:16:00Z">
              <w:rPr>
                <w:rFonts w:ascii="Cambria" w:eastAsia="Cambria" w:hAnsi="Cambria" w:cs="Cambria"/>
                <w:lang w:val="en-US"/>
              </w:rPr>
            </w:rPrChange>
          </w:rPr>
          <w:t>i</w:t>
        </w:r>
      </w:ins>
      <w:ins w:id="1566" w:author="Microsoft Office User" w:date="2023-06-20T17:26:00Z">
        <w:r w:rsidR="00BC6713" w:rsidRPr="00883F17">
          <w:rPr>
            <w:rFonts w:asciiTheme="minorHAnsi" w:eastAsia="Cambria" w:hAnsiTheme="minorHAnsi" w:cs="Cambria"/>
            <w:i/>
            <w:iCs/>
            <w:lang w:val="en-US"/>
            <w:rPrChange w:id="1567" w:author="Microsoft Office User" w:date="2023-07-10T07:16:00Z">
              <w:rPr>
                <w:rFonts w:ascii="Cambria" w:eastAsia="Cambria" w:hAnsi="Cambria" w:cs="Cambria"/>
                <w:lang w:val="en-US"/>
              </w:rPr>
            </w:rPrChange>
          </w:rPr>
          <w:t>crocarpa</w:t>
        </w:r>
        <w:r w:rsidR="00BC6713" w:rsidRPr="00883F17">
          <w:rPr>
            <w:rFonts w:asciiTheme="minorHAnsi" w:eastAsia="Cambria" w:hAnsiTheme="minorHAnsi" w:cs="Cambria"/>
            <w:lang w:val="en-US"/>
            <w:rPrChange w:id="1568" w:author="Microsoft Office User" w:date="2023-07-10T07:16:00Z">
              <w:rPr>
                <w:rFonts w:ascii="Cambria" w:eastAsia="Cambria" w:hAnsi="Cambria" w:cs="Cambria"/>
                <w:lang w:val="en-US"/>
              </w:rPr>
            </w:rPrChange>
          </w:rPr>
          <w:t xml:space="preserve"> </w:t>
        </w:r>
      </w:ins>
      <w:ins w:id="1569" w:author="Microsoft Office User" w:date="2023-06-20T17:27:00Z">
        <w:r w:rsidR="00BC6713" w:rsidRPr="00883F17">
          <w:rPr>
            <w:rFonts w:asciiTheme="minorHAnsi" w:eastAsia="Cambria" w:hAnsiTheme="minorHAnsi" w:cs="Cambria"/>
            <w:lang w:val="en-US"/>
            <w:rPrChange w:id="1570" w:author="Microsoft Office User" w:date="2023-07-10T07:16:00Z">
              <w:rPr>
                <w:rFonts w:ascii="Cambria" w:eastAsia="Cambria" w:hAnsi="Cambria" w:cs="Cambria"/>
                <w:lang w:val="en-US"/>
              </w:rPr>
            </w:rPrChange>
          </w:rPr>
          <w:lastRenderedPageBreak/>
          <w:t xml:space="preserve">and </w:t>
        </w:r>
        <w:r w:rsidR="00BC6713" w:rsidRPr="00883F17">
          <w:rPr>
            <w:rFonts w:asciiTheme="minorHAnsi" w:eastAsia="Cambria" w:hAnsiTheme="minorHAnsi" w:cs="Cambria"/>
            <w:i/>
            <w:iCs/>
            <w:lang w:val="en-US"/>
            <w:rPrChange w:id="1571" w:author="Microsoft Office User" w:date="2023-07-10T07:16:00Z">
              <w:rPr>
                <w:rFonts w:ascii="Cambria" w:eastAsia="Cambria" w:hAnsi="Cambria" w:cs="Cambria"/>
                <w:lang w:val="en-US"/>
              </w:rPr>
            </w:rPrChange>
          </w:rPr>
          <w:t>O. leucoxylon</w:t>
        </w:r>
      </w:ins>
      <w:ins w:id="1572" w:author="Microsoft Office User" w:date="2023-07-08T23:41:00Z">
        <w:r w:rsidR="00126047" w:rsidRPr="00883F17">
          <w:rPr>
            <w:rFonts w:asciiTheme="minorHAnsi" w:eastAsia="Cambria" w:hAnsiTheme="minorHAnsi" w:cs="Cambria"/>
            <w:lang w:val="en-US"/>
            <w:rPrChange w:id="1573" w:author="Microsoft Office User" w:date="2023-07-10T07:16:00Z">
              <w:rPr>
                <w:rFonts w:ascii="Cambria" w:eastAsia="Cambria" w:hAnsi="Cambria" w:cs="Cambria"/>
                <w:lang w:val="en-US"/>
              </w:rPr>
            </w:rPrChange>
          </w:rPr>
          <w:t xml:space="preserve"> showed the largest</w:t>
        </w:r>
      </w:ins>
      <w:ins w:id="1574" w:author="Microsoft Office User" w:date="2023-06-20T17:26:00Z">
        <w:r w:rsidR="00BC6713" w:rsidRPr="00883F17">
          <w:rPr>
            <w:rFonts w:asciiTheme="minorHAnsi" w:eastAsia="Cambria" w:hAnsiTheme="minorHAnsi" w:cs="Cambria"/>
            <w:lang w:val="en-US"/>
            <w:rPrChange w:id="1575" w:author="Microsoft Office User" w:date="2023-07-10T07:16:00Z">
              <w:rPr>
                <w:rFonts w:ascii="Cambria" w:eastAsia="Cambria" w:hAnsi="Cambria" w:cs="Cambria"/>
                <w:lang w:val="en-US"/>
              </w:rPr>
            </w:rPrChange>
          </w:rPr>
          <w:t xml:space="preserve"> change in starch mass in the first </w:t>
        </w:r>
      </w:ins>
      <w:ins w:id="1576" w:author="Microsoft Office User" w:date="2023-06-20T17:27:00Z">
        <w:r w:rsidR="00BC6713" w:rsidRPr="00883F17">
          <w:rPr>
            <w:rFonts w:asciiTheme="minorHAnsi" w:eastAsia="Cambria" w:hAnsiTheme="minorHAnsi" w:cs="Cambria"/>
            <w:lang w:val="en-US"/>
            <w:rPrChange w:id="1577" w:author="Microsoft Office User" w:date="2023-07-10T07:16:00Z">
              <w:rPr>
                <w:rFonts w:ascii="Cambria" w:eastAsia="Cambria" w:hAnsi="Cambria" w:cs="Cambria"/>
                <w:lang w:val="en-US"/>
              </w:rPr>
            </w:rPrChange>
          </w:rPr>
          <w:t>2</w:t>
        </w:r>
      </w:ins>
      <w:ins w:id="1578" w:author="Microsoft Office User" w:date="2023-06-20T17:28:00Z">
        <w:r w:rsidR="00BC6713" w:rsidRPr="00883F17">
          <w:rPr>
            <w:rFonts w:asciiTheme="minorHAnsi" w:eastAsia="Cambria" w:hAnsiTheme="minorHAnsi" w:cs="Cambria"/>
            <w:lang w:val="en-US"/>
            <w:rPrChange w:id="1579" w:author="Microsoft Office User" w:date="2023-07-10T07:16:00Z">
              <w:rPr>
                <w:rFonts w:ascii="Cambria" w:eastAsia="Cambria" w:hAnsi="Cambria" w:cs="Cambria"/>
                <w:lang w:val="en-US"/>
              </w:rPr>
            </w:rPrChange>
          </w:rPr>
          <w:t>0mm</w:t>
        </w:r>
      </w:ins>
      <w:ins w:id="1580" w:author="Microsoft Office User" w:date="2023-06-20T17:27:00Z">
        <w:r w:rsidR="00BC6713" w:rsidRPr="00883F17">
          <w:rPr>
            <w:rFonts w:asciiTheme="minorHAnsi" w:eastAsia="Cambria" w:hAnsiTheme="minorHAnsi" w:cs="Cambria"/>
            <w:lang w:val="en-US"/>
            <w:rPrChange w:id="1581" w:author="Microsoft Office User" w:date="2023-07-10T07:16:00Z">
              <w:rPr>
                <w:rFonts w:ascii="Cambria" w:eastAsia="Cambria" w:hAnsi="Cambria" w:cs="Cambria"/>
                <w:lang w:val="en-US"/>
              </w:rPr>
            </w:rPrChange>
          </w:rPr>
          <w:t xml:space="preserve"> of wood depth from bark to pith, while </w:t>
        </w:r>
        <w:r w:rsidR="00BC6713" w:rsidRPr="00883F17">
          <w:rPr>
            <w:rFonts w:asciiTheme="minorHAnsi" w:eastAsia="Cambria" w:hAnsiTheme="minorHAnsi" w:cs="Cambria"/>
            <w:i/>
            <w:iCs/>
            <w:lang w:val="en-US"/>
            <w:rPrChange w:id="1582" w:author="Microsoft Office User" w:date="2023-07-10T07:16:00Z">
              <w:rPr>
                <w:rFonts w:ascii="Cambria" w:eastAsia="Cambria" w:hAnsi="Cambria" w:cs="Cambria"/>
                <w:lang w:val="en-US"/>
              </w:rPr>
            </w:rPrChange>
          </w:rPr>
          <w:t>S. guianen</w:t>
        </w:r>
      </w:ins>
      <w:ins w:id="1583" w:author="Microsoft Office User" w:date="2023-07-08T23:42:00Z">
        <w:r w:rsidR="00126047" w:rsidRPr="00883F17">
          <w:rPr>
            <w:rFonts w:asciiTheme="minorHAnsi" w:eastAsia="Cambria" w:hAnsiTheme="minorHAnsi" w:cs="Cambria"/>
            <w:i/>
            <w:iCs/>
            <w:lang w:val="en-US"/>
            <w:rPrChange w:id="1584" w:author="Microsoft Office User" w:date="2023-07-10T07:16:00Z">
              <w:rPr>
                <w:rFonts w:ascii="Cambria" w:eastAsia="Cambria" w:hAnsi="Cambria" w:cs="Cambria"/>
                <w:lang w:val="en-US"/>
              </w:rPr>
            </w:rPrChange>
          </w:rPr>
          <w:t>s</w:t>
        </w:r>
      </w:ins>
      <w:ins w:id="1585" w:author="Microsoft Office User" w:date="2023-06-20T17:27:00Z">
        <w:r w:rsidR="00BC6713" w:rsidRPr="00883F17">
          <w:rPr>
            <w:rFonts w:asciiTheme="minorHAnsi" w:eastAsia="Cambria" w:hAnsiTheme="minorHAnsi" w:cs="Cambria"/>
            <w:i/>
            <w:iCs/>
            <w:lang w:val="en-US"/>
            <w:rPrChange w:id="1586" w:author="Microsoft Office User" w:date="2023-07-10T07:16:00Z">
              <w:rPr>
                <w:rFonts w:ascii="Cambria" w:eastAsia="Cambria" w:hAnsi="Cambria" w:cs="Cambria"/>
                <w:lang w:val="en-US"/>
              </w:rPr>
            </w:rPrChange>
          </w:rPr>
          <w:t>is</w:t>
        </w:r>
        <w:r w:rsidR="00BC6713" w:rsidRPr="00883F17">
          <w:rPr>
            <w:rFonts w:asciiTheme="minorHAnsi" w:eastAsia="Cambria" w:hAnsiTheme="minorHAnsi" w:cs="Cambria"/>
            <w:lang w:val="en-US"/>
            <w:rPrChange w:id="1587" w:author="Microsoft Office User" w:date="2023-07-10T07:16:00Z">
              <w:rPr>
                <w:rFonts w:ascii="Cambria" w:eastAsia="Cambria" w:hAnsi="Cambria" w:cs="Cambria"/>
                <w:lang w:val="en-US"/>
              </w:rPr>
            </w:rPrChange>
          </w:rPr>
          <w:t xml:space="preserve"> showed</w:t>
        </w:r>
      </w:ins>
      <w:ins w:id="1588" w:author="Microsoft Office User" w:date="2023-07-08T23:42:00Z">
        <w:r w:rsidR="00126047" w:rsidRPr="00883F17">
          <w:rPr>
            <w:rFonts w:asciiTheme="minorHAnsi" w:eastAsia="Cambria" w:hAnsiTheme="minorHAnsi" w:cs="Cambria"/>
            <w:lang w:val="en-US"/>
            <w:rPrChange w:id="1589" w:author="Microsoft Office User" w:date="2023-07-10T07:16:00Z">
              <w:rPr>
                <w:rFonts w:ascii="Cambria" w:eastAsia="Cambria" w:hAnsi="Cambria" w:cs="Cambria"/>
                <w:lang w:val="en-US"/>
              </w:rPr>
            </w:rPrChange>
          </w:rPr>
          <w:t xml:space="preserve"> the</w:t>
        </w:r>
      </w:ins>
      <w:ins w:id="1590" w:author="Microsoft Office User" w:date="2023-06-20T17:27:00Z">
        <w:r w:rsidR="00BC6713" w:rsidRPr="00883F17">
          <w:rPr>
            <w:rFonts w:asciiTheme="minorHAnsi" w:eastAsia="Cambria" w:hAnsiTheme="minorHAnsi" w:cs="Cambria"/>
            <w:lang w:val="en-US"/>
            <w:rPrChange w:id="1591" w:author="Microsoft Office User" w:date="2023-07-10T07:16:00Z">
              <w:rPr>
                <w:rFonts w:ascii="Cambria" w:eastAsia="Cambria" w:hAnsi="Cambria" w:cs="Cambria"/>
                <w:lang w:val="en-US"/>
              </w:rPr>
            </w:rPrChange>
          </w:rPr>
          <w:t xml:space="preserve"> large</w:t>
        </w:r>
      </w:ins>
      <w:ins w:id="1592" w:author="Microsoft Office User" w:date="2023-07-08T23:42:00Z">
        <w:r w:rsidR="00126047" w:rsidRPr="00883F17">
          <w:rPr>
            <w:rFonts w:asciiTheme="minorHAnsi" w:eastAsia="Cambria" w:hAnsiTheme="minorHAnsi" w:cs="Cambria"/>
            <w:lang w:val="en-US"/>
            <w:rPrChange w:id="1593" w:author="Microsoft Office User" w:date="2023-07-10T07:16:00Z">
              <w:rPr>
                <w:rFonts w:ascii="Cambria" w:eastAsia="Cambria" w:hAnsi="Cambria" w:cs="Cambria"/>
                <w:lang w:val="en-US"/>
              </w:rPr>
            </w:rPrChange>
          </w:rPr>
          <w:t>st</w:t>
        </w:r>
      </w:ins>
      <w:ins w:id="1594" w:author="Microsoft Office User" w:date="2023-06-20T17:27:00Z">
        <w:r w:rsidR="00BC6713" w:rsidRPr="00883F17">
          <w:rPr>
            <w:rFonts w:asciiTheme="minorHAnsi" w:eastAsia="Cambria" w:hAnsiTheme="minorHAnsi" w:cs="Cambria"/>
            <w:lang w:val="en-US"/>
            <w:rPrChange w:id="1595" w:author="Microsoft Office User" w:date="2023-07-10T07:16:00Z">
              <w:rPr>
                <w:rFonts w:ascii="Cambria" w:eastAsia="Cambria" w:hAnsi="Cambria" w:cs="Cambria"/>
                <w:lang w:val="en-US"/>
              </w:rPr>
            </w:rPrChange>
          </w:rPr>
          <w:t xml:space="preserve"> changes in starch mass</w:t>
        </w:r>
      </w:ins>
      <w:ins w:id="1596" w:author="Microsoft Office User" w:date="2023-07-08T23:42:00Z">
        <w:r w:rsidR="00126047" w:rsidRPr="00883F17">
          <w:rPr>
            <w:rFonts w:asciiTheme="minorHAnsi" w:eastAsia="Cambria" w:hAnsiTheme="minorHAnsi" w:cs="Cambria"/>
            <w:lang w:val="en-US"/>
            <w:rPrChange w:id="1597" w:author="Microsoft Office User" w:date="2023-07-10T07:16:00Z">
              <w:rPr>
                <w:rFonts w:ascii="Cambria" w:eastAsia="Cambria" w:hAnsi="Cambria" w:cs="Cambria"/>
                <w:lang w:val="en-US"/>
              </w:rPr>
            </w:rPrChange>
          </w:rPr>
          <w:t xml:space="preserve"> at around 80mm</w:t>
        </w:r>
      </w:ins>
      <w:ins w:id="1598" w:author="Microsoft Office User" w:date="2023-06-20T17:27:00Z">
        <w:r w:rsidR="00BC6713" w:rsidRPr="00883F17">
          <w:rPr>
            <w:rFonts w:asciiTheme="minorHAnsi" w:eastAsia="Cambria" w:hAnsiTheme="minorHAnsi" w:cs="Cambria"/>
            <w:lang w:val="en-US"/>
            <w:rPrChange w:id="1599" w:author="Microsoft Office User" w:date="2023-07-10T07:16:00Z">
              <w:rPr>
                <w:rFonts w:ascii="Cambria" w:eastAsia="Cambria" w:hAnsi="Cambria" w:cs="Cambria"/>
                <w:lang w:val="en-US"/>
              </w:rPr>
            </w:rPrChange>
          </w:rPr>
          <w:t xml:space="preserve"> deep in the wood </w:t>
        </w:r>
      </w:ins>
      <w:ins w:id="1600" w:author="Microsoft Office User" w:date="2023-06-20T17:28:00Z">
        <w:r w:rsidR="00BC6713" w:rsidRPr="00883F17">
          <w:rPr>
            <w:rFonts w:asciiTheme="minorHAnsi" w:eastAsia="Cambria" w:hAnsiTheme="minorHAnsi" w:cs="Cambria"/>
            <w:lang w:val="en-US"/>
            <w:rPrChange w:id="1601" w:author="Microsoft Office User" w:date="2023-07-10T07:16:00Z">
              <w:rPr>
                <w:rFonts w:ascii="Cambria" w:eastAsia="Cambria" w:hAnsi="Cambria" w:cs="Cambria"/>
                <w:lang w:val="en-US"/>
              </w:rPr>
            </w:rPrChange>
          </w:rPr>
          <w:t>(Fi</w:t>
        </w:r>
      </w:ins>
      <w:ins w:id="1602" w:author="Microsoft Office User" w:date="2023-06-20T17:29:00Z">
        <w:r w:rsidR="00BC6713" w:rsidRPr="00883F17">
          <w:rPr>
            <w:rFonts w:asciiTheme="minorHAnsi" w:eastAsia="Cambria" w:hAnsiTheme="minorHAnsi" w:cs="Cambria"/>
            <w:lang w:val="en-US"/>
            <w:rPrChange w:id="1603" w:author="Microsoft Office User" w:date="2023-07-10T07:16:00Z">
              <w:rPr>
                <w:rFonts w:ascii="Cambria" w:eastAsia="Cambria" w:hAnsi="Cambria" w:cs="Cambria"/>
                <w:lang w:val="en-US"/>
              </w:rPr>
            </w:rPrChange>
          </w:rPr>
          <w:t xml:space="preserve">g. </w:t>
        </w:r>
      </w:ins>
      <w:ins w:id="1604" w:author="Microsoft Office User" w:date="2023-06-20T18:39:00Z">
        <w:r w:rsidR="00BC6713" w:rsidRPr="00883F17">
          <w:rPr>
            <w:rFonts w:asciiTheme="minorHAnsi" w:eastAsia="Cambria" w:hAnsiTheme="minorHAnsi" w:cs="Cambria"/>
            <w:lang w:val="en-US"/>
            <w:rPrChange w:id="1605" w:author="Microsoft Office User" w:date="2023-07-10T07:16:00Z">
              <w:rPr>
                <w:rFonts w:ascii="Cambria" w:eastAsia="Cambria" w:hAnsi="Cambria" w:cs="Cambria"/>
                <w:lang w:val="en-US"/>
              </w:rPr>
            </w:rPrChange>
          </w:rPr>
          <w:t>3</w:t>
        </w:r>
      </w:ins>
      <w:ins w:id="1606" w:author="Microsoft Office User" w:date="2023-06-20T17:29:00Z">
        <w:r w:rsidR="00BC6713" w:rsidRPr="00883F17">
          <w:rPr>
            <w:rFonts w:asciiTheme="minorHAnsi" w:eastAsia="Cambria" w:hAnsiTheme="minorHAnsi" w:cs="Cambria"/>
            <w:lang w:val="en-US"/>
            <w:rPrChange w:id="1607" w:author="Microsoft Office User" w:date="2023-07-10T07:16:00Z">
              <w:rPr>
                <w:rFonts w:ascii="Cambria" w:eastAsia="Cambria" w:hAnsi="Cambria" w:cs="Cambria"/>
                <w:lang w:val="en-US"/>
              </w:rPr>
            </w:rPrChange>
          </w:rPr>
          <w:t>)</w:t>
        </w:r>
      </w:ins>
      <w:ins w:id="1608" w:author="Microsoft Office User" w:date="2023-06-20T17:28:00Z">
        <w:r w:rsidR="00BC6713" w:rsidRPr="00883F17">
          <w:rPr>
            <w:rFonts w:asciiTheme="minorHAnsi" w:eastAsia="Cambria" w:hAnsiTheme="minorHAnsi" w:cs="Cambria"/>
            <w:lang w:val="en-US"/>
            <w:rPrChange w:id="1609" w:author="Microsoft Office User" w:date="2023-07-10T07:16:00Z">
              <w:rPr>
                <w:rFonts w:ascii="Cambria" w:eastAsia="Cambria" w:hAnsi="Cambria" w:cs="Cambria"/>
                <w:lang w:val="en-US"/>
              </w:rPr>
            </w:rPrChange>
          </w:rPr>
          <w:t>.</w:t>
        </w:r>
      </w:ins>
      <w:ins w:id="1610" w:author="Microsoft Office User" w:date="2023-06-20T17:29:00Z">
        <w:r w:rsidR="00BC6713" w:rsidRPr="00883F17">
          <w:rPr>
            <w:rFonts w:asciiTheme="minorHAnsi" w:eastAsia="Cambria" w:hAnsiTheme="minorHAnsi" w:cs="Cambria"/>
            <w:lang w:val="en-US"/>
            <w:rPrChange w:id="1611" w:author="Microsoft Office User" w:date="2023-07-10T07:16:00Z">
              <w:rPr>
                <w:rFonts w:ascii="Cambria" w:eastAsia="Cambria" w:hAnsi="Cambria" w:cs="Cambria"/>
                <w:lang w:val="en-US"/>
              </w:rPr>
            </w:rPrChange>
          </w:rPr>
          <w:t xml:space="preserve"> Interestingly, despite the small cha</w:t>
        </w:r>
      </w:ins>
      <w:ins w:id="1612" w:author="Microsoft Office User" w:date="2023-06-20T17:30:00Z">
        <w:r w:rsidR="00BC6713" w:rsidRPr="00883F17">
          <w:rPr>
            <w:rFonts w:asciiTheme="minorHAnsi" w:eastAsia="Cambria" w:hAnsiTheme="minorHAnsi" w:cs="Cambria"/>
            <w:lang w:val="en-US"/>
            <w:rPrChange w:id="1613" w:author="Microsoft Office User" w:date="2023-07-10T07:16:00Z">
              <w:rPr>
                <w:rFonts w:ascii="Cambria" w:eastAsia="Cambria" w:hAnsi="Cambria" w:cs="Cambria"/>
                <w:lang w:val="en-US"/>
              </w:rPr>
            </w:rPrChange>
          </w:rPr>
          <w:t>n</w:t>
        </w:r>
      </w:ins>
      <w:ins w:id="1614" w:author="Microsoft Office User" w:date="2023-06-20T17:29:00Z">
        <w:r w:rsidR="00BC6713" w:rsidRPr="00883F17">
          <w:rPr>
            <w:rFonts w:asciiTheme="minorHAnsi" w:eastAsia="Cambria" w:hAnsiTheme="minorHAnsi" w:cs="Cambria"/>
            <w:lang w:val="en-US"/>
            <w:rPrChange w:id="1615" w:author="Microsoft Office User" w:date="2023-07-10T07:16:00Z">
              <w:rPr>
                <w:rFonts w:ascii="Cambria" w:eastAsia="Cambria" w:hAnsi="Cambria" w:cs="Cambria"/>
                <w:lang w:val="en-US"/>
              </w:rPr>
            </w:rPrChange>
          </w:rPr>
          <w:t>ge</w:t>
        </w:r>
      </w:ins>
      <w:ins w:id="1616" w:author="Microsoft Office User" w:date="2023-07-10T07:19:00Z">
        <w:r w:rsidR="00883F17">
          <w:rPr>
            <w:rFonts w:asciiTheme="minorHAnsi" w:eastAsia="Cambria" w:hAnsiTheme="minorHAnsi" w:cs="Cambria"/>
            <w:lang w:val="en-US"/>
          </w:rPr>
          <w:t>s</w:t>
        </w:r>
      </w:ins>
      <w:ins w:id="1617" w:author="Microsoft Office User" w:date="2023-06-20T17:29:00Z">
        <w:r w:rsidR="00BC6713" w:rsidRPr="00883F17">
          <w:rPr>
            <w:rFonts w:asciiTheme="minorHAnsi" w:eastAsia="Cambria" w:hAnsiTheme="minorHAnsi" w:cs="Cambria"/>
            <w:lang w:val="en-US"/>
            <w:rPrChange w:id="1618" w:author="Microsoft Office User" w:date="2023-07-10T07:16:00Z">
              <w:rPr>
                <w:rFonts w:ascii="Cambria" w:eastAsia="Cambria" w:hAnsi="Cambria" w:cs="Cambria"/>
                <w:lang w:val="en-US"/>
              </w:rPr>
            </w:rPrChange>
          </w:rPr>
          <w:t xml:space="preserve"> </w:t>
        </w:r>
      </w:ins>
      <w:ins w:id="1619" w:author="Microsoft Office User" w:date="2023-07-10T07:18:00Z">
        <w:r w:rsidR="00883F17">
          <w:rPr>
            <w:rFonts w:asciiTheme="minorHAnsi" w:eastAsia="Cambria" w:hAnsiTheme="minorHAnsi" w:cs="Cambria"/>
            <w:lang w:val="en-US"/>
          </w:rPr>
          <w:t>in</w:t>
        </w:r>
      </w:ins>
      <w:ins w:id="1620" w:author="Microsoft Office User" w:date="2023-06-20T17:29:00Z">
        <w:r w:rsidR="00BC6713" w:rsidRPr="00883F17">
          <w:rPr>
            <w:rFonts w:asciiTheme="minorHAnsi" w:eastAsia="Cambria" w:hAnsiTheme="minorHAnsi" w:cs="Cambria"/>
            <w:lang w:val="en-US"/>
            <w:rPrChange w:id="1621" w:author="Microsoft Office User" w:date="2023-07-10T07:16:00Z">
              <w:rPr>
                <w:rFonts w:ascii="Cambria" w:eastAsia="Cambria" w:hAnsi="Cambria" w:cs="Cambria"/>
                <w:lang w:val="en-US"/>
              </w:rPr>
            </w:rPrChange>
          </w:rPr>
          <w:t xml:space="preserve"> mass, starch was totally remobilized from</w:t>
        </w:r>
      </w:ins>
      <w:ins w:id="1622" w:author="Microsoft Office User" w:date="2023-06-20T17:30:00Z">
        <w:r w:rsidR="00BC6713" w:rsidRPr="00883F17">
          <w:rPr>
            <w:rFonts w:asciiTheme="minorHAnsi" w:eastAsia="Cambria" w:hAnsiTheme="minorHAnsi" w:cs="Cambria"/>
            <w:lang w:val="en-US"/>
            <w:rPrChange w:id="1623" w:author="Microsoft Office User" w:date="2023-07-10T07:16:00Z">
              <w:rPr>
                <w:rFonts w:ascii="Cambria" w:eastAsia="Cambria" w:hAnsi="Cambria" w:cs="Cambria"/>
                <w:lang w:val="en-US"/>
              </w:rPr>
            </w:rPrChange>
          </w:rPr>
          <w:t xml:space="preserve"> the deepest layers of wood during the dry season in all the species</w:t>
        </w:r>
      </w:ins>
      <w:ins w:id="1624" w:author="Microsoft Office User" w:date="2023-06-20T18:34:00Z">
        <w:r w:rsidR="00BC6713" w:rsidRPr="00883F17">
          <w:rPr>
            <w:rFonts w:asciiTheme="minorHAnsi" w:eastAsia="Cambria" w:hAnsiTheme="minorHAnsi" w:cs="Cambria"/>
            <w:lang w:val="en-US"/>
            <w:rPrChange w:id="1625" w:author="Microsoft Office User" w:date="2023-07-10T07:16:00Z">
              <w:rPr>
                <w:rFonts w:ascii="Cambria" w:eastAsia="Cambria" w:hAnsi="Cambria" w:cs="Cambria"/>
                <w:lang w:val="en-US"/>
              </w:rPr>
            </w:rPrChange>
          </w:rPr>
          <w:t>, showing h</w:t>
        </w:r>
      </w:ins>
      <w:ins w:id="1626" w:author="Microsoft Office User" w:date="2023-06-20T18:35:00Z">
        <w:r w:rsidR="00BC6713" w:rsidRPr="00883F17">
          <w:rPr>
            <w:rFonts w:asciiTheme="minorHAnsi" w:eastAsia="Cambria" w:hAnsiTheme="minorHAnsi" w:cs="Cambria"/>
            <w:lang w:val="en-US"/>
            <w:rPrChange w:id="1627" w:author="Microsoft Office User" w:date="2023-07-10T07:16:00Z">
              <w:rPr>
                <w:rFonts w:ascii="Cambria" w:eastAsia="Cambria" w:hAnsi="Cambria" w:cs="Cambria"/>
                <w:lang w:val="en-US"/>
              </w:rPr>
            </w:rPrChange>
          </w:rPr>
          <w:t>igh metabolic activity of deep</w:t>
        </w:r>
      </w:ins>
      <w:ins w:id="1628" w:author="Microsoft Office User" w:date="2023-07-08T23:43:00Z">
        <w:r w:rsidR="00126047" w:rsidRPr="00883F17">
          <w:rPr>
            <w:rFonts w:asciiTheme="minorHAnsi" w:eastAsia="Cambria" w:hAnsiTheme="minorHAnsi" w:cs="Cambria"/>
            <w:lang w:val="en-US"/>
            <w:rPrChange w:id="1629" w:author="Microsoft Office User" w:date="2023-07-10T07:16:00Z">
              <w:rPr>
                <w:rFonts w:ascii="Cambria" w:eastAsia="Cambria" w:hAnsi="Cambria" w:cs="Cambria"/>
                <w:lang w:val="en-US"/>
              </w:rPr>
            </w:rPrChange>
          </w:rPr>
          <w:t xml:space="preserve"> sap</w:t>
        </w:r>
      </w:ins>
      <w:ins w:id="1630" w:author="Microsoft Office User" w:date="2023-06-20T18:35:00Z">
        <w:r w:rsidR="00BC6713" w:rsidRPr="00883F17">
          <w:rPr>
            <w:rFonts w:asciiTheme="minorHAnsi" w:eastAsia="Cambria" w:hAnsiTheme="minorHAnsi" w:cs="Cambria"/>
            <w:lang w:val="en-US"/>
            <w:rPrChange w:id="1631" w:author="Microsoft Office User" w:date="2023-07-10T07:16:00Z">
              <w:rPr>
                <w:rFonts w:ascii="Cambria" w:eastAsia="Cambria" w:hAnsi="Cambria" w:cs="Cambria"/>
                <w:lang w:val="en-US"/>
              </w:rPr>
            </w:rPrChange>
          </w:rPr>
          <w:t xml:space="preserve"> wood and the capacity of these species to </w:t>
        </w:r>
      </w:ins>
      <w:ins w:id="1632" w:author="Microsoft Office User" w:date="2023-07-08T23:43:00Z">
        <w:r w:rsidR="00126047" w:rsidRPr="00883F17">
          <w:rPr>
            <w:rFonts w:asciiTheme="minorHAnsi" w:eastAsia="Cambria" w:hAnsiTheme="minorHAnsi" w:cs="Cambria"/>
            <w:lang w:val="en-US"/>
            <w:rPrChange w:id="1633" w:author="Microsoft Office User" w:date="2023-07-10T07:16:00Z">
              <w:rPr>
                <w:rFonts w:ascii="Cambria" w:eastAsia="Cambria" w:hAnsi="Cambria" w:cs="Cambria"/>
                <w:lang w:val="en-US"/>
              </w:rPr>
            </w:rPrChange>
          </w:rPr>
          <w:t xml:space="preserve">totally </w:t>
        </w:r>
      </w:ins>
      <w:ins w:id="1634" w:author="Microsoft Office User" w:date="2023-06-20T18:35:00Z">
        <w:r w:rsidR="00BC6713" w:rsidRPr="00883F17">
          <w:rPr>
            <w:rFonts w:asciiTheme="minorHAnsi" w:eastAsia="Cambria" w:hAnsiTheme="minorHAnsi" w:cs="Cambria"/>
            <w:lang w:val="en-US"/>
            <w:rPrChange w:id="1635" w:author="Microsoft Office User" w:date="2023-07-10T07:16:00Z">
              <w:rPr>
                <w:rFonts w:ascii="Cambria" w:eastAsia="Cambria" w:hAnsi="Cambria" w:cs="Cambria"/>
                <w:lang w:val="en-US"/>
              </w:rPr>
            </w:rPrChange>
          </w:rPr>
          <w:t xml:space="preserve">remobilized the stored starch from </w:t>
        </w:r>
      </w:ins>
      <w:ins w:id="1636" w:author="Microsoft Office User" w:date="2023-07-08T23:43:00Z">
        <w:r w:rsidR="00126047" w:rsidRPr="00883F17">
          <w:rPr>
            <w:rFonts w:asciiTheme="minorHAnsi" w:eastAsia="Cambria" w:hAnsiTheme="minorHAnsi" w:cs="Cambria"/>
            <w:lang w:val="en-US"/>
            <w:rPrChange w:id="1637" w:author="Microsoft Office User" w:date="2023-07-10T07:16:00Z">
              <w:rPr>
                <w:rFonts w:ascii="Cambria" w:eastAsia="Cambria" w:hAnsi="Cambria" w:cs="Cambria"/>
                <w:lang w:val="en-US"/>
              </w:rPr>
            </w:rPrChange>
          </w:rPr>
          <w:t>the deepest living</w:t>
        </w:r>
      </w:ins>
      <w:ins w:id="1638" w:author="Microsoft Office User" w:date="2023-06-20T18:35:00Z">
        <w:r w:rsidR="00BC6713" w:rsidRPr="00883F17">
          <w:rPr>
            <w:rFonts w:asciiTheme="minorHAnsi" w:eastAsia="Cambria" w:hAnsiTheme="minorHAnsi" w:cs="Cambria"/>
            <w:lang w:val="en-US"/>
            <w:rPrChange w:id="1639" w:author="Microsoft Office User" w:date="2023-07-10T07:16:00Z">
              <w:rPr>
                <w:rFonts w:ascii="Cambria" w:eastAsia="Cambria" w:hAnsi="Cambria" w:cs="Cambria"/>
                <w:lang w:val="en-US"/>
              </w:rPr>
            </w:rPrChange>
          </w:rPr>
          <w:t xml:space="preserve"> layers of wood when it is needed</w:t>
        </w:r>
      </w:ins>
      <w:ins w:id="1640" w:author="Microsoft Office User" w:date="2023-06-20T17:30:00Z">
        <w:r w:rsidR="00BC6713" w:rsidRPr="00883F17">
          <w:rPr>
            <w:rFonts w:asciiTheme="minorHAnsi" w:eastAsia="Cambria" w:hAnsiTheme="minorHAnsi" w:cs="Cambria"/>
            <w:lang w:val="en-US"/>
            <w:rPrChange w:id="1641" w:author="Microsoft Office User" w:date="2023-07-10T07:16:00Z">
              <w:rPr>
                <w:rFonts w:ascii="Cambria" w:eastAsia="Cambria" w:hAnsi="Cambria" w:cs="Cambria"/>
                <w:lang w:val="en-US"/>
              </w:rPr>
            </w:rPrChange>
          </w:rPr>
          <w:t xml:space="preserve">. </w:t>
        </w:r>
      </w:ins>
      <w:ins w:id="1642" w:author="Microsoft Office User" w:date="2023-06-20T17:28:00Z">
        <w:r w:rsidR="00BC6713" w:rsidRPr="00883F17">
          <w:rPr>
            <w:rFonts w:asciiTheme="minorHAnsi" w:eastAsia="Cambria" w:hAnsiTheme="minorHAnsi" w:cs="Cambria"/>
            <w:lang w:val="en-US"/>
            <w:rPrChange w:id="1643" w:author="Microsoft Office User" w:date="2023-07-10T07:16:00Z">
              <w:rPr>
                <w:rFonts w:ascii="Cambria" w:eastAsia="Cambria" w:hAnsi="Cambria" w:cs="Cambria"/>
                <w:lang w:val="en-US"/>
              </w:rPr>
            </w:rPrChange>
          </w:rPr>
          <w:t xml:space="preserve"> </w:t>
        </w:r>
      </w:ins>
    </w:p>
    <w:p w14:paraId="7DAD64B9" w14:textId="1DE298C0" w:rsidR="00925F8D" w:rsidRPr="00883F17" w:rsidRDefault="008913C4">
      <w:pPr>
        <w:pBdr>
          <w:top w:val="nil"/>
          <w:left w:val="nil"/>
          <w:bottom w:val="nil"/>
          <w:right w:val="nil"/>
          <w:between w:val="nil"/>
        </w:pBdr>
        <w:spacing w:before="180" w:after="180" w:line="480" w:lineRule="auto"/>
        <w:ind w:right="-261"/>
        <w:rPr>
          <w:rFonts w:asciiTheme="minorHAnsi" w:eastAsia="Cambria" w:hAnsiTheme="minorHAnsi" w:cs="Cambria"/>
          <w:rPrChange w:id="1644" w:author="Microsoft Office User" w:date="2023-07-10T07:16:00Z">
            <w:rPr>
              <w:rFonts w:ascii="Cambria" w:eastAsia="Cambria" w:hAnsi="Cambria" w:cs="Cambria"/>
            </w:rPr>
          </w:rPrChange>
        </w:rPr>
      </w:pPr>
      <w:del w:id="1645" w:author="Microsoft Office User" w:date="2023-06-20T17:31:00Z">
        <w:r w:rsidRPr="00883F17" w:rsidDel="00BC6713">
          <w:rPr>
            <w:rFonts w:asciiTheme="minorHAnsi" w:eastAsia="Cambria" w:hAnsiTheme="minorHAnsi" w:cs="Cambria"/>
            <w:lang w:val="en-US"/>
            <w:rPrChange w:id="1646" w:author="Microsoft Office User" w:date="2023-07-10T07:16:00Z">
              <w:rPr>
                <w:rFonts w:ascii="Cambria" w:eastAsia="Cambria" w:hAnsi="Cambria" w:cs="Cambria"/>
                <w:lang w:val="en-US"/>
              </w:rPr>
            </w:rPrChange>
          </w:rPr>
          <w:delText>Furthermore,</w:delText>
        </w:r>
      </w:del>
      <w:ins w:id="1647" w:author="Microsoft Office User" w:date="2023-06-20T17:31:00Z">
        <w:r w:rsidR="00BC6713" w:rsidRPr="00883F17">
          <w:rPr>
            <w:rFonts w:asciiTheme="minorHAnsi" w:eastAsia="Cambria" w:hAnsiTheme="minorHAnsi" w:cs="Cambria"/>
            <w:lang w:val="en-US"/>
            <w:rPrChange w:id="1648" w:author="Microsoft Office User" w:date="2023-07-10T07:16:00Z">
              <w:rPr>
                <w:rFonts w:ascii="Cambria" w:eastAsia="Cambria" w:hAnsi="Cambria" w:cs="Cambria"/>
                <w:lang w:val="en-US"/>
              </w:rPr>
            </w:rPrChange>
          </w:rPr>
          <w:t>W</w:t>
        </w:r>
      </w:ins>
      <w:ins w:id="1649" w:author="Microsoft Office User" w:date="2023-06-05T19:01:00Z">
        <w:r w:rsidR="00C66685" w:rsidRPr="00883F17">
          <w:rPr>
            <w:rFonts w:asciiTheme="minorHAnsi" w:eastAsia="Cambria" w:hAnsiTheme="minorHAnsi" w:cs="Cambria"/>
            <w:lang w:val="en-US"/>
            <w:rPrChange w:id="1650" w:author="Microsoft Office User" w:date="2023-07-10T07:16:00Z">
              <w:rPr>
                <w:rFonts w:ascii="Cambria" w:eastAsia="Cambria" w:hAnsi="Cambria" w:cs="Cambria"/>
                <w:lang w:val="en-US"/>
              </w:rPr>
            </w:rPrChange>
          </w:rPr>
          <w:t xml:space="preserve">e found </w:t>
        </w:r>
      </w:ins>
      <w:ins w:id="1651" w:author="Microsoft Office User" w:date="2023-06-20T18:59:00Z">
        <w:r w:rsidR="00BC6713" w:rsidRPr="00883F17">
          <w:rPr>
            <w:rFonts w:asciiTheme="minorHAnsi" w:eastAsia="Cambria" w:hAnsiTheme="minorHAnsi" w:cs="Cambria"/>
            <w:lang w:val="en-US"/>
            <w:rPrChange w:id="1652" w:author="Microsoft Office User" w:date="2023-07-10T07:16:00Z">
              <w:rPr>
                <w:rFonts w:ascii="Cambria" w:eastAsia="Cambria" w:hAnsi="Cambria" w:cs="Cambria"/>
                <w:lang w:val="en-US"/>
              </w:rPr>
            </w:rPrChange>
          </w:rPr>
          <w:t xml:space="preserve">a </w:t>
        </w:r>
      </w:ins>
      <w:ins w:id="1653" w:author="Microsoft Office User" w:date="2023-06-27T15:55:00Z">
        <w:r w:rsidR="00652FA3" w:rsidRPr="00883F17">
          <w:rPr>
            <w:rFonts w:asciiTheme="minorHAnsi" w:eastAsia="Cambria" w:hAnsiTheme="minorHAnsi" w:cs="Cambria"/>
            <w:lang w:val="en-US"/>
            <w:rPrChange w:id="1654" w:author="Microsoft Office User" w:date="2023-07-10T07:16:00Z">
              <w:rPr>
                <w:rFonts w:ascii="Cambria" w:eastAsia="Cambria" w:hAnsi="Cambria" w:cs="Cambria"/>
                <w:lang w:val="en-US"/>
              </w:rPr>
            </w:rPrChange>
          </w:rPr>
          <w:t>marginal</w:t>
        </w:r>
      </w:ins>
      <w:ins w:id="1655" w:author="Microsoft Office User" w:date="2023-06-20T18:59:00Z">
        <w:r w:rsidR="00BC6713" w:rsidRPr="00883F17">
          <w:rPr>
            <w:rFonts w:asciiTheme="minorHAnsi" w:eastAsia="Cambria" w:hAnsiTheme="minorHAnsi" w:cs="Cambria"/>
            <w:lang w:val="en-US"/>
            <w:rPrChange w:id="1656" w:author="Microsoft Office User" w:date="2023-07-10T07:16:00Z">
              <w:rPr>
                <w:rFonts w:ascii="Cambria" w:eastAsia="Cambria" w:hAnsi="Cambria" w:cs="Cambria"/>
                <w:lang w:val="en-US"/>
              </w:rPr>
            </w:rPrChange>
          </w:rPr>
          <w:t xml:space="preserve"> </w:t>
        </w:r>
      </w:ins>
      <w:ins w:id="1657" w:author="Microsoft Office User" w:date="2023-06-05T19:01:00Z">
        <w:r w:rsidR="00C66685" w:rsidRPr="00883F17">
          <w:rPr>
            <w:rFonts w:asciiTheme="minorHAnsi" w:eastAsia="Cambria" w:hAnsiTheme="minorHAnsi" w:cs="Cambria"/>
            <w:lang w:val="en-US"/>
            <w:rPrChange w:id="1658" w:author="Microsoft Office User" w:date="2023-07-10T07:16:00Z">
              <w:rPr>
                <w:rFonts w:ascii="Cambria" w:eastAsia="Cambria" w:hAnsi="Cambria" w:cs="Cambria"/>
                <w:lang w:val="en-US"/>
              </w:rPr>
            </w:rPrChange>
          </w:rPr>
          <w:t>significant effect of the storage strategy on the starch seasonality</w:t>
        </w:r>
      </w:ins>
      <w:ins w:id="1659" w:author="Microsoft Office User" w:date="2023-06-20T18:36:00Z">
        <w:r w:rsidR="00BC6713" w:rsidRPr="00883F17">
          <w:rPr>
            <w:rFonts w:asciiTheme="minorHAnsi" w:eastAsia="Cambria" w:hAnsiTheme="minorHAnsi" w:cs="Cambria"/>
            <w:lang w:val="en-US"/>
            <w:rPrChange w:id="1660" w:author="Microsoft Office User" w:date="2023-07-10T07:16:00Z">
              <w:rPr>
                <w:rFonts w:ascii="Cambria" w:eastAsia="Cambria" w:hAnsi="Cambria" w:cs="Cambria"/>
                <w:lang w:val="en-US"/>
              </w:rPr>
            </w:rPrChange>
          </w:rPr>
          <w:t xml:space="preserve"> (</w:t>
        </w:r>
      </w:ins>
      <w:ins w:id="1661" w:author="Microsoft Office User" w:date="2023-06-27T15:55:00Z">
        <w:r w:rsidR="00652FA3" w:rsidRPr="00883F17">
          <w:rPr>
            <w:rFonts w:asciiTheme="minorHAnsi" w:eastAsia="Cambria" w:hAnsiTheme="minorHAnsi" w:cs="Cambria"/>
            <w:i/>
            <w:iCs/>
            <w:lang w:val="en-US"/>
            <w:rPrChange w:id="1662" w:author="Microsoft Office User" w:date="2023-07-10T07:16:00Z">
              <w:rPr>
                <w:rFonts w:ascii="Cambria" w:eastAsia="Cambria" w:hAnsi="Cambria" w:cs="Cambria"/>
                <w:i/>
                <w:iCs/>
                <w:lang w:val="en-US"/>
              </w:rPr>
            </w:rPrChange>
          </w:rPr>
          <w:t>p</w:t>
        </w:r>
      </w:ins>
      <w:ins w:id="1663" w:author="Microsoft Office User" w:date="2023-06-20T19:00:00Z">
        <w:r w:rsidR="00BC6713" w:rsidRPr="00883F17">
          <w:rPr>
            <w:rFonts w:asciiTheme="minorHAnsi" w:eastAsia="Cambria" w:hAnsiTheme="minorHAnsi" w:cs="Cambria"/>
            <w:lang w:val="en-US"/>
            <w:rPrChange w:id="1664" w:author="Microsoft Office User" w:date="2023-07-10T07:16:00Z">
              <w:rPr>
                <w:rFonts w:ascii="Cambria" w:eastAsia="Cambria" w:hAnsi="Cambria" w:cs="Cambria"/>
                <w:lang w:val="en-US"/>
              </w:rPr>
            </w:rPrChange>
          </w:rPr>
          <w:t xml:space="preserve">=0.055, </w:t>
        </w:r>
      </w:ins>
      <w:ins w:id="1665" w:author="Microsoft Office User" w:date="2023-06-20T18:36:00Z">
        <w:r w:rsidR="00BC6713" w:rsidRPr="00883F17">
          <w:rPr>
            <w:rFonts w:asciiTheme="minorHAnsi" w:eastAsia="Cambria" w:hAnsiTheme="minorHAnsi" w:cs="Cambria"/>
            <w:lang w:val="en-US"/>
            <w:rPrChange w:id="1666" w:author="Microsoft Office User" w:date="2023-07-10T07:16:00Z">
              <w:rPr>
                <w:rFonts w:ascii="Cambria" w:eastAsia="Cambria" w:hAnsi="Cambria" w:cs="Cambria"/>
                <w:lang w:val="en-US"/>
              </w:rPr>
            </w:rPrChange>
          </w:rPr>
          <w:t>Fig S</w:t>
        </w:r>
      </w:ins>
      <w:ins w:id="1667" w:author="Microsoft Office User" w:date="2023-07-08T23:47:00Z">
        <w:r w:rsidR="00B101EA" w:rsidRPr="00883F17">
          <w:rPr>
            <w:rFonts w:asciiTheme="minorHAnsi" w:eastAsia="Cambria" w:hAnsiTheme="minorHAnsi" w:cs="Cambria"/>
            <w:lang w:val="en-US"/>
            <w:rPrChange w:id="1668" w:author="Microsoft Office User" w:date="2023-07-10T07:16:00Z">
              <w:rPr>
                <w:rFonts w:ascii="Cambria" w:eastAsia="Cambria" w:hAnsi="Cambria" w:cs="Cambria"/>
                <w:lang w:val="en-US"/>
              </w:rPr>
            </w:rPrChange>
          </w:rPr>
          <w:t>3</w:t>
        </w:r>
      </w:ins>
      <w:ins w:id="1669" w:author="Microsoft Office User" w:date="2023-06-20T18:36:00Z">
        <w:r w:rsidR="00BC6713" w:rsidRPr="00883F17">
          <w:rPr>
            <w:rFonts w:asciiTheme="minorHAnsi" w:eastAsia="Cambria" w:hAnsiTheme="minorHAnsi" w:cs="Cambria"/>
            <w:lang w:val="en-US"/>
            <w:rPrChange w:id="1670" w:author="Microsoft Office User" w:date="2023-07-10T07:16:00Z">
              <w:rPr>
                <w:rFonts w:ascii="Cambria" w:eastAsia="Cambria" w:hAnsi="Cambria" w:cs="Cambria"/>
                <w:lang w:val="en-US"/>
              </w:rPr>
            </w:rPrChange>
          </w:rPr>
          <w:t xml:space="preserve">). </w:t>
        </w:r>
      </w:ins>
      <w:del w:id="1671" w:author="Microsoft Office User" w:date="2023-06-20T18:36:00Z">
        <w:r w:rsidRPr="00883F17" w:rsidDel="00BC6713">
          <w:rPr>
            <w:rFonts w:asciiTheme="minorHAnsi" w:eastAsia="Cambria" w:hAnsiTheme="minorHAnsi" w:cs="Cambria"/>
            <w:lang w:val="en-US"/>
            <w:rPrChange w:id="1672" w:author="Microsoft Office User" w:date="2023-07-10T07:16:00Z">
              <w:rPr>
                <w:rFonts w:ascii="Cambria" w:eastAsia="Cambria" w:hAnsi="Cambria" w:cs="Cambria"/>
                <w:lang w:val="en-US"/>
              </w:rPr>
            </w:rPrChange>
          </w:rPr>
          <w:delText xml:space="preserve"> </w:delText>
        </w:r>
      </w:del>
      <w:del w:id="1673" w:author="Microsoft Office User" w:date="2023-06-05T19:05:00Z">
        <w:r w:rsidRPr="00883F17" w:rsidDel="00C66685">
          <w:rPr>
            <w:rFonts w:asciiTheme="minorHAnsi" w:hAnsiTheme="minorHAnsi"/>
            <w:lang w:val="en-US"/>
            <w:rPrChange w:id="1674" w:author="Microsoft Office User" w:date="2023-07-10T07:16:00Z">
              <w:rPr>
                <w:lang w:val="en-US"/>
              </w:rPr>
            </w:rPrChange>
          </w:rPr>
          <w:delText>t</w:delText>
        </w:r>
        <w:r w:rsidRPr="00883F17" w:rsidDel="00C66685">
          <w:rPr>
            <w:rFonts w:asciiTheme="minorHAnsi" w:hAnsiTheme="minorHAnsi"/>
            <w:rPrChange w:id="1675" w:author="Microsoft Office User" w:date="2023-07-10T07:16:00Z">
              <w:rPr/>
            </w:rPrChange>
          </w:rPr>
          <w:delText>he effect of storage strategy on the starch dynamics was significant (</w:delText>
        </w:r>
        <w:r w:rsidRPr="00883F17" w:rsidDel="00C66685">
          <w:rPr>
            <w:rFonts w:asciiTheme="minorHAnsi" w:hAnsiTheme="minorHAnsi"/>
            <w:i/>
            <w:rPrChange w:id="1676" w:author="Microsoft Office User" w:date="2023-07-10T07:16:00Z">
              <w:rPr>
                <w:i/>
              </w:rPr>
            </w:rPrChange>
          </w:rPr>
          <w:delText>p = 0.055</w:delText>
        </w:r>
        <w:r w:rsidRPr="00883F17" w:rsidDel="00C66685">
          <w:rPr>
            <w:rFonts w:asciiTheme="minorHAnsi" w:hAnsiTheme="minorHAnsi"/>
            <w:rPrChange w:id="1677" w:author="Microsoft Office User" w:date="2023-07-10T07:16:00Z">
              <w:rPr/>
            </w:rPrChange>
          </w:rPr>
          <w:delText>)</w:delText>
        </w:r>
      </w:del>
      <w:del w:id="1678" w:author="Microsoft Office User" w:date="2023-06-05T19:07:00Z">
        <w:r w:rsidRPr="00883F17" w:rsidDel="00C66685">
          <w:rPr>
            <w:rFonts w:asciiTheme="minorHAnsi" w:hAnsiTheme="minorHAnsi"/>
            <w:rPrChange w:id="1679" w:author="Microsoft Office User" w:date="2023-07-10T07:16:00Z">
              <w:rPr/>
            </w:rPrChange>
          </w:rPr>
          <w:delText>.</w:delText>
        </w:r>
      </w:del>
      <w:del w:id="1680" w:author="Microsoft Office User" w:date="2023-06-20T18:36:00Z">
        <w:r w:rsidRPr="00883F17" w:rsidDel="00BC6713">
          <w:rPr>
            <w:rFonts w:asciiTheme="minorHAnsi" w:eastAsia="Cambria" w:hAnsiTheme="minorHAnsi" w:cs="Cambria"/>
            <w:rPrChange w:id="1681" w:author="Microsoft Office User" w:date="2023-07-10T07:16:00Z">
              <w:rPr>
                <w:rFonts w:ascii="Cambria" w:eastAsia="Cambria" w:hAnsi="Cambria" w:cs="Cambria"/>
              </w:rPr>
            </w:rPrChange>
          </w:rPr>
          <w:delText xml:space="preserve"> </w:delText>
        </w:r>
      </w:del>
      <w:r w:rsidRPr="00883F17">
        <w:rPr>
          <w:rFonts w:asciiTheme="minorHAnsi" w:eastAsia="Cambria" w:hAnsiTheme="minorHAnsi" w:cs="Cambria"/>
          <w:rPrChange w:id="1682" w:author="Microsoft Office User" w:date="2023-07-10T07:16:00Z">
            <w:rPr>
              <w:rFonts w:ascii="Cambria" w:eastAsia="Cambria" w:hAnsi="Cambria" w:cs="Cambria"/>
            </w:rPr>
          </w:rPrChange>
        </w:rPr>
        <w:t xml:space="preserve">Seasonal changes in starch mass were stronger for the </w:t>
      </w:r>
      <w:r w:rsidRPr="00883F17">
        <w:rPr>
          <w:rFonts w:asciiTheme="minorHAnsi" w:hAnsiTheme="minorHAnsi"/>
          <w:rPrChange w:id="1683" w:author="Microsoft Office User" w:date="2023-07-10T07:16:00Z">
            <w:rPr/>
          </w:rPrChange>
        </w:rPr>
        <w:t>fiber-storing</w:t>
      </w:r>
      <w:r w:rsidRPr="00883F17">
        <w:rPr>
          <w:rFonts w:asciiTheme="minorHAnsi" w:eastAsia="Cambria" w:hAnsiTheme="minorHAnsi" w:cs="Cambria"/>
          <w:rPrChange w:id="1684"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1685" w:author="Microsoft Office User" w:date="2023-07-10T07:16:00Z">
            <w:rPr>
              <w:rFonts w:ascii="Cambria" w:eastAsia="Cambria" w:hAnsi="Cambria" w:cs="Cambria"/>
              <w:i/>
            </w:rPr>
          </w:rPrChange>
        </w:rPr>
        <w:t>D. microcarpa</w:t>
      </w:r>
      <w:r w:rsidRPr="00883F17">
        <w:rPr>
          <w:rFonts w:asciiTheme="minorHAnsi" w:eastAsia="Cambria" w:hAnsiTheme="minorHAnsi" w:cs="Cambria"/>
          <w:rPrChange w:id="1686" w:author="Microsoft Office User" w:date="2023-07-10T07:16:00Z">
            <w:rPr>
              <w:rFonts w:ascii="Cambria" w:eastAsia="Cambria" w:hAnsi="Cambria" w:cs="Cambria"/>
            </w:rPr>
          </w:rPrChange>
        </w:rPr>
        <w:t xml:space="preserve"> (</w:t>
      </w:r>
      <w:commentRangeStart w:id="1687"/>
      <w:del w:id="1688" w:author="Microsoft Office User" w:date="2023-06-20T18:37:00Z">
        <w:r w:rsidRPr="00883F17" w:rsidDel="00BC6713">
          <w:rPr>
            <w:rFonts w:asciiTheme="minorHAnsi" w:eastAsia="Cambria" w:hAnsiTheme="minorHAnsi" w:cs="Cambria"/>
            <w:i/>
            <w:rPrChange w:id="1689" w:author="Microsoft Office User" w:date="2023-07-10T07:16:00Z">
              <w:rPr>
                <w:rFonts w:ascii="Cambria" w:eastAsia="Cambria" w:hAnsi="Cambria" w:cs="Cambria"/>
                <w:i/>
              </w:rPr>
            </w:rPrChange>
          </w:rPr>
          <w:delText>p</w:delText>
        </w:r>
        <w:r w:rsidRPr="00883F17" w:rsidDel="00BC6713">
          <w:rPr>
            <w:rFonts w:asciiTheme="minorHAnsi" w:hAnsiTheme="minorHAnsi"/>
            <w:rPrChange w:id="1690" w:author="Microsoft Office User" w:date="2023-07-10T07:16:00Z">
              <w:rPr/>
            </w:rPrChange>
          </w:rPr>
          <w:delText>=0.009</w:delText>
        </w:r>
        <w:commentRangeEnd w:id="1687"/>
        <w:r w:rsidR="005915BA" w:rsidRPr="00883F17" w:rsidDel="00BC6713">
          <w:rPr>
            <w:rStyle w:val="CommentReference"/>
            <w:rFonts w:asciiTheme="minorHAnsi" w:hAnsiTheme="minorHAnsi"/>
            <w:sz w:val="24"/>
            <w:szCs w:val="24"/>
            <w:rPrChange w:id="1691" w:author="Microsoft Office User" w:date="2023-07-10T07:16:00Z">
              <w:rPr>
                <w:rStyle w:val="CommentReference"/>
              </w:rPr>
            </w:rPrChange>
          </w:rPr>
          <w:commentReference w:id="1687"/>
        </w:r>
      </w:del>
      <w:ins w:id="1692" w:author="Microsoft Office User" w:date="2023-06-20T18:37:00Z">
        <w:r w:rsidR="00BC6713" w:rsidRPr="00883F17">
          <w:rPr>
            <w:rFonts w:asciiTheme="minorHAnsi" w:eastAsia="Cambria" w:hAnsiTheme="minorHAnsi" w:cs="Cambria"/>
            <w:i/>
            <w:lang w:val="en-US"/>
            <w:rPrChange w:id="1693" w:author="Microsoft Office User" w:date="2023-07-10T07:16:00Z">
              <w:rPr>
                <w:rFonts w:ascii="Cambria" w:eastAsia="Cambria" w:hAnsi="Cambria" w:cs="Cambria"/>
                <w:i/>
                <w:lang w:val="en-US"/>
              </w:rPr>
            </w:rPrChange>
          </w:rPr>
          <w:t>Fig. S2</w:t>
        </w:r>
      </w:ins>
      <w:r w:rsidRPr="00883F17">
        <w:rPr>
          <w:rFonts w:asciiTheme="minorHAnsi" w:eastAsia="Cambria" w:hAnsiTheme="minorHAnsi" w:cs="Cambria"/>
          <w:rPrChange w:id="1694" w:author="Microsoft Office User" w:date="2023-07-10T07:16:00Z">
            <w:rPr>
              <w:rFonts w:ascii="Cambria" w:eastAsia="Cambria" w:hAnsi="Cambria" w:cs="Cambria"/>
            </w:rPr>
          </w:rPrChange>
        </w:rPr>
        <w:t xml:space="preserve">) than in the </w:t>
      </w:r>
      <w:r w:rsidRPr="00883F17">
        <w:rPr>
          <w:rFonts w:asciiTheme="minorHAnsi" w:hAnsiTheme="minorHAnsi"/>
          <w:rPrChange w:id="1695" w:author="Microsoft Office User" w:date="2023-07-10T07:16:00Z">
            <w:rPr/>
          </w:rPrChange>
        </w:rPr>
        <w:t>parenchyma-storing</w:t>
      </w:r>
      <w:r w:rsidRPr="00883F17">
        <w:rPr>
          <w:rFonts w:asciiTheme="minorHAnsi" w:eastAsia="Cambria" w:hAnsiTheme="minorHAnsi" w:cs="Cambria"/>
          <w:rPrChange w:id="1696"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1697" w:author="Microsoft Office User" w:date="2023-07-10T07:16:00Z">
            <w:rPr>
              <w:rFonts w:ascii="Cambria" w:eastAsia="Cambria" w:hAnsi="Cambria" w:cs="Cambria"/>
              <w:i/>
            </w:rPr>
          </w:rPrChange>
        </w:rPr>
        <w:t>S. guianensis</w:t>
      </w:r>
      <w:r w:rsidRPr="00883F17">
        <w:rPr>
          <w:rFonts w:asciiTheme="minorHAnsi" w:eastAsia="Cambria" w:hAnsiTheme="minorHAnsi" w:cs="Cambria"/>
          <w:rPrChange w:id="1698" w:author="Microsoft Office User" w:date="2023-07-10T07:16:00Z">
            <w:rPr>
              <w:rFonts w:ascii="Cambria" w:eastAsia="Cambria" w:hAnsi="Cambria" w:cs="Cambria"/>
            </w:rPr>
          </w:rPrChange>
        </w:rPr>
        <w:t xml:space="preserve"> </w:t>
      </w:r>
      <w:ins w:id="1699" w:author="Microsoft Office User" w:date="2023-07-08T23:48:00Z">
        <w:r w:rsidR="00B101EA" w:rsidRPr="00883F17">
          <w:rPr>
            <w:rFonts w:asciiTheme="minorHAnsi" w:eastAsia="Cambria" w:hAnsiTheme="minorHAnsi" w:cs="Cambria"/>
            <w:lang w:val="en-US"/>
            <w:rPrChange w:id="1700" w:author="Microsoft Office User" w:date="2023-07-10T07:16:00Z">
              <w:rPr>
                <w:rFonts w:ascii="Cambria" w:eastAsia="Cambria" w:hAnsi="Cambria" w:cs="Cambria"/>
                <w:lang w:val="en-US"/>
              </w:rPr>
            </w:rPrChange>
          </w:rPr>
          <w:t xml:space="preserve">and </w:t>
        </w:r>
        <w:r w:rsidR="00B101EA" w:rsidRPr="00883F17">
          <w:rPr>
            <w:rFonts w:asciiTheme="minorHAnsi" w:eastAsia="Cambria" w:hAnsiTheme="minorHAnsi" w:cs="Cambria"/>
            <w:i/>
            <w:iCs/>
            <w:lang w:val="en-US"/>
            <w:rPrChange w:id="1701" w:author="Microsoft Office User" w:date="2023-07-10T07:16:00Z">
              <w:rPr>
                <w:rFonts w:ascii="Cambria" w:eastAsia="Cambria" w:hAnsi="Cambria" w:cs="Cambria"/>
                <w:lang w:val="en-US"/>
              </w:rPr>
            </w:rPrChange>
          </w:rPr>
          <w:t xml:space="preserve">O. leucoxylon </w:t>
        </w:r>
      </w:ins>
      <w:r w:rsidRPr="00883F17">
        <w:rPr>
          <w:rFonts w:asciiTheme="minorHAnsi" w:eastAsia="Cambria" w:hAnsiTheme="minorHAnsi" w:cs="Cambria"/>
          <w:rPrChange w:id="1702" w:author="Microsoft Office User" w:date="2023-07-10T07:16:00Z">
            <w:rPr>
              <w:rFonts w:ascii="Cambria" w:eastAsia="Cambria" w:hAnsi="Cambria" w:cs="Cambria"/>
            </w:rPr>
          </w:rPrChange>
        </w:rPr>
        <w:t>(</w:t>
      </w:r>
      <w:ins w:id="1703" w:author="Microsoft Office User" w:date="2023-06-20T18:37:00Z">
        <w:r w:rsidR="00BC6713" w:rsidRPr="00883F17">
          <w:rPr>
            <w:rFonts w:asciiTheme="minorHAnsi" w:eastAsia="Cambria" w:hAnsiTheme="minorHAnsi" w:cs="Cambria"/>
            <w:i/>
            <w:lang w:val="en-US"/>
            <w:rPrChange w:id="1704" w:author="Microsoft Office User" w:date="2023-07-10T07:16:00Z">
              <w:rPr>
                <w:rFonts w:ascii="Cambria" w:eastAsia="Cambria" w:hAnsi="Cambria" w:cs="Cambria"/>
                <w:i/>
                <w:lang w:val="en-US"/>
              </w:rPr>
            </w:rPrChange>
          </w:rPr>
          <w:t>Fig. S2</w:t>
        </w:r>
      </w:ins>
      <w:commentRangeStart w:id="1705"/>
      <w:del w:id="1706" w:author="Microsoft Office User" w:date="2023-06-20T18:37:00Z">
        <w:r w:rsidRPr="00883F17" w:rsidDel="00BC6713">
          <w:rPr>
            <w:rFonts w:asciiTheme="minorHAnsi" w:eastAsia="Cambria" w:hAnsiTheme="minorHAnsi" w:cs="Cambria"/>
            <w:i/>
            <w:rPrChange w:id="1707" w:author="Microsoft Office User" w:date="2023-07-10T07:16:00Z">
              <w:rPr>
                <w:rFonts w:ascii="Cambria" w:eastAsia="Cambria" w:hAnsi="Cambria" w:cs="Cambria"/>
                <w:i/>
              </w:rPr>
            </w:rPrChange>
          </w:rPr>
          <w:delText>p</w:delText>
        </w:r>
        <w:r w:rsidRPr="00883F17" w:rsidDel="00BC6713">
          <w:rPr>
            <w:rFonts w:asciiTheme="minorHAnsi" w:eastAsia="Cambria" w:hAnsiTheme="minorHAnsi" w:cs="Cambria"/>
            <w:rPrChange w:id="1708" w:author="Microsoft Office User" w:date="2023-07-10T07:16:00Z">
              <w:rPr>
                <w:rFonts w:ascii="Cambria" w:eastAsia="Cambria" w:hAnsi="Cambria" w:cs="Cambria"/>
              </w:rPr>
            </w:rPrChange>
          </w:rPr>
          <w:delText xml:space="preserve"> = 0.059</w:delText>
        </w:r>
        <w:r w:rsidRPr="00883F17" w:rsidDel="00BC6713">
          <w:rPr>
            <w:rFonts w:asciiTheme="minorHAnsi" w:hAnsiTheme="minorHAnsi"/>
            <w:rPrChange w:id="1709" w:author="Microsoft Office User" w:date="2023-07-10T07:16:00Z">
              <w:rPr/>
            </w:rPrChange>
          </w:rPr>
          <w:delText>, Fig. 3</w:delText>
        </w:r>
        <w:commentRangeEnd w:id="1705"/>
        <w:r w:rsidR="005915BA" w:rsidRPr="00883F17" w:rsidDel="00BC6713">
          <w:rPr>
            <w:rStyle w:val="CommentReference"/>
            <w:rFonts w:asciiTheme="minorHAnsi" w:hAnsiTheme="minorHAnsi"/>
            <w:sz w:val="24"/>
            <w:szCs w:val="24"/>
            <w:rPrChange w:id="1710" w:author="Microsoft Office User" w:date="2023-07-10T07:16:00Z">
              <w:rPr>
                <w:rStyle w:val="CommentReference"/>
              </w:rPr>
            </w:rPrChange>
          </w:rPr>
          <w:commentReference w:id="1705"/>
        </w:r>
      </w:del>
      <w:r w:rsidRPr="00883F17">
        <w:rPr>
          <w:rFonts w:asciiTheme="minorHAnsi" w:eastAsia="Cambria" w:hAnsiTheme="minorHAnsi" w:cs="Cambria"/>
          <w:rPrChange w:id="1711" w:author="Microsoft Office User" w:date="2023-07-10T07:16:00Z">
            <w:rPr>
              <w:rFonts w:ascii="Cambria" w:eastAsia="Cambria" w:hAnsi="Cambria" w:cs="Cambria"/>
            </w:rPr>
          </w:rPrChange>
        </w:rPr>
        <w:t>)</w:t>
      </w:r>
      <w:ins w:id="1712" w:author="Microsoft Office User" w:date="2023-06-20T18:53:00Z">
        <w:r w:rsidR="00BC6713" w:rsidRPr="00883F17">
          <w:rPr>
            <w:rFonts w:asciiTheme="minorHAnsi" w:eastAsia="Cambria" w:hAnsiTheme="minorHAnsi" w:cs="Cambria"/>
            <w:lang w:val="en-US"/>
            <w:rPrChange w:id="1713" w:author="Microsoft Office User" w:date="2023-07-10T07:16:00Z">
              <w:rPr>
                <w:rFonts w:ascii="Cambria" w:eastAsia="Cambria" w:hAnsi="Cambria" w:cs="Cambria"/>
                <w:lang w:val="en-US"/>
              </w:rPr>
            </w:rPrChange>
          </w:rPr>
          <w:t xml:space="preserve">. </w:t>
        </w:r>
      </w:ins>
      <w:ins w:id="1714" w:author="Microsoft Office User" w:date="2023-06-20T19:01:00Z">
        <w:r w:rsidR="00BC6713" w:rsidRPr="00883F17">
          <w:rPr>
            <w:rFonts w:asciiTheme="minorHAnsi" w:eastAsia="Cambria" w:hAnsiTheme="minorHAnsi" w:cs="Cambria"/>
            <w:i/>
            <w:iCs/>
            <w:lang w:val="en-US"/>
            <w:rPrChange w:id="1715" w:author="Microsoft Office User" w:date="2023-07-10T07:16:00Z">
              <w:rPr>
                <w:rFonts w:ascii="Cambria" w:eastAsia="Cambria" w:hAnsi="Cambria" w:cs="Cambria"/>
                <w:lang w:val="en-US"/>
              </w:rPr>
            </w:rPrChange>
          </w:rPr>
          <w:t xml:space="preserve">D. </w:t>
        </w:r>
      </w:ins>
      <w:ins w:id="1716" w:author="Microsoft Office User" w:date="2023-07-08T23:49:00Z">
        <w:r w:rsidR="00B101EA" w:rsidRPr="00883F17">
          <w:rPr>
            <w:rFonts w:asciiTheme="minorHAnsi" w:eastAsia="Cambria" w:hAnsiTheme="minorHAnsi" w:cs="Cambria"/>
            <w:i/>
            <w:iCs/>
            <w:lang w:val="en-US"/>
            <w:rPrChange w:id="1717" w:author="Microsoft Office User" w:date="2023-07-10T07:16:00Z">
              <w:rPr>
                <w:rFonts w:ascii="Cambria" w:eastAsia="Cambria" w:hAnsi="Cambria" w:cs="Cambria"/>
                <w:i/>
                <w:iCs/>
                <w:lang w:val="en-US"/>
              </w:rPr>
            </w:rPrChange>
          </w:rPr>
          <w:t>macrocarpa</w:t>
        </w:r>
        <w:r w:rsidR="00B101EA" w:rsidRPr="00883F17">
          <w:rPr>
            <w:rFonts w:asciiTheme="minorHAnsi" w:eastAsia="Cambria" w:hAnsiTheme="minorHAnsi" w:cs="Cambria"/>
            <w:lang w:val="en-US"/>
            <w:rPrChange w:id="1718" w:author="Microsoft Office User" w:date="2023-07-10T07:16:00Z">
              <w:rPr>
                <w:rFonts w:ascii="Cambria" w:eastAsia="Cambria" w:hAnsi="Cambria" w:cs="Cambria"/>
                <w:lang w:val="en-US"/>
              </w:rPr>
            </w:rPrChange>
          </w:rPr>
          <w:t xml:space="preserve"> trees</w:t>
        </w:r>
      </w:ins>
      <w:ins w:id="1719" w:author="Microsoft Office User" w:date="2023-06-20T19:01:00Z">
        <w:r w:rsidR="00BC6713" w:rsidRPr="00883F17">
          <w:rPr>
            <w:rFonts w:asciiTheme="minorHAnsi" w:eastAsia="Cambria" w:hAnsiTheme="minorHAnsi" w:cs="Cambria"/>
            <w:lang w:val="en-US"/>
            <w:rPrChange w:id="1720" w:author="Microsoft Office User" w:date="2023-07-10T07:16:00Z">
              <w:rPr>
                <w:rFonts w:ascii="Cambria" w:eastAsia="Cambria" w:hAnsi="Cambria" w:cs="Cambria"/>
                <w:lang w:val="en-US"/>
              </w:rPr>
            </w:rPrChange>
          </w:rPr>
          <w:t xml:space="preserve"> reduced significantly their starch content </w:t>
        </w:r>
      </w:ins>
      <w:ins w:id="1721" w:author="Microsoft Office User" w:date="2023-06-20T19:02:00Z">
        <w:r w:rsidR="00BC6713" w:rsidRPr="00883F17">
          <w:rPr>
            <w:rFonts w:asciiTheme="minorHAnsi" w:eastAsia="Cambria" w:hAnsiTheme="minorHAnsi" w:cs="Cambria"/>
            <w:lang w:val="en-US"/>
            <w:rPrChange w:id="1722" w:author="Microsoft Office User" w:date="2023-07-10T07:16:00Z">
              <w:rPr>
                <w:rFonts w:ascii="Cambria" w:eastAsia="Cambria" w:hAnsi="Cambria" w:cs="Cambria"/>
                <w:lang w:val="en-US"/>
              </w:rPr>
            </w:rPrChange>
          </w:rPr>
          <w:t xml:space="preserve">during the </w:t>
        </w:r>
      </w:ins>
      <w:ins w:id="1723" w:author="Microsoft Office User" w:date="2023-07-10T07:20:00Z">
        <w:r w:rsidR="00883F17" w:rsidRPr="00883F17">
          <w:rPr>
            <w:rFonts w:asciiTheme="minorHAnsi" w:eastAsia="Cambria" w:hAnsiTheme="minorHAnsi" w:cs="Cambria"/>
            <w:lang w:val="en-US"/>
          </w:rPr>
          <w:t>period May</w:t>
        </w:r>
      </w:ins>
      <w:ins w:id="1724" w:author="Microsoft Office User" w:date="2023-06-20T19:02:00Z">
        <w:r w:rsidR="00BC6713" w:rsidRPr="00883F17">
          <w:rPr>
            <w:rFonts w:asciiTheme="minorHAnsi" w:eastAsia="Cambria" w:hAnsiTheme="minorHAnsi" w:cs="Cambria"/>
            <w:lang w:val="en-US"/>
            <w:rPrChange w:id="1725" w:author="Microsoft Office User" w:date="2023-07-10T07:16:00Z">
              <w:rPr>
                <w:rFonts w:ascii="Cambria" w:eastAsia="Cambria" w:hAnsi="Cambria" w:cs="Cambria"/>
                <w:lang w:val="en-US"/>
              </w:rPr>
            </w:rPrChange>
          </w:rPr>
          <w:t>19</w:t>
        </w:r>
      </w:ins>
      <w:ins w:id="1726" w:author="Microsoft Office User" w:date="2023-07-08T23:50:00Z">
        <w:r w:rsidR="00B101EA" w:rsidRPr="00883F17">
          <w:rPr>
            <w:rFonts w:asciiTheme="minorHAnsi" w:eastAsia="Cambria" w:hAnsiTheme="minorHAnsi" w:cs="Cambria"/>
            <w:lang w:val="en-US"/>
            <w:rPrChange w:id="1727" w:author="Microsoft Office User" w:date="2023-07-10T07:16:00Z">
              <w:rPr>
                <w:rFonts w:ascii="Cambria" w:eastAsia="Cambria" w:hAnsi="Cambria" w:cs="Cambria"/>
                <w:lang w:val="en-US"/>
              </w:rPr>
            </w:rPrChange>
          </w:rPr>
          <w:t>-</w:t>
        </w:r>
      </w:ins>
      <w:ins w:id="1728" w:author="Microsoft Office User" w:date="2023-06-20T19:02:00Z">
        <w:r w:rsidR="00BC6713" w:rsidRPr="00883F17">
          <w:rPr>
            <w:rFonts w:asciiTheme="minorHAnsi" w:eastAsia="Cambria" w:hAnsiTheme="minorHAnsi" w:cs="Cambria"/>
            <w:lang w:val="en-US"/>
            <w:rPrChange w:id="1729" w:author="Microsoft Office User" w:date="2023-07-10T07:16:00Z">
              <w:rPr>
                <w:rFonts w:ascii="Cambria" w:eastAsia="Cambria" w:hAnsi="Cambria" w:cs="Cambria"/>
                <w:lang w:val="en-US"/>
              </w:rPr>
            </w:rPrChange>
          </w:rPr>
          <w:t xml:space="preserve">Aug19 by around </w:t>
        </w:r>
      </w:ins>
      <w:ins w:id="1730" w:author="Microsoft Office User" w:date="2023-06-27T16:01:00Z">
        <w:r w:rsidR="00652FA3" w:rsidRPr="00883F17">
          <w:rPr>
            <w:rFonts w:asciiTheme="minorHAnsi" w:eastAsia="Cambria" w:hAnsiTheme="minorHAnsi" w:cs="Cambria"/>
            <w:lang w:val="en-US"/>
            <w:rPrChange w:id="1731" w:author="Microsoft Office User" w:date="2023-07-10T07:16:00Z">
              <w:rPr>
                <w:rFonts w:ascii="Cambria" w:eastAsia="Cambria" w:hAnsi="Cambria" w:cs="Cambria"/>
                <w:lang w:val="en-US"/>
              </w:rPr>
            </w:rPrChange>
          </w:rPr>
          <w:t>-</w:t>
        </w:r>
      </w:ins>
      <w:ins w:id="1732" w:author="Microsoft Office User" w:date="2023-06-20T19:03:00Z">
        <w:r w:rsidR="00BC6713" w:rsidRPr="00883F17">
          <w:rPr>
            <w:rFonts w:asciiTheme="minorHAnsi" w:eastAsia="Cambria" w:hAnsiTheme="minorHAnsi" w:cs="Cambria"/>
            <w:lang w:val="en-US"/>
            <w:rPrChange w:id="1733" w:author="Microsoft Office User" w:date="2023-07-10T07:16:00Z">
              <w:rPr>
                <w:rFonts w:ascii="Cambria" w:eastAsia="Cambria" w:hAnsi="Cambria" w:cs="Cambria"/>
                <w:lang w:val="en-US"/>
              </w:rPr>
            </w:rPrChange>
          </w:rPr>
          <w:t>0.75%</w:t>
        </w:r>
      </w:ins>
      <w:ins w:id="1734" w:author="Microsoft Office User" w:date="2023-06-27T16:00:00Z">
        <w:r w:rsidR="00652FA3" w:rsidRPr="00883F17">
          <w:rPr>
            <w:rFonts w:asciiTheme="minorHAnsi" w:eastAsia="Cambria" w:hAnsiTheme="minorHAnsi" w:cs="Cambria"/>
            <w:lang w:val="en-US"/>
            <w:rPrChange w:id="1735" w:author="Microsoft Office User" w:date="2023-07-10T07:16:00Z">
              <w:rPr>
                <w:rFonts w:ascii="Cambria" w:eastAsia="Cambria" w:hAnsi="Cambria" w:cs="Cambria"/>
                <w:lang w:val="en-US"/>
              </w:rPr>
            </w:rPrChange>
          </w:rPr>
          <w:t xml:space="preserve"> (</w:t>
        </w:r>
        <w:r w:rsidR="00652FA3" w:rsidRPr="00883F17">
          <w:rPr>
            <w:rFonts w:asciiTheme="minorHAnsi" w:eastAsia="Cambria" w:hAnsiTheme="minorHAnsi" w:cs="Cambria"/>
            <w:i/>
            <w:iCs/>
            <w:lang w:val="en-US"/>
            <w:rPrChange w:id="1736" w:author="Microsoft Office User" w:date="2023-07-10T07:16:00Z">
              <w:rPr>
                <w:rFonts w:ascii="Cambria" w:eastAsia="Cambria" w:hAnsi="Cambria" w:cs="Cambria"/>
                <w:lang w:val="en-US"/>
              </w:rPr>
            </w:rPrChange>
          </w:rPr>
          <w:t>ci</w:t>
        </w:r>
        <w:r w:rsidR="00652FA3" w:rsidRPr="00883F17">
          <w:rPr>
            <w:rFonts w:asciiTheme="minorHAnsi" w:eastAsia="Cambria" w:hAnsiTheme="minorHAnsi" w:cs="Cambria"/>
            <w:lang w:val="en-US"/>
            <w:rPrChange w:id="1737" w:author="Microsoft Office User" w:date="2023-07-10T07:16:00Z">
              <w:rPr>
                <w:rFonts w:ascii="Cambria" w:eastAsia="Cambria" w:hAnsi="Cambria" w:cs="Cambria"/>
                <w:lang w:val="en-US"/>
              </w:rPr>
            </w:rPrChange>
          </w:rPr>
          <w:t xml:space="preserve">: </w:t>
        </w:r>
      </w:ins>
      <w:ins w:id="1738" w:author="Microsoft Office User" w:date="2023-06-27T16:01:00Z">
        <w:r w:rsidR="00652FA3" w:rsidRPr="00883F17">
          <w:rPr>
            <w:rFonts w:asciiTheme="minorHAnsi" w:eastAsia="Cambria" w:hAnsiTheme="minorHAnsi" w:cs="Cambria"/>
            <w:lang w:val="en-US"/>
            <w:rPrChange w:id="1739" w:author="Microsoft Office User" w:date="2023-07-10T07:16:00Z">
              <w:rPr>
                <w:rFonts w:ascii="Cambria" w:eastAsia="Cambria" w:hAnsi="Cambria" w:cs="Cambria"/>
                <w:lang w:val="en-US"/>
              </w:rPr>
            </w:rPrChange>
          </w:rPr>
          <w:t>-1.15, -0.37, Fig S2)</w:t>
        </w:r>
      </w:ins>
      <w:ins w:id="1740" w:author="Microsoft Office User" w:date="2023-06-20T19:03:00Z">
        <w:r w:rsidR="00BC6713" w:rsidRPr="00883F17">
          <w:rPr>
            <w:rFonts w:asciiTheme="minorHAnsi" w:eastAsia="Cambria" w:hAnsiTheme="minorHAnsi" w:cs="Cambria"/>
            <w:lang w:val="en-US"/>
            <w:rPrChange w:id="1741" w:author="Microsoft Office User" w:date="2023-07-10T07:16:00Z">
              <w:rPr>
                <w:rFonts w:ascii="Cambria" w:eastAsia="Cambria" w:hAnsi="Cambria" w:cs="Cambria"/>
                <w:lang w:val="en-US"/>
              </w:rPr>
            </w:rPrChange>
          </w:rPr>
          <w:t xml:space="preserve">, while </w:t>
        </w:r>
        <w:r w:rsidR="00BC6713" w:rsidRPr="00883F17">
          <w:rPr>
            <w:rFonts w:asciiTheme="minorHAnsi" w:eastAsia="Cambria" w:hAnsiTheme="minorHAnsi" w:cs="Cambria"/>
            <w:i/>
            <w:iCs/>
            <w:lang w:val="en-US"/>
            <w:rPrChange w:id="1742" w:author="Microsoft Office User" w:date="2023-07-10T07:16:00Z">
              <w:rPr>
                <w:rFonts w:ascii="Cambria" w:eastAsia="Cambria" w:hAnsi="Cambria" w:cs="Cambria"/>
                <w:lang w:val="en-US"/>
              </w:rPr>
            </w:rPrChange>
          </w:rPr>
          <w:t>S</w:t>
        </w:r>
      </w:ins>
      <w:ins w:id="1743" w:author="Microsoft Office User" w:date="2023-06-20T19:04:00Z">
        <w:r w:rsidR="00BC6713" w:rsidRPr="00883F17">
          <w:rPr>
            <w:rFonts w:asciiTheme="minorHAnsi" w:eastAsia="Cambria" w:hAnsiTheme="minorHAnsi" w:cs="Cambria"/>
            <w:i/>
            <w:iCs/>
            <w:lang w:val="en-US"/>
            <w:rPrChange w:id="1744" w:author="Microsoft Office User" w:date="2023-07-10T07:16:00Z">
              <w:rPr>
                <w:rFonts w:ascii="Cambria" w:eastAsia="Cambria" w:hAnsi="Cambria" w:cs="Cambria"/>
                <w:lang w:val="en-US"/>
              </w:rPr>
            </w:rPrChange>
          </w:rPr>
          <w:t>. guianensis</w:t>
        </w:r>
        <w:r w:rsidR="00BC6713" w:rsidRPr="00883F17">
          <w:rPr>
            <w:rFonts w:asciiTheme="minorHAnsi" w:eastAsia="Cambria" w:hAnsiTheme="minorHAnsi" w:cs="Cambria"/>
            <w:lang w:val="en-US"/>
            <w:rPrChange w:id="1745" w:author="Microsoft Office User" w:date="2023-07-10T07:16:00Z">
              <w:rPr>
                <w:rFonts w:ascii="Cambria" w:eastAsia="Cambria" w:hAnsi="Cambria" w:cs="Cambria"/>
                <w:lang w:val="en-US"/>
              </w:rPr>
            </w:rPrChange>
          </w:rPr>
          <w:t xml:space="preserve"> had significant gains in starch content from May </w:t>
        </w:r>
      </w:ins>
      <w:ins w:id="1746" w:author="Microsoft Office User" w:date="2023-07-08T23:50:00Z">
        <w:r w:rsidR="00B101EA" w:rsidRPr="00883F17">
          <w:rPr>
            <w:rFonts w:asciiTheme="minorHAnsi" w:eastAsia="Cambria" w:hAnsiTheme="minorHAnsi" w:cs="Cambria"/>
            <w:lang w:val="en-US"/>
            <w:rPrChange w:id="1747" w:author="Microsoft Office User" w:date="2023-07-10T07:16:00Z">
              <w:rPr>
                <w:rFonts w:ascii="Cambria" w:eastAsia="Cambria" w:hAnsi="Cambria" w:cs="Cambria"/>
                <w:lang w:val="en-US"/>
              </w:rPr>
            </w:rPrChange>
          </w:rPr>
          <w:t>20</w:t>
        </w:r>
      </w:ins>
      <w:ins w:id="1748" w:author="Microsoft Office User" w:date="2023-06-20T19:04:00Z">
        <w:r w:rsidR="00BC6713" w:rsidRPr="00883F17">
          <w:rPr>
            <w:rFonts w:asciiTheme="minorHAnsi" w:eastAsia="Cambria" w:hAnsiTheme="minorHAnsi" w:cs="Cambria"/>
            <w:lang w:val="en-US"/>
            <w:rPrChange w:id="1749" w:author="Microsoft Office User" w:date="2023-07-10T07:16:00Z">
              <w:rPr>
                <w:rFonts w:ascii="Cambria" w:eastAsia="Cambria" w:hAnsi="Cambria" w:cs="Cambria"/>
                <w:lang w:val="en-US"/>
              </w:rPr>
            </w:rPrChange>
          </w:rPr>
          <w:t>19 to Feb</w:t>
        </w:r>
      </w:ins>
      <w:ins w:id="1750" w:author="Microsoft Office User" w:date="2023-07-08T23:50:00Z">
        <w:r w:rsidR="00B101EA" w:rsidRPr="00883F17">
          <w:rPr>
            <w:rFonts w:asciiTheme="minorHAnsi" w:eastAsia="Cambria" w:hAnsiTheme="minorHAnsi" w:cs="Cambria"/>
            <w:lang w:val="en-US"/>
            <w:rPrChange w:id="1751" w:author="Microsoft Office User" w:date="2023-07-10T07:16:00Z">
              <w:rPr>
                <w:rFonts w:ascii="Cambria" w:eastAsia="Cambria" w:hAnsi="Cambria" w:cs="Cambria"/>
                <w:lang w:val="en-US"/>
              </w:rPr>
            </w:rPrChange>
          </w:rPr>
          <w:t>rua</w:t>
        </w:r>
      </w:ins>
      <w:ins w:id="1752" w:author="Microsoft Office User" w:date="2023-07-08T23:51:00Z">
        <w:r w:rsidR="00B101EA" w:rsidRPr="00883F17">
          <w:rPr>
            <w:rFonts w:asciiTheme="minorHAnsi" w:eastAsia="Cambria" w:hAnsiTheme="minorHAnsi" w:cs="Cambria"/>
            <w:lang w:val="en-US"/>
            <w:rPrChange w:id="1753" w:author="Microsoft Office User" w:date="2023-07-10T07:16:00Z">
              <w:rPr>
                <w:rFonts w:ascii="Cambria" w:eastAsia="Cambria" w:hAnsi="Cambria" w:cs="Cambria"/>
                <w:lang w:val="en-US"/>
              </w:rPr>
            </w:rPrChange>
          </w:rPr>
          <w:t xml:space="preserve">ry </w:t>
        </w:r>
      </w:ins>
      <w:ins w:id="1754" w:author="Microsoft Office User" w:date="2023-06-20T19:04:00Z">
        <w:r w:rsidR="00BC6713" w:rsidRPr="00883F17">
          <w:rPr>
            <w:rFonts w:asciiTheme="minorHAnsi" w:eastAsia="Cambria" w:hAnsiTheme="minorHAnsi" w:cs="Cambria"/>
            <w:lang w:val="en-US"/>
            <w:rPrChange w:id="1755" w:author="Microsoft Office User" w:date="2023-07-10T07:16:00Z">
              <w:rPr>
                <w:rFonts w:ascii="Cambria" w:eastAsia="Cambria" w:hAnsi="Cambria" w:cs="Cambria"/>
                <w:lang w:val="en-US"/>
              </w:rPr>
            </w:rPrChange>
          </w:rPr>
          <w:t>20</w:t>
        </w:r>
      </w:ins>
      <w:ins w:id="1756" w:author="Microsoft Office User" w:date="2023-07-08T23:51:00Z">
        <w:r w:rsidR="00B101EA" w:rsidRPr="00883F17">
          <w:rPr>
            <w:rFonts w:asciiTheme="minorHAnsi" w:eastAsia="Cambria" w:hAnsiTheme="minorHAnsi" w:cs="Cambria"/>
            <w:lang w:val="en-US"/>
            <w:rPrChange w:id="1757" w:author="Microsoft Office User" w:date="2023-07-10T07:16:00Z">
              <w:rPr>
                <w:rFonts w:ascii="Cambria" w:eastAsia="Cambria" w:hAnsi="Cambria" w:cs="Cambria"/>
                <w:lang w:val="en-US"/>
              </w:rPr>
            </w:rPrChange>
          </w:rPr>
          <w:t>20</w:t>
        </w:r>
      </w:ins>
      <w:ins w:id="1758" w:author="Microsoft Office User" w:date="2023-06-20T19:04:00Z">
        <w:r w:rsidR="00BC6713" w:rsidRPr="00883F17">
          <w:rPr>
            <w:rFonts w:asciiTheme="minorHAnsi" w:eastAsia="Cambria" w:hAnsiTheme="minorHAnsi" w:cs="Cambria"/>
            <w:lang w:val="en-US"/>
            <w:rPrChange w:id="1759" w:author="Microsoft Office User" w:date="2023-07-10T07:16:00Z">
              <w:rPr>
                <w:rFonts w:ascii="Cambria" w:eastAsia="Cambria" w:hAnsi="Cambria" w:cs="Cambria"/>
                <w:lang w:val="en-US"/>
              </w:rPr>
            </w:rPrChange>
          </w:rPr>
          <w:t xml:space="preserve"> by around 0.25% (</w:t>
        </w:r>
      </w:ins>
      <w:ins w:id="1760" w:author="Microsoft Office User" w:date="2023-06-27T16:02:00Z">
        <w:r w:rsidR="00652FA3" w:rsidRPr="00883F17">
          <w:rPr>
            <w:rFonts w:asciiTheme="minorHAnsi" w:eastAsia="Cambria" w:hAnsiTheme="minorHAnsi" w:cs="Cambria"/>
            <w:i/>
            <w:iCs/>
            <w:lang w:val="en-US"/>
            <w:rPrChange w:id="1761" w:author="Microsoft Office User" w:date="2023-07-10T07:16:00Z">
              <w:rPr>
                <w:rFonts w:ascii="Cambria" w:eastAsia="Cambria" w:hAnsi="Cambria" w:cs="Cambria"/>
                <w:lang w:val="en-US"/>
              </w:rPr>
            </w:rPrChange>
          </w:rPr>
          <w:t>ci</w:t>
        </w:r>
        <w:r w:rsidR="00652FA3" w:rsidRPr="00883F17">
          <w:rPr>
            <w:rFonts w:asciiTheme="minorHAnsi" w:eastAsia="Cambria" w:hAnsiTheme="minorHAnsi" w:cs="Cambria"/>
            <w:lang w:val="en-US"/>
            <w:rPrChange w:id="1762" w:author="Microsoft Office User" w:date="2023-07-10T07:16:00Z">
              <w:rPr>
                <w:rFonts w:ascii="Cambria" w:eastAsia="Cambria" w:hAnsi="Cambria" w:cs="Cambria"/>
                <w:lang w:val="en-US"/>
              </w:rPr>
            </w:rPrChange>
          </w:rPr>
          <w:t>:</w:t>
        </w:r>
      </w:ins>
      <w:ins w:id="1763" w:author="Microsoft Office User" w:date="2023-06-27T16:03:00Z">
        <w:r w:rsidR="00652FA3" w:rsidRPr="00883F17">
          <w:rPr>
            <w:rFonts w:asciiTheme="minorHAnsi" w:eastAsia="Cambria" w:hAnsiTheme="minorHAnsi" w:cs="Cambria"/>
            <w:lang w:val="en-US"/>
            <w:rPrChange w:id="1764" w:author="Microsoft Office User" w:date="2023-07-10T07:16:00Z">
              <w:rPr>
                <w:rFonts w:ascii="Cambria" w:eastAsia="Cambria" w:hAnsi="Cambria" w:cs="Cambria"/>
                <w:lang w:val="en-US"/>
              </w:rPr>
            </w:rPrChange>
          </w:rPr>
          <w:t xml:space="preserve"> 0.06, 0.53, Fig 2)</w:t>
        </w:r>
      </w:ins>
      <w:ins w:id="1765" w:author="Microsoft Office User" w:date="2023-06-20T19:05:00Z">
        <w:r w:rsidR="00BC6713" w:rsidRPr="00883F17">
          <w:rPr>
            <w:rFonts w:asciiTheme="minorHAnsi" w:eastAsia="Cambria" w:hAnsiTheme="minorHAnsi" w:cs="Cambria"/>
            <w:lang w:val="en-US"/>
            <w:rPrChange w:id="1766" w:author="Microsoft Office User" w:date="2023-07-10T07:16:00Z">
              <w:rPr>
                <w:rFonts w:ascii="Cambria" w:eastAsia="Cambria" w:hAnsi="Cambria" w:cs="Cambria"/>
                <w:lang w:val="en-US"/>
              </w:rPr>
            </w:rPrChange>
          </w:rPr>
          <w:t xml:space="preserve">. </w:t>
        </w:r>
      </w:ins>
      <w:del w:id="1767" w:author="Microsoft Office User" w:date="2023-06-20T18:40:00Z">
        <w:r w:rsidRPr="00883F17" w:rsidDel="00BC6713">
          <w:rPr>
            <w:rFonts w:asciiTheme="minorHAnsi" w:eastAsia="Cambria" w:hAnsiTheme="minorHAnsi" w:cs="Cambria"/>
            <w:rPrChange w:id="1768" w:author="Microsoft Office User" w:date="2023-07-10T07:16:00Z">
              <w:rPr>
                <w:rFonts w:ascii="Cambria" w:eastAsia="Cambria" w:hAnsi="Cambria" w:cs="Cambria"/>
              </w:rPr>
            </w:rPrChange>
          </w:rPr>
          <w:delText xml:space="preserve">. For both species the lowest starch mass was found during the dry season (August 2019) while the starch mass was higher in February 2020 for </w:delText>
        </w:r>
        <w:r w:rsidRPr="00883F17" w:rsidDel="00BC6713">
          <w:rPr>
            <w:rFonts w:asciiTheme="minorHAnsi" w:eastAsia="Cambria" w:hAnsiTheme="minorHAnsi" w:cs="Cambria"/>
            <w:i/>
            <w:rPrChange w:id="1769" w:author="Microsoft Office User" w:date="2023-07-10T07:16:00Z">
              <w:rPr>
                <w:rFonts w:ascii="Cambria" w:eastAsia="Cambria" w:hAnsi="Cambria" w:cs="Cambria"/>
                <w:i/>
              </w:rPr>
            </w:rPrChange>
          </w:rPr>
          <w:delText>S. guianensis</w:delText>
        </w:r>
        <w:r w:rsidRPr="00883F17" w:rsidDel="00BC6713">
          <w:rPr>
            <w:rFonts w:asciiTheme="minorHAnsi" w:eastAsia="Cambria" w:hAnsiTheme="minorHAnsi" w:cs="Cambria"/>
            <w:rPrChange w:id="1770" w:author="Microsoft Office User" w:date="2023-07-10T07:16:00Z">
              <w:rPr>
                <w:rFonts w:ascii="Cambria" w:eastAsia="Cambria" w:hAnsi="Cambria" w:cs="Cambria"/>
              </w:rPr>
            </w:rPrChange>
          </w:rPr>
          <w:delText xml:space="preserve"> and in May 2019 for </w:delText>
        </w:r>
        <w:r w:rsidRPr="00883F17" w:rsidDel="00BC6713">
          <w:rPr>
            <w:rFonts w:asciiTheme="minorHAnsi" w:eastAsia="Cambria" w:hAnsiTheme="minorHAnsi" w:cs="Cambria"/>
            <w:i/>
            <w:rPrChange w:id="1771" w:author="Microsoft Office User" w:date="2023-07-10T07:16:00Z">
              <w:rPr>
                <w:rFonts w:ascii="Cambria" w:eastAsia="Cambria" w:hAnsi="Cambria" w:cs="Cambria"/>
                <w:i/>
              </w:rPr>
            </w:rPrChange>
          </w:rPr>
          <w:delText>D. microcarpa</w:delText>
        </w:r>
        <w:r w:rsidRPr="00883F17" w:rsidDel="00BC6713">
          <w:rPr>
            <w:rFonts w:asciiTheme="minorHAnsi" w:eastAsia="Cambria" w:hAnsiTheme="minorHAnsi" w:cs="Cambria"/>
            <w:rPrChange w:id="1772" w:author="Microsoft Office User" w:date="2023-07-10T07:16:00Z">
              <w:rPr>
                <w:rFonts w:ascii="Cambria" w:eastAsia="Cambria" w:hAnsi="Cambria" w:cs="Cambria"/>
              </w:rPr>
            </w:rPrChange>
          </w:rPr>
          <w:delText xml:space="preserve"> </w:delText>
        </w:r>
        <w:r w:rsidRPr="00883F17" w:rsidDel="00BC6713">
          <w:rPr>
            <w:rFonts w:asciiTheme="minorHAnsi" w:hAnsiTheme="minorHAnsi"/>
            <w:rPrChange w:id="1773" w:author="Microsoft Office User" w:date="2023-07-10T07:16:00Z">
              <w:rPr/>
            </w:rPrChange>
          </w:rPr>
          <w:delText>(Fig. 3</w:delText>
        </w:r>
        <w:r w:rsidRPr="00883F17" w:rsidDel="00BC6713">
          <w:rPr>
            <w:rFonts w:asciiTheme="minorHAnsi" w:eastAsia="Cambria" w:hAnsiTheme="minorHAnsi" w:cs="Cambria"/>
            <w:rPrChange w:id="1774" w:author="Microsoft Office User" w:date="2023-07-10T07:16:00Z">
              <w:rPr>
                <w:rFonts w:ascii="Cambria" w:eastAsia="Cambria" w:hAnsi="Cambria" w:cs="Cambria"/>
              </w:rPr>
            </w:rPrChange>
          </w:rPr>
          <w:delText>).</w:delText>
        </w:r>
      </w:del>
    </w:p>
    <w:p w14:paraId="0EDC8998" w14:textId="13C4D5B5" w:rsidR="00805E4A" w:rsidRPr="00883F17" w:rsidRDefault="00805E4A" w:rsidP="00805E4A">
      <w:pPr>
        <w:pBdr>
          <w:top w:val="nil"/>
          <w:left w:val="nil"/>
          <w:bottom w:val="nil"/>
          <w:right w:val="nil"/>
          <w:between w:val="nil"/>
        </w:pBdr>
        <w:spacing w:before="180" w:after="180" w:line="480" w:lineRule="auto"/>
        <w:ind w:right="-261"/>
        <w:rPr>
          <w:rFonts w:asciiTheme="minorHAnsi" w:hAnsiTheme="minorHAnsi"/>
          <w:i/>
          <w:rPrChange w:id="1775" w:author="Microsoft Office User" w:date="2023-07-10T07:16:00Z">
            <w:rPr>
              <w:i/>
            </w:rPr>
          </w:rPrChange>
        </w:rPr>
      </w:pPr>
      <w:r w:rsidRPr="00883F17">
        <w:rPr>
          <w:rFonts w:asciiTheme="minorHAnsi" w:eastAsia="Cambria" w:hAnsiTheme="minorHAnsi" w:cs="Cambria"/>
          <w:rPrChange w:id="1776" w:author="Microsoft Office User" w:date="2023-07-10T07:16:00Z">
            <w:rPr>
              <w:rFonts w:ascii="Cambria" w:eastAsia="Cambria" w:hAnsi="Cambria" w:cs="Cambria"/>
            </w:rPr>
          </w:rPrChange>
        </w:rPr>
        <w:t xml:space="preserve">Seasonality in growth rates during 2019 </w:t>
      </w:r>
      <w:r w:rsidRPr="00883F17">
        <w:rPr>
          <w:rFonts w:asciiTheme="minorHAnsi" w:hAnsiTheme="minorHAnsi"/>
          <w:rPrChange w:id="1777" w:author="Microsoft Office User" w:date="2023-07-10T07:16:00Z">
            <w:rPr/>
          </w:rPrChange>
        </w:rPr>
        <w:t>were</w:t>
      </w:r>
      <w:r w:rsidRPr="00883F17">
        <w:rPr>
          <w:rFonts w:asciiTheme="minorHAnsi" w:eastAsia="Cambria" w:hAnsiTheme="minorHAnsi" w:cs="Cambria"/>
          <w:rPrChange w:id="1778" w:author="Microsoft Office User" w:date="2023-07-10T07:16:00Z">
            <w:rPr>
              <w:rFonts w:ascii="Cambria" w:eastAsia="Cambria" w:hAnsi="Cambria" w:cs="Cambria"/>
            </w:rPr>
          </w:rPrChange>
        </w:rPr>
        <w:t xml:space="preserve"> only </w:t>
      </w:r>
      <w:r w:rsidRPr="00883F17">
        <w:rPr>
          <w:rFonts w:asciiTheme="minorHAnsi" w:hAnsiTheme="minorHAnsi"/>
          <w:rPrChange w:id="1779" w:author="Microsoft Office User" w:date="2023-07-10T07:16:00Z">
            <w:rPr/>
          </w:rPrChange>
        </w:rPr>
        <w:t>significant</w:t>
      </w:r>
      <w:r w:rsidRPr="00883F17">
        <w:rPr>
          <w:rFonts w:asciiTheme="minorHAnsi" w:eastAsia="Cambria" w:hAnsiTheme="minorHAnsi" w:cs="Cambria"/>
          <w:rPrChange w:id="1780" w:author="Microsoft Office User" w:date="2023-07-10T07:16:00Z">
            <w:rPr>
              <w:rFonts w:ascii="Cambria" w:eastAsia="Cambria" w:hAnsi="Cambria" w:cs="Cambria"/>
            </w:rPr>
          </w:rPrChange>
        </w:rPr>
        <w:t xml:space="preserve"> for the </w:t>
      </w:r>
      <w:r w:rsidRPr="00883F17">
        <w:rPr>
          <w:rFonts w:asciiTheme="minorHAnsi" w:hAnsiTheme="minorHAnsi"/>
          <w:rPrChange w:id="1781" w:author="Microsoft Office User" w:date="2023-07-10T07:16:00Z">
            <w:rPr/>
          </w:rPrChange>
        </w:rPr>
        <w:t>fiber-storing</w:t>
      </w:r>
      <w:r w:rsidRPr="00883F17">
        <w:rPr>
          <w:rFonts w:asciiTheme="minorHAnsi" w:eastAsia="Cambria" w:hAnsiTheme="minorHAnsi" w:cs="Cambria"/>
          <w:rPrChange w:id="1782"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1783" w:author="Microsoft Office User" w:date="2023-07-10T07:16:00Z">
            <w:rPr>
              <w:rFonts w:ascii="Cambria" w:eastAsia="Cambria" w:hAnsi="Cambria" w:cs="Cambria"/>
              <w:i/>
            </w:rPr>
          </w:rPrChange>
        </w:rPr>
        <w:t>D. microcarpa</w:t>
      </w:r>
      <w:ins w:id="1784" w:author="Microsoft Office User" w:date="2023-05-16T15:15:00Z">
        <w:r w:rsidR="005915BA" w:rsidRPr="00883F17">
          <w:rPr>
            <w:rFonts w:asciiTheme="minorHAnsi" w:eastAsia="Cambria" w:hAnsiTheme="minorHAnsi" w:cs="Cambria"/>
            <w:i/>
            <w:lang w:val="en-US"/>
            <w:rPrChange w:id="1785" w:author="Microsoft Office User" w:date="2023-07-10T07:16:00Z">
              <w:rPr>
                <w:rFonts w:ascii="Cambria" w:eastAsia="Cambria" w:hAnsi="Cambria" w:cs="Cambria"/>
                <w:i/>
                <w:lang w:val="en-US"/>
              </w:rPr>
            </w:rPrChange>
          </w:rPr>
          <w:t xml:space="preserve"> (</w:t>
        </w:r>
      </w:ins>
      <w:ins w:id="1786" w:author="Microsoft Office User" w:date="2023-07-08T23:54:00Z">
        <w:r w:rsidR="00B101EA" w:rsidRPr="00883F17">
          <w:rPr>
            <w:rFonts w:asciiTheme="minorHAnsi" w:eastAsia="Cambria" w:hAnsiTheme="minorHAnsi" w:cs="Cambria"/>
            <w:i/>
            <w:lang w:val="en-US"/>
            <w:rPrChange w:id="1787" w:author="Microsoft Office User" w:date="2023-07-10T07:16:00Z">
              <w:rPr>
                <w:rFonts w:ascii="Cambria" w:eastAsia="Cambria" w:hAnsi="Cambria" w:cs="Cambria"/>
                <w:i/>
                <w:highlight w:val="yellow"/>
                <w:lang w:val="en-US"/>
              </w:rPr>
            </w:rPrChange>
          </w:rPr>
          <w:t>p&lt;</w:t>
        </w:r>
      </w:ins>
      <w:ins w:id="1788" w:author="Microsoft Office User" w:date="2023-06-20T19:07:00Z">
        <w:r w:rsidR="00BC6713" w:rsidRPr="00883F17">
          <w:rPr>
            <w:rFonts w:asciiTheme="minorHAnsi" w:eastAsia="Cambria" w:hAnsiTheme="minorHAnsi" w:cs="Cambria"/>
            <w:i/>
            <w:lang w:val="en-US"/>
            <w:rPrChange w:id="1789" w:author="Microsoft Office User" w:date="2023-07-10T07:16:00Z">
              <w:rPr>
                <w:rFonts w:ascii="Cambria" w:eastAsia="Cambria" w:hAnsi="Cambria" w:cs="Cambria"/>
                <w:i/>
                <w:highlight w:val="yellow"/>
                <w:lang w:val="en-US"/>
              </w:rPr>
            </w:rPrChange>
          </w:rPr>
          <w:t>0.0</w:t>
        </w:r>
      </w:ins>
      <w:ins w:id="1790" w:author="Microsoft Office User" w:date="2023-07-08T23:54:00Z">
        <w:r w:rsidR="00B101EA" w:rsidRPr="00883F17">
          <w:rPr>
            <w:rFonts w:asciiTheme="minorHAnsi" w:eastAsia="Cambria" w:hAnsiTheme="minorHAnsi" w:cs="Cambria"/>
            <w:i/>
            <w:lang w:val="en-US"/>
            <w:rPrChange w:id="1791" w:author="Microsoft Office User" w:date="2023-07-10T07:16:00Z">
              <w:rPr>
                <w:rFonts w:ascii="Cambria" w:eastAsia="Cambria" w:hAnsi="Cambria" w:cs="Cambria"/>
                <w:i/>
                <w:highlight w:val="yellow"/>
                <w:lang w:val="en-US"/>
              </w:rPr>
            </w:rPrChange>
          </w:rPr>
          <w:t>5, Fig. 5</w:t>
        </w:r>
      </w:ins>
      <w:ins w:id="1792" w:author="Microsoft Office User" w:date="2023-05-16T15:15:00Z">
        <w:r w:rsidR="005915BA" w:rsidRPr="00883F17">
          <w:rPr>
            <w:rFonts w:asciiTheme="minorHAnsi" w:eastAsia="Cambria" w:hAnsiTheme="minorHAnsi" w:cs="Cambria"/>
            <w:i/>
            <w:lang w:val="en-US"/>
            <w:rPrChange w:id="1793" w:author="Microsoft Office User" w:date="2023-07-10T07:16:00Z">
              <w:rPr>
                <w:rFonts w:ascii="Cambria" w:eastAsia="Cambria" w:hAnsi="Cambria" w:cs="Cambria"/>
                <w:i/>
                <w:lang w:val="en-US"/>
              </w:rPr>
            </w:rPrChange>
          </w:rPr>
          <w:t>)</w:t>
        </w:r>
      </w:ins>
      <w:r w:rsidRPr="00883F17">
        <w:rPr>
          <w:rFonts w:asciiTheme="minorHAnsi" w:eastAsia="Cambria" w:hAnsiTheme="minorHAnsi" w:cs="Cambria"/>
          <w:rPrChange w:id="1794" w:author="Microsoft Office User" w:date="2023-07-10T07:16:00Z">
            <w:rPr>
              <w:rFonts w:ascii="Cambria" w:eastAsia="Cambria" w:hAnsi="Cambria" w:cs="Cambria"/>
            </w:rPr>
          </w:rPrChange>
        </w:rPr>
        <w:t>. These trees grew slower during the dry season and faster during the wet season (</w:t>
      </w:r>
      <w:r w:rsidRPr="00883F17">
        <w:rPr>
          <w:rFonts w:asciiTheme="minorHAnsi" w:hAnsiTheme="minorHAnsi"/>
          <w:rPrChange w:id="1795" w:author="Microsoft Office User" w:date="2023-07-10T07:16:00Z">
            <w:rPr/>
          </w:rPrChange>
        </w:rPr>
        <w:t xml:space="preserve">Fig. </w:t>
      </w:r>
      <w:del w:id="1796" w:author="Microsoft Office User" w:date="2023-06-20T19:07:00Z">
        <w:r w:rsidRPr="00883F17" w:rsidDel="00BC6713">
          <w:rPr>
            <w:rFonts w:asciiTheme="minorHAnsi" w:hAnsiTheme="minorHAnsi"/>
            <w:rPrChange w:id="1797" w:author="Microsoft Office User" w:date="2023-07-10T07:16:00Z">
              <w:rPr/>
            </w:rPrChange>
          </w:rPr>
          <w:delText>4</w:delText>
        </w:r>
      </w:del>
      <w:ins w:id="1798" w:author="Microsoft Office User" w:date="2023-06-20T19:07:00Z">
        <w:r w:rsidR="00BC6713" w:rsidRPr="00883F17">
          <w:rPr>
            <w:rFonts w:asciiTheme="minorHAnsi" w:hAnsiTheme="minorHAnsi"/>
            <w:lang w:val="en-US"/>
            <w:rPrChange w:id="1799" w:author="Microsoft Office User" w:date="2023-07-10T07:16:00Z">
              <w:rPr>
                <w:lang w:val="en-US"/>
              </w:rPr>
            </w:rPrChange>
          </w:rPr>
          <w:t>5</w:t>
        </w:r>
      </w:ins>
      <w:r w:rsidRPr="00883F17">
        <w:rPr>
          <w:rFonts w:asciiTheme="minorHAnsi" w:eastAsia="Cambria" w:hAnsiTheme="minorHAnsi" w:cs="Cambria"/>
          <w:rPrChange w:id="1800" w:author="Microsoft Office User" w:date="2023-07-10T07:16:00Z">
            <w:rPr>
              <w:rFonts w:ascii="Cambria" w:eastAsia="Cambria" w:hAnsi="Cambria" w:cs="Cambria"/>
            </w:rPr>
          </w:rPrChange>
        </w:rPr>
        <w:t>).</w:t>
      </w:r>
      <w:r w:rsidRPr="00883F17">
        <w:rPr>
          <w:rFonts w:asciiTheme="minorHAnsi" w:hAnsiTheme="minorHAnsi"/>
          <w:rPrChange w:id="1801" w:author="Microsoft Office User" w:date="2023-07-10T07:16:00Z">
            <w:rPr/>
          </w:rPrChange>
        </w:rPr>
        <w:t xml:space="preserve"> T</w:t>
      </w:r>
      <w:r w:rsidRPr="00883F17">
        <w:rPr>
          <w:rFonts w:asciiTheme="minorHAnsi" w:eastAsia="Cambria" w:hAnsiTheme="minorHAnsi" w:cs="Cambria"/>
          <w:rPrChange w:id="1802" w:author="Microsoft Office User" w:date="2023-07-10T07:16:00Z">
            <w:rPr>
              <w:rFonts w:ascii="Cambria" w:eastAsia="Cambria" w:hAnsi="Cambria" w:cs="Cambria"/>
            </w:rPr>
          </w:rPrChange>
        </w:rPr>
        <w:t xml:space="preserve">he two </w:t>
      </w:r>
      <w:r w:rsidRPr="00883F17">
        <w:rPr>
          <w:rFonts w:asciiTheme="minorHAnsi" w:hAnsiTheme="minorHAnsi"/>
          <w:rPrChange w:id="1803" w:author="Microsoft Office User" w:date="2023-07-10T07:16:00Z">
            <w:rPr/>
          </w:rPrChange>
        </w:rPr>
        <w:t>parenchyma-storing</w:t>
      </w:r>
      <w:r w:rsidRPr="00883F17">
        <w:rPr>
          <w:rFonts w:asciiTheme="minorHAnsi" w:eastAsia="Cambria" w:hAnsiTheme="minorHAnsi" w:cs="Cambria"/>
          <w:rPrChange w:id="1804" w:author="Microsoft Office User" w:date="2023-07-10T07:16:00Z">
            <w:rPr>
              <w:rFonts w:ascii="Cambria" w:eastAsia="Cambria" w:hAnsi="Cambria" w:cs="Cambria"/>
            </w:rPr>
          </w:rPrChange>
        </w:rPr>
        <w:t xml:space="preserve"> species </w:t>
      </w:r>
      <w:r w:rsidRPr="00883F17">
        <w:rPr>
          <w:rFonts w:asciiTheme="minorHAnsi" w:hAnsiTheme="minorHAnsi"/>
          <w:rPrChange w:id="1805" w:author="Microsoft Office User" w:date="2023-07-10T07:16:00Z">
            <w:rPr/>
          </w:rPrChange>
        </w:rPr>
        <w:t>did not show a clear seasonal pattern</w:t>
      </w:r>
      <w:ins w:id="1806" w:author="Microsoft Office User" w:date="2023-05-16T15:16:00Z">
        <w:r w:rsidR="005915BA" w:rsidRPr="00883F17">
          <w:rPr>
            <w:rFonts w:asciiTheme="minorHAnsi" w:hAnsiTheme="minorHAnsi"/>
            <w:lang w:val="en-US"/>
            <w:rPrChange w:id="1807" w:author="Microsoft Office User" w:date="2023-07-10T07:16:00Z">
              <w:rPr>
                <w:lang w:val="en-US"/>
              </w:rPr>
            </w:rPrChange>
          </w:rPr>
          <w:t xml:space="preserve"> (</w:t>
        </w:r>
      </w:ins>
      <w:ins w:id="1808" w:author="Microsoft Office User" w:date="2023-07-08T23:54:00Z">
        <w:r w:rsidR="00B101EA" w:rsidRPr="00883F17">
          <w:rPr>
            <w:rFonts w:asciiTheme="minorHAnsi" w:hAnsiTheme="minorHAnsi"/>
            <w:i/>
            <w:iCs/>
            <w:lang w:val="en-US"/>
            <w:rPrChange w:id="1809" w:author="Microsoft Office User" w:date="2023-07-10T07:16:00Z">
              <w:rPr>
                <w:highlight w:val="yellow"/>
                <w:lang w:val="en-US"/>
              </w:rPr>
            </w:rPrChange>
          </w:rPr>
          <w:t>p</w:t>
        </w:r>
      </w:ins>
      <w:ins w:id="1810" w:author="Microsoft Office User" w:date="2023-06-20T19:07:00Z">
        <w:r w:rsidR="00BC6713" w:rsidRPr="00883F17">
          <w:rPr>
            <w:rFonts w:asciiTheme="minorHAnsi" w:hAnsiTheme="minorHAnsi"/>
            <w:lang w:val="en-US"/>
            <w:rPrChange w:id="1811" w:author="Microsoft Office User" w:date="2023-07-10T07:16:00Z">
              <w:rPr>
                <w:highlight w:val="yellow"/>
                <w:lang w:val="en-US"/>
              </w:rPr>
            </w:rPrChange>
          </w:rPr>
          <w:t>&gt;0.</w:t>
        </w:r>
      </w:ins>
      <w:ins w:id="1812" w:author="Microsoft Office User" w:date="2023-06-20T19:08:00Z">
        <w:r w:rsidR="00BC6713" w:rsidRPr="00883F17">
          <w:rPr>
            <w:rFonts w:asciiTheme="minorHAnsi" w:hAnsiTheme="minorHAnsi"/>
            <w:lang w:val="en-US"/>
            <w:rPrChange w:id="1813" w:author="Microsoft Office User" w:date="2023-07-10T07:16:00Z">
              <w:rPr>
                <w:highlight w:val="yellow"/>
                <w:lang w:val="en-US"/>
              </w:rPr>
            </w:rPrChange>
          </w:rPr>
          <w:t>1</w:t>
        </w:r>
      </w:ins>
      <w:ins w:id="1814" w:author="Microsoft Office User" w:date="2023-07-08T23:55:00Z">
        <w:r w:rsidR="006F5525" w:rsidRPr="00883F17">
          <w:rPr>
            <w:rFonts w:asciiTheme="minorHAnsi" w:hAnsiTheme="minorHAnsi"/>
            <w:lang w:val="en-US"/>
            <w:rPrChange w:id="1815" w:author="Microsoft Office User" w:date="2023-07-10T07:16:00Z">
              <w:rPr>
                <w:highlight w:val="yellow"/>
                <w:lang w:val="en-US"/>
              </w:rPr>
            </w:rPrChange>
          </w:rPr>
          <w:t>,</w:t>
        </w:r>
      </w:ins>
      <w:ins w:id="1816" w:author="Microsoft Office User" w:date="2023-06-20T19:08:00Z">
        <w:r w:rsidR="00BC6713" w:rsidRPr="00883F17">
          <w:rPr>
            <w:rFonts w:asciiTheme="minorHAnsi" w:hAnsiTheme="minorHAnsi"/>
            <w:lang w:val="en-US"/>
            <w:rPrChange w:id="1817" w:author="Microsoft Office User" w:date="2023-07-10T07:16:00Z">
              <w:rPr>
                <w:highlight w:val="yellow"/>
                <w:lang w:val="en-US"/>
              </w:rPr>
            </w:rPrChange>
          </w:rPr>
          <w:t xml:space="preserve"> for all comparison between all months</w:t>
        </w:r>
      </w:ins>
      <w:ins w:id="1818" w:author="Microsoft Office User" w:date="2023-05-16T15:16:00Z">
        <w:r w:rsidR="005915BA" w:rsidRPr="00883F17">
          <w:rPr>
            <w:rFonts w:asciiTheme="minorHAnsi" w:hAnsiTheme="minorHAnsi"/>
            <w:lang w:val="en-US"/>
            <w:rPrChange w:id="1819" w:author="Microsoft Office User" w:date="2023-07-10T07:16:00Z">
              <w:rPr>
                <w:lang w:val="en-US"/>
              </w:rPr>
            </w:rPrChange>
          </w:rPr>
          <w:t>)</w:t>
        </w:r>
      </w:ins>
      <w:r w:rsidRPr="00883F17">
        <w:rPr>
          <w:rFonts w:asciiTheme="minorHAnsi" w:hAnsiTheme="minorHAnsi"/>
          <w:rPrChange w:id="1820" w:author="Microsoft Office User" w:date="2023-07-10T07:16:00Z">
            <w:rPr/>
          </w:rPrChange>
        </w:rPr>
        <w:t>, although a slight decrease in growth rates during the dry season can be noticed</w:t>
      </w:r>
      <w:ins w:id="1821" w:author="Microsoft Office User" w:date="2023-07-08T23:55:00Z">
        <w:r w:rsidR="006F5525" w:rsidRPr="00883F17">
          <w:rPr>
            <w:rFonts w:asciiTheme="minorHAnsi" w:hAnsiTheme="minorHAnsi"/>
            <w:lang w:val="en-US"/>
            <w:rPrChange w:id="1822" w:author="Microsoft Office User" w:date="2023-07-10T07:16:00Z">
              <w:rPr>
                <w:lang w:val="en-US"/>
              </w:rPr>
            </w:rPrChange>
          </w:rPr>
          <w:t xml:space="preserve"> for both species in </w:t>
        </w:r>
      </w:ins>
      <w:del w:id="1823" w:author="Microsoft Office User" w:date="2023-07-08T23:55:00Z">
        <w:r w:rsidRPr="00883F17" w:rsidDel="006F5525">
          <w:rPr>
            <w:rFonts w:asciiTheme="minorHAnsi" w:hAnsiTheme="minorHAnsi"/>
            <w:rPrChange w:id="1824" w:author="Microsoft Office User" w:date="2023-07-10T07:16:00Z">
              <w:rPr/>
            </w:rPrChange>
          </w:rPr>
          <w:delText xml:space="preserve"> (</w:delText>
        </w:r>
      </w:del>
      <w:r w:rsidRPr="00883F17">
        <w:rPr>
          <w:rFonts w:asciiTheme="minorHAnsi" w:hAnsiTheme="minorHAnsi"/>
          <w:rPrChange w:id="1825" w:author="Microsoft Office User" w:date="2023-07-10T07:16:00Z">
            <w:rPr/>
          </w:rPrChange>
        </w:rPr>
        <w:t xml:space="preserve">Fig. </w:t>
      </w:r>
      <w:del w:id="1826" w:author="Microsoft Office User" w:date="2023-06-20T19:11:00Z">
        <w:r w:rsidRPr="00883F17" w:rsidDel="00BC6713">
          <w:rPr>
            <w:rFonts w:asciiTheme="minorHAnsi" w:hAnsiTheme="minorHAnsi"/>
            <w:rPrChange w:id="1827" w:author="Microsoft Office User" w:date="2023-07-10T07:16:00Z">
              <w:rPr/>
            </w:rPrChange>
          </w:rPr>
          <w:delText>4</w:delText>
        </w:r>
      </w:del>
      <w:ins w:id="1828" w:author="Microsoft Office User" w:date="2023-06-20T19:11:00Z">
        <w:r w:rsidR="00BC6713" w:rsidRPr="00883F17">
          <w:rPr>
            <w:rFonts w:asciiTheme="minorHAnsi" w:hAnsiTheme="minorHAnsi"/>
            <w:lang w:val="en-US"/>
            <w:rPrChange w:id="1829" w:author="Microsoft Office User" w:date="2023-07-10T07:16:00Z">
              <w:rPr>
                <w:lang w:val="en-US"/>
              </w:rPr>
            </w:rPrChange>
          </w:rPr>
          <w:t>5</w:t>
        </w:r>
      </w:ins>
      <w:del w:id="1830" w:author="Microsoft Office User" w:date="2023-07-08T23:55:00Z">
        <w:r w:rsidRPr="00883F17" w:rsidDel="006F5525">
          <w:rPr>
            <w:rFonts w:asciiTheme="minorHAnsi" w:hAnsiTheme="minorHAnsi"/>
            <w:rPrChange w:id="1831" w:author="Microsoft Office User" w:date="2023-07-10T07:16:00Z">
              <w:rPr/>
            </w:rPrChange>
          </w:rPr>
          <w:delText>)</w:delText>
        </w:r>
      </w:del>
      <w:r w:rsidRPr="00883F17">
        <w:rPr>
          <w:rFonts w:asciiTheme="minorHAnsi" w:hAnsiTheme="minorHAnsi"/>
          <w:rPrChange w:id="1832" w:author="Microsoft Office User" w:date="2023-07-10T07:16:00Z">
            <w:rPr/>
          </w:rPrChange>
        </w:rPr>
        <w:t>.</w:t>
      </w:r>
    </w:p>
    <w:p w14:paraId="173CB445" w14:textId="2E5F7B0C" w:rsidR="00805E4A" w:rsidRPr="00883F17" w:rsidRDefault="00805E4A" w:rsidP="00805E4A">
      <w:pPr>
        <w:pBdr>
          <w:top w:val="nil"/>
          <w:left w:val="nil"/>
          <w:bottom w:val="nil"/>
          <w:right w:val="nil"/>
          <w:between w:val="nil"/>
        </w:pBdr>
        <w:spacing w:after="120" w:line="480" w:lineRule="auto"/>
        <w:ind w:right="-261"/>
        <w:rPr>
          <w:rFonts w:asciiTheme="minorHAnsi" w:eastAsia="Cambria" w:hAnsiTheme="minorHAnsi" w:cs="Cambria"/>
          <w:rPrChange w:id="1833" w:author="Microsoft Office User" w:date="2023-07-10T07:16:00Z">
            <w:rPr>
              <w:rFonts w:ascii="Cambria" w:eastAsia="Cambria" w:hAnsi="Cambria" w:cs="Cambria"/>
            </w:rPr>
          </w:rPrChange>
        </w:rPr>
      </w:pPr>
      <w:r w:rsidRPr="00883F17">
        <w:rPr>
          <w:rFonts w:asciiTheme="minorHAnsi" w:hAnsiTheme="minorHAnsi"/>
          <w:rPrChange w:id="1834" w:author="Microsoft Office User" w:date="2023-07-10T07:16:00Z">
            <w:rPr/>
          </w:rPrChange>
        </w:rPr>
        <w:t>Wood r</w:t>
      </w:r>
      <w:r w:rsidRPr="00883F17">
        <w:rPr>
          <w:rFonts w:asciiTheme="minorHAnsi" w:eastAsia="Cambria" w:hAnsiTheme="minorHAnsi" w:cs="Cambria"/>
          <w:rPrChange w:id="1835" w:author="Microsoft Office User" w:date="2023-07-10T07:16:00Z">
            <w:rPr>
              <w:rFonts w:ascii="Cambria" w:eastAsia="Cambria" w:hAnsi="Cambria" w:cs="Cambria"/>
            </w:rPr>
          </w:rPrChange>
        </w:rPr>
        <w:t xml:space="preserve">espiration was higher in the </w:t>
      </w:r>
      <w:r w:rsidRPr="00883F17">
        <w:rPr>
          <w:rFonts w:asciiTheme="minorHAnsi" w:hAnsiTheme="minorHAnsi"/>
          <w:rPrChange w:id="1836" w:author="Microsoft Office User" w:date="2023-07-10T07:16:00Z">
            <w:rPr/>
          </w:rPrChange>
        </w:rPr>
        <w:t>fiber-storing</w:t>
      </w:r>
      <w:r w:rsidRPr="00883F17">
        <w:rPr>
          <w:rFonts w:asciiTheme="minorHAnsi" w:eastAsia="Cambria" w:hAnsiTheme="minorHAnsi" w:cs="Cambria"/>
          <w:rPrChange w:id="1837"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1838" w:author="Microsoft Office User" w:date="2023-07-10T07:16:00Z">
            <w:rPr>
              <w:rFonts w:ascii="Cambria" w:eastAsia="Cambria" w:hAnsi="Cambria" w:cs="Cambria"/>
              <w:i/>
            </w:rPr>
          </w:rPrChange>
        </w:rPr>
        <w:t>D. microcarpa</w:t>
      </w:r>
      <w:r w:rsidRPr="00883F17">
        <w:rPr>
          <w:rFonts w:asciiTheme="minorHAnsi" w:eastAsia="Cambria" w:hAnsiTheme="minorHAnsi" w:cs="Cambria"/>
          <w:rPrChange w:id="1839" w:author="Microsoft Office User" w:date="2023-07-10T07:16:00Z">
            <w:rPr>
              <w:rFonts w:ascii="Cambria" w:eastAsia="Cambria" w:hAnsi="Cambria" w:cs="Cambria"/>
            </w:rPr>
          </w:rPrChange>
        </w:rPr>
        <w:t xml:space="preserve"> </w:t>
      </w:r>
      <w:del w:id="1840" w:author="Microsoft Office User" w:date="2023-05-16T15:16:00Z">
        <w:r w:rsidRPr="00883F17" w:rsidDel="005915BA">
          <w:rPr>
            <w:rFonts w:asciiTheme="minorHAnsi" w:eastAsia="Cambria" w:hAnsiTheme="minorHAnsi" w:cs="Cambria"/>
            <w:rPrChange w:id="1841" w:author="Microsoft Office User" w:date="2023-07-10T07:16:00Z">
              <w:rPr>
                <w:rFonts w:ascii="Cambria" w:eastAsia="Cambria" w:hAnsi="Cambria" w:cs="Cambria"/>
              </w:rPr>
            </w:rPrChange>
          </w:rPr>
          <w:delText>(</w:delText>
        </w:r>
        <w:r w:rsidRPr="00883F17" w:rsidDel="005915BA">
          <w:rPr>
            <w:rFonts w:asciiTheme="minorHAnsi" w:eastAsia="Cambria" w:hAnsiTheme="minorHAnsi" w:cs="Cambria"/>
            <w:i/>
            <w:rPrChange w:id="1842" w:author="Microsoft Office User" w:date="2023-07-10T07:16:00Z">
              <w:rPr>
                <w:rFonts w:ascii="Cambria" w:eastAsia="Cambria" w:hAnsi="Cambria" w:cs="Cambria"/>
                <w:i/>
              </w:rPr>
            </w:rPrChange>
          </w:rPr>
          <w:delText>p&lt;0.01</w:delText>
        </w:r>
        <w:r w:rsidRPr="00883F17" w:rsidDel="005915BA">
          <w:rPr>
            <w:rFonts w:asciiTheme="minorHAnsi" w:eastAsia="Cambria" w:hAnsiTheme="minorHAnsi" w:cs="Cambria"/>
            <w:rPrChange w:id="1843" w:author="Microsoft Office User" w:date="2023-07-10T07:16:00Z">
              <w:rPr>
                <w:rFonts w:ascii="Cambria" w:eastAsia="Cambria" w:hAnsi="Cambria" w:cs="Cambria"/>
              </w:rPr>
            </w:rPrChange>
          </w:rPr>
          <w:delText>)</w:delText>
        </w:r>
      </w:del>
      <w:r w:rsidRPr="00883F17">
        <w:rPr>
          <w:rFonts w:asciiTheme="minorHAnsi" w:eastAsia="Cambria" w:hAnsiTheme="minorHAnsi" w:cs="Cambria"/>
          <w:rPrChange w:id="1844" w:author="Microsoft Office User" w:date="2023-07-10T07:16:00Z">
            <w:rPr>
              <w:rFonts w:ascii="Cambria" w:eastAsia="Cambria" w:hAnsi="Cambria" w:cs="Cambria"/>
            </w:rPr>
          </w:rPrChange>
        </w:rPr>
        <w:t xml:space="preserve"> than in the </w:t>
      </w:r>
      <w:r w:rsidRPr="00883F17">
        <w:rPr>
          <w:rFonts w:asciiTheme="minorHAnsi" w:hAnsiTheme="minorHAnsi"/>
          <w:rPrChange w:id="1845" w:author="Microsoft Office User" w:date="2023-07-10T07:16:00Z">
            <w:rPr/>
          </w:rPrChange>
        </w:rPr>
        <w:t>parenchyma-storing</w:t>
      </w:r>
      <w:r w:rsidRPr="00883F17">
        <w:rPr>
          <w:rFonts w:asciiTheme="minorHAnsi" w:eastAsia="Cambria" w:hAnsiTheme="minorHAnsi" w:cs="Cambria"/>
          <w:rPrChange w:id="1846"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1847" w:author="Microsoft Office User" w:date="2023-07-10T07:16:00Z">
            <w:rPr>
              <w:rFonts w:ascii="Cambria" w:eastAsia="Cambria" w:hAnsi="Cambria" w:cs="Cambria"/>
              <w:i/>
            </w:rPr>
          </w:rPrChange>
        </w:rPr>
        <w:t>S. guianensis</w:t>
      </w:r>
      <w:r w:rsidRPr="00883F17">
        <w:rPr>
          <w:rFonts w:asciiTheme="minorHAnsi" w:eastAsia="Cambria" w:hAnsiTheme="minorHAnsi" w:cs="Cambria"/>
          <w:rPrChange w:id="1848" w:author="Microsoft Office User" w:date="2023-07-10T07:16:00Z">
            <w:rPr>
              <w:rFonts w:ascii="Cambria" w:eastAsia="Cambria" w:hAnsi="Cambria" w:cs="Cambria"/>
            </w:rPr>
          </w:rPrChange>
        </w:rPr>
        <w:t xml:space="preserve"> and </w:t>
      </w:r>
      <w:r w:rsidRPr="00883F17">
        <w:rPr>
          <w:rFonts w:asciiTheme="minorHAnsi" w:eastAsia="Cambria" w:hAnsiTheme="minorHAnsi" w:cs="Cambria"/>
          <w:i/>
          <w:rPrChange w:id="1849" w:author="Microsoft Office User" w:date="2023-07-10T07:16:00Z">
            <w:rPr>
              <w:rFonts w:ascii="Cambria" w:eastAsia="Cambria" w:hAnsi="Cambria" w:cs="Cambria"/>
              <w:i/>
            </w:rPr>
          </w:rPrChange>
        </w:rPr>
        <w:t>O. leucoxylon</w:t>
      </w:r>
      <w:ins w:id="1850" w:author="Microsoft Office User" w:date="2023-05-16T15:16:00Z">
        <w:r w:rsidR="005915BA" w:rsidRPr="00883F17">
          <w:rPr>
            <w:rFonts w:asciiTheme="minorHAnsi" w:eastAsia="Cambria" w:hAnsiTheme="minorHAnsi" w:cs="Cambria"/>
            <w:i/>
            <w:lang w:val="en-US"/>
            <w:rPrChange w:id="1851" w:author="Microsoft Office User" w:date="2023-07-10T07:16:00Z">
              <w:rPr>
                <w:rFonts w:ascii="Cambria" w:eastAsia="Cambria" w:hAnsi="Cambria" w:cs="Cambria"/>
                <w:i/>
                <w:lang w:val="en-US"/>
              </w:rPr>
            </w:rPrChange>
          </w:rPr>
          <w:t xml:space="preserve"> </w:t>
        </w:r>
        <w:r w:rsidR="005915BA" w:rsidRPr="00883F17">
          <w:rPr>
            <w:rFonts w:asciiTheme="minorHAnsi" w:eastAsia="Cambria" w:hAnsiTheme="minorHAnsi" w:cs="Cambria"/>
            <w:rPrChange w:id="1852" w:author="Microsoft Office User" w:date="2023-07-10T07:16:00Z">
              <w:rPr>
                <w:rFonts w:ascii="Cambria" w:eastAsia="Cambria" w:hAnsi="Cambria" w:cs="Cambria"/>
              </w:rPr>
            </w:rPrChange>
          </w:rPr>
          <w:t>(</w:t>
        </w:r>
        <w:r w:rsidR="005915BA" w:rsidRPr="00883F17">
          <w:rPr>
            <w:rFonts w:asciiTheme="minorHAnsi" w:eastAsia="Cambria" w:hAnsiTheme="minorHAnsi" w:cs="Cambria"/>
            <w:i/>
            <w:rPrChange w:id="1853" w:author="Microsoft Office User" w:date="2023-07-10T07:16:00Z">
              <w:rPr>
                <w:rFonts w:ascii="Cambria" w:eastAsia="Cambria" w:hAnsi="Cambria" w:cs="Cambria"/>
                <w:i/>
              </w:rPr>
            </w:rPrChange>
          </w:rPr>
          <w:t>p&lt;0.01</w:t>
        </w:r>
      </w:ins>
      <w:ins w:id="1854" w:author="Microsoft Office User" w:date="2023-07-08T23:56:00Z">
        <w:r w:rsidR="006F5525" w:rsidRPr="00883F17">
          <w:rPr>
            <w:rFonts w:asciiTheme="minorHAnsi" w:eastAsia="Cambria" w:hAnsiTheme="minorHAnsi" w:cs="Cambria"/>
            <w:i/>
            <w:lang w:val="en-US"/>
            <w:rPrChange w:id="1855" w:author="Microsoft Office User" w:date="2023-07-10T07:16:00Z">
              <w:rPr>
                <w:rFonts w:ascii="Cambria" w:eastAsia="Cambria" w:hAnsi="Cambria" w:cs="Cambria"/>
                <w:i/>
                <w:lang w:val="en-US"/>
              </w:rPr>
            </w:rPrChange>
          </w:rPr>
          <w:t>, Fig</w:t>
        </w:r>
      </w:ins>
      <w:ins w:id="1856" w:author="Microsoft Office User" w:date="2023-07-08T23:57:00Z">
        <w:r w:rsidR="006F5525" w:rsidRPr="00883F17">
          <w:rPr>
            <w:rFonts w:asciiTheme="minorHAnsi" w:eastAsia="Cambria" w:hAnsiTheme="minorHAnsi" w:cs="Cambria"/>
            <w:i/>
            <w:lang w:val="en-US"/>
            <w:rPrChange w:id="1857" w:author="Microsoft Office User" w:date="2023-07-10T07:16:00Z">
              <w:rPr>
                <w:rFonts w:ascii="Cambria" w:eastAsia="Cambria" w:hAnsi="Cambria" w:cs="Cambria"/>
                <w:i/>
                <w:lang w:val="en-US"/>
              </w:rPr>
            </w:rPrChange>
          </w:rPr>
          <w:t>.</w:t>
        </w:r>
      </w:ins>
      <w:ins w:id="1858" w:author="Microsoft Office User" w:date="2023-07-08T23:56:00Z">
        <w:r w:rsidR="006F5525" w:rsidRPr="00883F17">
          <w:rPr>
            <w:rFonts w:asciiTheme="minorHAnsi" w:eastAsia="Cambria" w:hAnsiTheme="minorHAnsi" w:cs="Cambria"/>
            <w:i/>
            <w:lang w:val="en-US"/>
            <w:rPrChange w:id="1859" w:author="Microsoft Office User" w:date="2023-07-10T07:16:00Z">
              <w:rPr>
                <w:rFonts w:ascii="Cambria" w:eastAsia="Cambria" w:hAnsi="Cambria" w:cs="Cambria"/>
                <w:i/>
                <w:lang w:val="en-US"/>
              </w:rPr>
            </w:rPrChange>
          </w:rPr>
          <w:t xml:space="preserve"> 6</w:t>
        </w:r>
      </w:ins>
      <w:ins w:id="1860" w:author="Microsoft Office User" w:date="2023-05-16T15:16:00Z">
        <w:r w:rsidR="005915BA" w:rsidRPr="00883F17">
          <w:rPr>
            <w:rFonts w:asciiTheme="minorHAnsi" w:eastAsia="Cambria" w:hAnsiTheme="minorHAnsi" w:cs="Cambria"/>
            <w:rPrChange w:id="1861" w:author="Microsoft Office User" w:date="2023-07-10T07:16:00Z">
              <w:rPr>
                <w:rFonts w:ascii="Cambria" w:eastAsia="Cambria" w:hAnsi="Cambria" w:cs="Cambria"/>
              </w:rPr>
            </w:rPrChange>
          </w:rPr>
          <w:t>)</w:t>
        </w:r>
      </w:ins>
      <w:r w:rsidRPr="00883F17">
        <w:rPr>
          <w:rFonts w:asciiTheme="minorHAnsi" w:eastAsia="Cambria" w:hAnsiTheme="minorHAnsi" w:cs="Cambria"/>
          <w:rPrChange w:id="1862" w:author="Microsoft Office User" w:date="2023-07-10T07:16:00Z">
            <w:rPr>
              <w:rFonts w:ascii="Cambria" w:eastAsia="Cambria" w:hAnsi="Cambria" w:cs="Cambria"/>
            </w:rPr>
          </w:rPrChange>
        </w:rPr>
        <w:t>. Nevertheless, the differences between wet and dry season in 2019 were not statistically significant for any of the species</w:t>
      </w:r>
      <w:r w:rsidRPr="00883F17">
        <w:rPr>
          <w:rFonts w:asciiTheme="minorHAnsi" w:hAnsiTheme="minorHAnsi"/>
          <w:rPrChange w:id="1863" w:author="Microsoft Office User" w:date="2023-07-10T07:16:00Z">
            <w:rPr/>
          </w:rPrChange>
        </w:rPr>
        <w:t xml:space="preserve"> </w:t>
      </w:r>
      <w:r w:rsidRPr="00883F17">
        <w:rPr>
          <w:rFonts w:asciiTheme="minorHAnsi" w:eastAsia="Cambria" w:hAnsiTheme="minorHAnsi" w:cs="Cambria"/>
          <w:rPrChange w:id="1864" w:author="Microsoft Office User" w:date="2023-07-10T07:16:00Z">
            <w:rPr>
              <w:rFonts w:ascii="Cambria" w:eastAsia="Cambria" w:hAnsi="Cambria" w:cs="Cambria"/>
            </w:rPr>
          </w:rPrChange>
        </w:rPr>
        <w:t>(</w:t>
      </w:r>
      <w:r w:rsidRPr="00883F17">
        <w:rPr>
          <w:rFonts w:asciiTheme="minorHAnsi" w:hAnsiTheme="minorHAnsi"/>
          <w:rPrChange w:id="1865" w:author="Microsoft Office User" w:date="2023-07-10T07:16:00Z">
            <w:rPr/>
          </w:rPrChange>
        </w:rPr>
        <w:t xml:space="preserve">Fig. </w:t>
      </w:r>
      <w:del w:id="1866" w:author="Microsoft Office User" w:date="2023-06-20T19:11:00Z">
        <w:r w:rsidRPr="00883F17" w:rsidDel="00BC6713">
          <w:rPr>
            <w:rFonts w:asciiTheme="minorHAnsi" w:hAnsiTheme="minorHAnsi"/>
            <w:rPrChange w:id="1867" w:author="Microsoft Office User" w:date="2023-07-10T07:16:00Z">
              <w:rPr/>
            </w:rPrChange>
          </w:rPr>
          <w:delText>5</w:delText>
        </w:r>
      </w:del>
      <w:ins w:id="1868" w:author="Microsoft Office User" w:date="2023-06-20T19:11:00Z">
        <w:r w:rsidR="00BC6713" w:rsidRPr="00883F17">
          <w:rPr>
            <w:rFonts w:asciiTheme="minorHAnsi" w:hAnsiTheme="minorHAnsi"/>
            <w:lang w:val="en-US"/>
            <w:rPrChange w:id="1869" w:author="Microsoft Office User" w:date="2023-07-10T07:16:00Z">
              <w:rPr>
                <w:lang w:val="en-US"/>
              </w:rPr>
            </w:rPrChange>
          </w:rPr>
          <w:t>6</w:t>
        </w:r>
      </w:ins>
      <w:r w:rsidRPr="00883F17">
        <w:rPr>
          <w:rFonts w:asciiTheme="minorHAnsi" w:eastAsia="Cambria" w:hAnsiTheme="minorHAnsi" w:cs="Cambria"/>
          <w:rPrChange w:id="1870" w:author="Microsoft Office User" w:date="2023-07-10T07:16:00Z">
            <w:rPr>
              <w:rFonts w:ascii="Cambria" w:eastAsia="Cambria" w:hAnsi="Cambria" w:cs="Cambria"/>
            </w:rPr>
          </w:rPrChange>
        </w:rPr>
        <w:t>).</w:t>
      </w:r>
    </w:p>
    <w:p w14:paraId="5286EC4D" w14:textId="607D7936" w:rsidR="00A868CD" w:rsidRPr="00883F17" w:rsidRDefault="00A868CD" w:rsidP="00805E4A">
      <w:pPr>
        <w:pBdr>
          <w:top w:val="nil"/>
          <w:left w:val="nil"/>
          <w:bottom w:val="nil"/>
          <w:right w:val="nil"/>
          <w:between w:val="nil"/>
        </w:pBdr>
        <w:spacing w:after="120" w:line="480" w:lineRule="auto"/>
        <w:ind w:right="-261"/>
        <w:rPr>
          <w:rFonts w:asciiTheme="minorHAnsi" w:eastAsia="Cambria" w:hAnsiTheme="minorHAnsi" w:cs="Cambria"/>
          <w:rPrChange w:id="1871" w:author="Microsoft Office User" w:date="2023-07-10T07:16:00Z">
            <w:rPr>
              <w:rFonts w:ascii="Cambria" w:eastAsia="Cambria" w:hAnsi="Cambria" w:cs="Cambria"/>
            </w:rPr>
          </w:rPrChange>
        </w:rPr>
      </w:pPr>
    </w:p>
    <w:p w14:paraId="48A000E8" w14:textId="1A9FEC30" w:rsidR="00A868CD" w:rsidRPr="00883F17" w:rsidRDefault="00BC6713" w:rsidP="00805E4A">
      <w:pPr>
        <w:pBdr>
          <w:top w:val="nil"/>
          <w:left w:val="nil"/>
          <w:bottom w:val="nil"/>
          <w:right w:val="nil"/>
          <w:between w:val="nil"/>
        </w:pBdr>
        <w:spacing w:after="120" w:line="480" w:lineRule="auto"/>
        <w:ind w:right="-261"/>
        <w:rPr>
          <w:ins w:id="1872" w:author="Microsoft Office User" w:date="2023-06-20T17:38:00Z"/>
          <w:rFonts w:asciiTheme="minorHAnsi" w:hAnsiTheme="minorHAnsi"/>
          <w:i/>
          <w:rPrChange w:id="1873" w:author="Microsoft Office User" w:date="2023-07-10T07:16:00Z">
            <w:rPr>
              <w:ins w:id="1874" w:author="Microsoft Office User" w:date="2023-06-20T17:38:00Z"/>
              <w:i/>
            </w:rPr>
          </w:rPrChange>
        </w:rPr>
      </w:pPr>
      <w:ins w:id="1875" w:author="Microsoft Office User" w:date="2023-06-20T17:38:00Z">
        <w:r w:rsidRPr="00883F17">
          <w:rPr>
            <w:rFonts w:asciiTheme="minorHAnsi" w:hAnsiTheme="minorHAnsi"/>
            <w:i/>
            <w:noProof/>
            <w:rPrChange w:id="1876" w:author="Microsoft Office User" w:date="2023-07-10T07:16:00Z">
              <w:rPr>
                <w:i/>
                <w:noProof/>
              </w:rPr>
            </w:rPrChange>
          </w:rPr>
          <w:lastRenderedPageBreak/>
          <w:drawing>
            <wp:inline distT="0" distB="0" distL="0" distR="0" wp14:anchorId="1580951D" wp14:editId="7CB312CF">
              <wp:extent cx="6452913" cy="15013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14393" cy="1515625"/>
                      </a:xfrm>
                      <a:prstGeom prst="rect">
                        <a:avLst/>
                      </a:prstGeom>
                    </pic:spPr>
                  </pic:pic>
                </a:graphicData>
              </a:graphic>
            </wp:inline>
          </w:drawing>
        </w:r>
      </w:ins>
    </w:p>
    <w:p w14:paraId="04349B4C" w14:textId="6756ACAB" w:rsidR="00BC6713" w:rsidRPr="00883F17" w:rsidRDefault="00BC6713" w:rsidP="00805E4A">
      <w:pPr>
        <w:pBdr>
          <w:top w:val="nil"/>
          <w:left w:val="nil"/>
          <w:bottom w:val="nil"/>
          <w:right w:val="nil"/>
          <w:between w:val="nil"/>
        </w:pBdr>
        <w:spacing w:after="120" w:line="480" w:lineRule="auto"/>
        <w:ind w:right="-261"/>
        <w:rPr>
          <w:rFonts w:asciiTheme="minorHAnsi" w:hAnsiTheme="minorHAnsi"/>
          <w:i/>
          <w:lang w:val="en-US"/>
          <w:rPrChange w:id="1877" w:author="Microsoft Office User" w:date="2023-07-10T07:16:00Z">
            <w:rPr>
              <w:i/>
            </w:rPr>
          </w:rPrChange>
        </w:rPr>
      </w:pPr>
      <w:ins w:id="1878" w:author="Microsoft Office User" w:date="2023-06-20T17:38:00Z">
        <w:r w:rsidRPr="00883F17">
          <w:rPr>
            <w:rFonts w:asciiTheme="minorHAnsi" w:hAnsiTheme="minorHAnsi"/>
            <w:i/>
            <w:lang w:val="en-US"/>
            <w:rPrChange w:id="1879" w:author="Microsoft Office User" w:date="2023-07-10T07:16:00Z">
              <w:rPr>
                <w:i/>
                <w:lang w:val="en-US"/>
              </w:rPr>
            </w:rPrChange>
          </w:rPr>
          <w:t xml:space="preserve">Figure </w:t>
        </w:r>
      </w:ins>
      <w:ins w:id="1880" w:author="Microsoft Office User" w:date="2023-06-20T18:39:00Z">
        <w:r w:rsidRPr="00883F17">
          <w:rPr>
            <w:rFonts w:asciiTheme="minorHAnsi" w:hAnsiTheme="minorHAnsi"/>
            <w:i/>
            <w:lang w:val="en-US"/>
            <w:rPrChange w:id="1881" w:author="Microsoft Office User" w:date="2023-07-10T07:16:00Z">
              <w:rPr>
                <w:i/>
                <w:lang w:val="en-US"/>
              </w:rPr>
            </w:rPrChange>
          </w:rPr>
          <w:t>3</w:t>
        </w:r>
      </w:ins>
      <w:ins w:id="1882" w:author="Microsoft Office User" w:date="2023-06-20T17:38:00Z">
        <w:r w:rsidRPr="00883F17">
          <w:rPr>
            <w:rFonts w:asciiTheme="minorHAnsi" w:hAnsiTheme="minorHAnsi"/>
            <w:i/>
            <w:lang w:val="en-US"/>
            <w:rPrChange w:id="1883" w:author="Microsoft Office User" w:date="2023-07-10T07:16:00Z">
              <w:rPr>
                <w:i/>
                <w:lang w:val="en-US"/>
              </w:rPr>
            </w:rPrChange>
          </w:rPr>
          <w:t xml:space="preserve">: </w:t>
        </w:r>
      </w:ins>
      <w:ins w:id="1884" w:author="Microsoft Office User" w:date="2023-06-20T17:39:00Z">
        <w:r w:rsidRPr="00883F17">
          <w:rPr>
            <w:rFonts w:asciiTheme="minorHAnsi" w:hAnsiTheme="minorHAnsi"/>
            <w:i/>
            <w:lang w:val="en-US"/>
            <w:rPrChange w:id="1885" w:author="Microsoft Office User" w:date="2023-07-10T07:16:00Z">
              <w:rPr>
                <w:i/>
                <w:lang w:val="en-US"/>
              </w:rPr>
            </w:rPrChange>
          </w:rPr>
          <w:t xml:space="preserve">Radial distribution of starch concentrations measured </w:t>
        </w:r>
      </w:ins>
      <w:ins w:id="1886" w:author="Microsoft Office User" w:date="2023-07-08T23:57:00Z">
        <w:r w:rsidR="006F5525" w:rsidRPr="00883F17">
          <w:rPr>
            <w:rFonts w:asciiTheme="minorHAnsi" w:hAnsiTheme="minorHAnsi"/>
            <w:i/>
            <w:lang w:val="en-US"/>
            <w:rPrChange w:id="1887" w:author="Microsoft Office User" w:date="2023-07-10T07:16:00Z">
              <w:rPr>
                <w:i/>
                <w:lang w:val="en-US"/>
              </w:rPr>
            </w:rPrChange>
          </w:rPr>
          <w:t>in</w:t>
        </w:r>
      </w:ins>
      <w:ins w:id="1888" w:author="Microsoft Office User" w:date="2023-06-20T17:39:00Z">
        <w:r w:rsidRPr="00883F17">
          <w:rPr>
            <w:rFonts w:asciiTheme="minorHAnsi" w:hAnsiTheme="minorHAnsi"/>
            <w:i/>
            <w:lang w:val="en-US"/>
            <w:rPrChange w:id="1889" w:author="Microsoft Office User" w:date="2023-07-10T07:16:00Z">
              <w:rPr>
                <w:i/>
                <w:lang w:val="en-US"/>
              </w:rPr>
            </w:rPrChange>
          </w:rPr>
          <w:t xml:space="preserve"> 4 months during 2019</w:t>
        </w:r>
      </w:ins>
      <w:ins w:id="1890" w:author="Microsoft Office User" w:date="2023-06-20T17:40:00Z">
        <w:r w:rsidRPr="00883F17">
          <w:rPr>
            <w:rFonts w:asciiTheme="minorHAnsi" w:hAnsiTheme="minorHAnsi"/>
            <w:i/>
            <w:lang w:val="en-US"/>
            <w:rPrChange w:id="1891" w:author="Microsoft Office User" w:date="2023-07-10T07:16:00Z">
              <w:rPr>
                <w:i/>
                <w:lang w:val="en-US"/>
              </w:rPr>
            </w:rPrChange>
          </w:rPr>
          <w:t>. The concentration</w:t>
        </w:r>
      </w:ins>
      <w:ins w:id="1892" w:author="Microsoft Office User" w:date="2023-07-08T23:57:00Z">
        <w:r w:rsidR="006F5525" w:rsidRPr="00883F17">
          <w:rPr>
            <w:rFonts w:asciiTheme="minorHAnsi" w:hAnsiTheme="minorHAnsi"/>
            <w:i/>
            <w:lang w:val="en-US"/>
            <w:rPrChange w:id="1893" w:author="Microsoft Office User" w:date="2023-07-10T07:16:00Z">
              <w:rPr>
                <w:i/>
                <w:lang w:val="en-US"/>
              </w:rPr>
            </w:rPrChange>
          </w:rPr>
          <w:t>s</w:t>
        </w:r>
      </w:ins>
      <w:ins w:id="1894" w:author="Microsoft Office User" w:date="2023-06-20T17:40:00Z">
        <w:r w:rsidRPr="00883F17">
          <w:rPr>
            <w:rFonts w:asciiTheme="minorHAnsi" w:hAnsiTheme="minorHAnsi"/>
            <w:i/>
            <w:lang w:val="en-US"/>
            <w:rPrChange w:id="1895" w:author="Microsoft Office User" w:date="2023-07-10T07:16:00Z">
              <w:rPr>
                <w:i/>
                <w:lang w:val="en-US"/>
              </w:rPr>
            </w:rPrChange>
          </w:rPr>
          <w:t xml:space="preserve"> were measured </w:t>
        </w:r>
      </w:ins>
      <w:ins w:id="1896" w:author="Microsoft Office User" w:date="2023-07-10T07:21:00Z">
        <w:r w:rsidR="00883F17">
          <w:rPr>
            <w:rFonts w:asciiTheme="minorHAnsi" w:hAnsiTheme="minorHAnsi"/>
            <w:i/>
            <w:lang w:val="en-US"/>
          </w:rPr>
          <w:t xml:space="preserve">in the wood core </w:t>
        </w:r>
      </w:ins>
      <w:ins w:id="1897" w:author="Microsoft Office User" w:date="2023-06-20T17:40:00Z">
        <w:r w:rsidRPr="00883F17">
          <w:rPr>
            <w:rFonts w:asciiTheme="minorHAnsi" w:hAnsiTheme="minorHAnsi"/>
            <w:i/>
            <w:lang w:val="en-US"/>
            <w:rPrChange w:id="1898" w:author="Microsoft Office User" w:date="2023-07-10T07:16:00Z">
              <w:rPr>
                <w:i/>
                <w:lang w:val="en-US"/>
              </w:rPr>
            </w:rPrChange>
          </w:rPr>
          <w:t xml:space="preserve">every 5 mm from bark to pith until starch disappeared completely from the wood sample. </w:t>
        </w:r>
      </w:ins>
      <w:ins w:id="1899" w:author="Microsoft Office User" w:date="2023-06-20T17:41:00Z">
        <w:r w:rsidRPr="00883F17">
          <w:rPr>
            <w:rFonts w:asciiTheme="minorHAnsi" w:hAnsiTheme="minorHAnsi"/>
            <w:i/>
            <w:lang w:val="en-US"/>
            <w:rPrChange w:id="1900" w:author="Microsoft Office User" w:date="2023-07-10T07:16:00Z">
              <w:rPr>
                <w:i/>
                <w:lang w:val="en-US"/>
              </w:rPr>
            </w:rPrChange>
          </w:rPr>
          <w:t xml:space="preserve">The shadowed areas correspond to the standard variation of the measurements at each depths point. </w:t>
        </w:r>
      </w:ins>
    </w:p>
    <w:p w14:paraId="2E9D9B8E" w14:textId="19C32D62" w:rsidR="00805E4A" w:rsidRPr="00883F17" w:rsidRDefault="00805E4A">
      <w:pPr>
        <w:pBdr>
          <w:top w:val="nil"/>
          <w:left w:val="nil"/>
          <w:bottom w:val="nil"/>
          <w:right w:val="nil"/>
          <w:between w:val="nil"/>
        </w:pBdr>
        <w:spacing w:before="180" w:after="180" w:line="480" w:lineRule="auto"/>
        <w:ind w:right="-261"/>
        <w:rPr>
          <w:rFonts w:asciiTheme="minorHAnsi" w:hAnsiTheme="minorHAnsi"/>
          <w:rPrChange w:id="1901" w:author="Microsoft Office User" w:date="2023-07-10T07:16:00Z">
            <w:rPr/>
          </w:rPrChange>
        </w:rPr>
      </w:pPr>
      <w:del w:id="1902" w:author="Microsoft Office User" w:date="2023-06-20T18:22:00Z">
        <w:r w:rsidRPr="00883F17" w:rsidDel="00BC6713">
          <w:rPr>
            <w:rFonts w:asciiTheme="minorHAnsi" w:hAnsiTheme="minorHAnsi"/>
            <w:noProof/>
            <w:rPrChange w:id="1903" w:author="Microsoft Office User" w:date="2023-07-10T07:16:00Z">
              <w:rPr>
                <w:noProof/>
              </w:rPr>
            </w:rPrChange>
          </w:rPr>
          <w:drawing>
            <wp:inline distT="0" distB="0" distL="0" distR="0" wp14:anchorId="3F2F8CD8" wp14:editId="25B06BB4">
              <wp:extent cx="6138545" cy="153860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38545" cy="1538605"/>
                      </a:xfrm>
                      <a:prstGeom prst="rect">
                        <a:avLst/>
                      </a:prstGeom>
                    </pic:spPr>
                  </pic:pic>
                </a:graphicData>
              </a:graphic>
            </wp:inline>
          </w:drawing>
        </w:r>
      </w:del>
      <w:ins w:id="1904" w:author="Microsoft Office User" w:date="2023-06-20T18:23:00Z">
        <w:r w:rsidR="00BC6713" w:rsidRPr="00883F17">
          <w:rPr>
            <w:rFonts w:asciiTheme="minorHAnsi" w:hAnsiTheme="minorHAnsi"/>
            <w:noProof/>
            <w:rPrChange w:id="1905" w:author="Microsoft Office User" w:date="2023-07-10T07:16:00Z">
              <w:rPr>
                <w:noProof/>
              </w:rPr>
            </w:rPrChange>
          </w:rPr>
          <w:drawing>
            <wp:inline distT="0" distB="0" distL="0" distR="0" wp14:anchorId="6FB0C930" wp14:editId="4E066A5C">
              <wp:extent cx="5922645" cy="2369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2645" cy="2369185"/>
                      </a:xfrm>
                      <a:prstGeom prst="rect">
                        <a:avLst/>
                      </a:prstGeom>
                    </pic:spPr>
                  </pic:pic>
                </a:graphicData>
              </a:graphic>
            </wp:inline>
          </w:drawing>
        </w:r>
      </w:ins>
    </w:p>
    <w:p w14:paraId="64A33689" w14:textId="402EE00F" w:rsidR="00805E4A" w:rsidRPr="00883F17" w:rsidRDefault="00805E4A" w:rsidP="00805E4A">
      <w:pPr>
        <w:pStyle w:val="NormalWeb"/>
        <w:spacing w:before="0" w:beforeAutospacing="0" w:after="0" w:afterAutospacing="0" w:line="480" w:lineRule="auto"/>
        <w:rPr>
          <w:rFonts w:asciiTheme="minorHAnsi" w:hAnsiTheme="minorHAnsi"/>
          <w:color w:val="000000"/>
          <w:rPrChange w:id="1906" w:author="Microsoft Office User" w:date="2023-07-10T07:16:00Z">
            <w:rPr>
              <w:rFonts w:ascii="Cambria" w:hAnsi="Cambria"/>
              <w:color w:val="000000"/>
            </w:rPr>
          </w:rPrChange>
        </w:rPr>
      </w:pPr>
      <w:r w:rsidRPr="00883F17">
        <w:rPr>
          <w:rFonts w:asciiTheme="minorHAnsi" w:hAnsiTheme="minorHAnsi"/>
          <w:b/>
          <w:bCs/>
          <w:color w:val="000000"/>
          <w:rPrChange w:id="1907" w:author="Microsoft Office User" w:date="2023-07-10T07:16:00Z">
            <w:rPr>
              <w:rFonts w:ascii="Cambria" w:hAnsi="Cambria"/>
              <w:b/>
              <w:bCs/>
              <w:color w:val="000000"/>
            </w:rPr>
          </w:rPrChange>
        </w:rPr>
        <w:t xml:space="preserve">Figure </w:t>
      </w:r>
      <w:ins w:id="1908" w:author="Microsoft Office User" w:date="2023-06-20T19:11:00Z">
        <w:r w:rsidR="00BC6713" w:rsidRPr="00883F17">
          <w:rPr>
            <w:rFonts w:asciiTheme="minorHAnsi" w:hAnsiTheme="minorHAnsi"/>
            <w:b/>
            <w:bCs/>
            <w:color w:val="000000"/>
            <w:lang w:val="en-US"/>
            <w:rPrChange w:id="1909" w:author="Microsoft Office User" w:date="2023-07-10T07:16:00Z">
              <w:rPr>
                <w:rFonts w:ascii="Cambria" w:hAnsi="Cambria"/>
                <w:b/>
                <w:bCs/>
                <w:color w:val="000000"/>
                <w:lang w:val="en-US"/>
              </w:rPr>
            </w:rPrChange>
          </w:rPr>
          <w:t>4</w:t>
        </w:r>
      </w:ins>
      <w:del w:id="1910" w:author="Microsoft Office User" w:date="2023-06-20T18:24:00Z">
        <w:r w:rsidRPr="00883F17" w:rsidDel="00BC6713">
          <w:rPr>
            <w:rFonts w:asciiTheme="minorHAnsi" w:hAnsiTheme="minorHAnsi"/>
            <w:b/>
            <w:bCs/>
            <w:color w:val="000000"/>
            <w:rPrChange w:id="1911" w:author="Microsoft Office User" w:date="2023-07-10T07:16:00Z">
              <w:rPr>
                <w:rFonts w:ascii="Cambria" w:hAnsi="Cambria"/>
                <w:b/>
                <w:bCs/>
                <w:color w:val="000000"/>
              </w:rPr>
            </w:rPrChange>
          </w:rPr>
          <w:delText>3</w:delText>
        </w:r>
      </w:del>
      <w:r w:rsidRPr="00883F17">
        <w:rPr>
          <w:rFonts w:asciiTheme="minorHAnsi" w:hAnsiTheme="minorHAnsi"/>
          <w:b/>
          <w:bCs/>
          <w:color w:val="000000"/>
          <w:rPrChange w:id="1912" w:author="Microsoft Office User" w:date="2023-07-10T07:16:00Z">
            <w:rPr>
              <w:rFonts w:ascii="Cambria" w:hAnsi="Cambria"/>
              <w:b/>
              <w:bCs/>
              <w:color w:val="000000"/>
            </w:rPr>
          </w:rPrChange>
        </w:rPr>
        <w:t>:</w:t>
      </w:r>
      <w:r w:rsidRPr="00883F17">
        <w:rPr>
          <w:rFonts w:asciiTheme="minorHAnsi" w:hAnsiTheme="minorHAnsi"/>
          <w:color w:val="000000"/>
          <w:rPrChange w:id="1913" w:author="Microsoft Office User" w:date="2023-07-10T07:16:00Z">
            <w:rPr>
              <w:rFonts w:ascii="Cambria" w:hAnsi="Cambria"/>
              <w:color w:val="000000"/>
            </w:rPr>
          </w:rPrChange>
        </w:rPr>
        <w:t xml:space="preserve"> Box-plots that show the dispersion of the starch mass measured in the wood cores from trees of each evaluated species at different times/seasons during 2019. The yellow shaded area corresponds to the dry season, while the blue shaded areas correspond to the wet season. Differences between groups are indicated by different letters (with 9</w:t>
      </w:r>
      <w:ins w:id="1914" w:author="Microsoft Office User" w:date="2023-06-01T15:11:00Z">
        <w:r w:rsidR="009B44A9" w:rsidRPr="00883F17">
          <w:rPr>
            <w:rFonts w:asciiTheme="minorHAnsi" w:hAnsiTheme="minorHAnsi"/>
            <w:color w:val="000000"/>
            <w:lang w:val="en-US"/>
            <w:rPrChange w:id="1915" w:author="Microsoft Office User" w:date="2023-07-10T07:16:00Z">
              <w:rPr>
                <w:rFonts w:ascii="Cambria" w:hAnsi="Cambria"/>
                <w:color w:val="000000"/>
                <w:lang w:val="en-US"/>
              </w:rPr>
            </w:rPrChange>
          </w:rPr>
          <w:t>0</w:t>
        </w:r>
      </w:ins>
      <w:del w:id="1916" w:author="Microsoft Office User" w:date="2023-06-01T15:11:00Z">
        <w:r w:rsidRPr="00883F17" w:rsidDel="009B44A9">
          <w:rPr>
            <w:rFonts w:asciiTheme="minorHAnsi" w:hAnsiTheme="minorHAnsi"/>
            <w:color w:val="000000"/>
            <w:rPrChange w:id="1917" w:author="Microsoft Office User" w:date="2023-07-10T07:16:00Z">
              <w:rPr>
                <w:rFonts w:ascii="Cambria" w:hAnsi="Cambria"/>
                <w:color w:val="000000"/>
              </w:rPr>
            </w:rPrChange>
          </w:rPr>
          <w:delText>5</w:delText>
        </w:r>
      </w:del>
      <w:r w:rsidRPr="00883F17">
        <w:rPr>
          <w:rFonts w:asciiTheme="minorHAnsi" w:hAnsiTheme="minorHAnsi"/>
          <w:color w:val="000000"/>
          <w:rPrChange w:id="1918" w:author="Microsoft Office User" w:date="2023-07-10T07:16:00Z">
            <w:rPr>
              <w:rFonts w:ascii="Cambria" w:hAnsi="Cambria"/>
              <w:color w:val="000000"/>
            </w:rPr>
          </w:rPrChange>
        </w:rPr>
        <w:t>% confidence) above the box-plots</w:t>
      </w:r>
      <w:ins w:id="1919" w:author="Microsoft Office User" w:date="2023-06-01T17:34:00Z">
        <w:r w:rsidR="009B44A9" w:rsidRPr="00883F17">
          <w:rPr>
            <w:rFonts w:asciiTheme="minorHAnsi" w:hAnsiTheme="minorHAnsi"/>
            <w:color w:val="000000"/>
            <w:lang w:val="en-US"/>
            <w:rPrChange w:id="1920" w:author="Microsoft Office User" w:date="2023-07-10T07:16:00Z">
              <w:rPr>
                <w:rFonts w:ascii="Cambria" w:hAnsi="Cambria"/>
                <w:color w:val="000000"/>
                <w:lang w:val="en-US"/>
              </w:rPr>
            </w:rPrChange>
          </w:rPr>
          <w:t xml:space="preserve"> and were tested with Wilcoxon signed-rank tests. </w:t>
        </w:r>
      </w:ins>
      <w:ins w:id="1921" w:author="Microsoft Office User" w:date="2023-06-28T14:46:00Z">
        <w:r w:rsidR="00AE15AA" w:rsidRPr="00883F17">
          <w:rPr>
            <w:rFonts w:asciiTheme="minorHAnsi" w:hAnsiTheme="minorHAnsi"/>
            <w:color w:val="000000"/>
            <w:lang w:val="en-US"/>
            <w:rPrChange w:id="1922" w:author="Microsoft Office User" w:date="2023-07-10T07:16:00Z">
              <w:rPr>
                <w:rFonts w:ascii="Cambria" w:hAnsi="Cambria"/>
                <w:color w:val="000000"/>
                <w:lang w:val="en-US"/>
              </w:rPr>
            </w:rPrChange>
          </w:rPr>
          <w:t>Blue boxplots represent the parenchyma storing species while red boxplots represent fiber storing species.</w:t>
        </w:r>
      </w:ins>
      <w:del w:id="1923" w:author="Microsoft Office User" w:date="2023-06-01T17:34:00Z">
        <w:r w:rsidRPr="00883F17" w:rsidDel="009B44A9">
          <w:rPr>
            <w:rFonts w:asciiTheme="minorHAnsi" w:hAnsiTheme="minorHAnsi"/>
            <w:color w:val="000000"/>
            <w:rPrChange w:id="1924" w:author="Microsoft Office User" w:date="2023-07-10T07:16:00Z">
              <w:rPr>
                <w:rFonts w:ascii="Cambria" w:hAnsi="Cambria"/>
                <w:color w:val="000000"/>
              </w:rPr>
            </w:rPrChange>
          </w:rPr>
          <w:delText xml:space="preserve"> and show the observed seasonality of starch mass in stem wood.</w:delText>
        </w:r>
      </w:del>
    </w:p>
    <w:p w14:paraId="6A742F75" w14:textId="064D98CA" w:rsidR="00805E4A" w:rsidRPr="00883F17" w:rsidRDefault="00805E4A" w:rsidP="00805E4A">
      <w:pPr>
        <w:pStyle w:val="NormalWeb"/>
        <w:spacing w:before="0" w:beforeAutospacing="0" w:after="0" w:afterAutospacing="0" w:line="480" w:lineRule="auto"/>
        <w:rPr>
          <w:rFonts w:asciiTheme="minorHAnsi" w:hAnsiTheme="minorHAnsi"/>
          <w:color w:val="000000"/>
          <w:rPrChange w:id="1925" w:author="Microsoft Office User" w:date="2023-07-10T07:16:00Z">
            <w:rPr>
              <w:rFonts w:ascii="Cambria" w:hAnsi="Cambria"/>
              <w:color w:val="000000"/>
            </w:rPr>
          </w:rPrChange>
        </w:rPr>
      </w:pPr>
    </w:p>
    <w:p w14:paraId="69EB2578" w14:textId="4C657C2D" w:rsidR="00805E4A" w:rsidRPr="00883F17" w:rsidRDefault="00964260" w:rsidP="00805E4A">
      <w:pPr>
        <w:pStyle w:val="NormalWeb"/>
        <w:spacing w:before="0" w:beforeAutospacing="0" w:after="0" w:afterAutospacing="0" w:line="480" w:lineRule="auto"/>
        <w:rPr>
          <w:rFonts w:asciiTheme="minorHAnsi" w:hAnsiTheme="minorHAnsi"/>
          <w:color w:val="000000"/>
          <w:rPrChange w:id="1926" w:author="Microsoft Office User" w:date="2023-07-10T07:16:00Z">
            <w:rPr>
              <w:rFonts w:ascii="Cambria" w:hAnsi="Cambria"/>
              <w:color w:val="000000"/>
            </w:rPr>
          </w:rPrChange>
        </w:rPr>
      </w:pPr>
      <w:ins w:id="1927" w:author="Microsoft Office User" w:date="2023-06-26T12:02:00Z">
        <w:r w:rsidRPr="00883F17">
          <w:rPr>
            <w:rFonts w:asciiTheme="minorHAnsi" w:hAnsiTheme="minorHAnsi"/>
            <w:noProof/>
            <w:color w:val="000000"/>
            <w:rPrChange w:id="1928" w:author="Microsoft Office User" w:date="2023-07-10T07:16:00Z">
              <w:rPr>
                <w:rFonts w:ascii="Cambria" w:hAnsi="Cambria"/>
                <w:noProof/>
                <w:color w:val="000000"/>
              </w:rPr>
            </w:rPrChange>
          </w:rPr>
          <w:lastRenderedPageBreak/>
          <w:drawing>
            <wp:inline distT="0" distB="0" distL="0" distR="0" wp14:anchorId="6C59ABC1" wp14:editId="5CE174E3">
              <wp:extent cx="5922645" cy="4738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22645" cy="4738370"/>
                      </a:xfrm>
                      <a:prstGeom prst="rect">
                        <a:avLst/>
                      </a:prstGeom>
                    </pic:spPr>
                  </pic:pic>
                </a:graphicData>
              </a:graphic>
            </wp:inline>
          </w:drawing>
        </w:r>
      </w:ins>
      <w:del w:id="1929" w:author="Microsoft Office User" w:date="2023-06-20T19:09:00Z">
        <w:r w:rsidR="00805E4A" w:rsidRPr="00883F17" w:rsidDel="00BC6713">
          <w:rPr>
            <w:rFonts w:asciiTheme="minorHAnsi" w:hAnsiTheme="minorHAnsi"/>
            <w:noProof/>
            <w:color w:val="000000"/>
            <w:rPrChange w:id="1930" w:author="Microsoft Office User" w:date="2023-07-10T07:16:00Z">
              <w:rPr>
                <w:rFonts w:ascii="Cambria" w:hAnsi="Cambria"/>
                <w:noProof/>
                <w:color w:val="000000"/>
              </w:rPr>
            </w:rPrChange>
          </w:rPr>
          <w:drawing>
            <wp:inline distT="0" distB="0" distL="0" distR="0" wp14:anchorId="45F57127" wp14:editId="3CBB2087">
              <wp:extent cx="3599078" cy="287941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5226" cy="2900330"/>
                      </a:xfrm>
                      <a:prstGeom prst="rect">
                        <a:avLst/>
                      </a:prstGeom>
                    </pic:spPr>
                  </pic:pic>
                </a:graphicData>
              </a:graphic>
            </wp:inline>
          </w:drawing>
        </w:r>
      </w:del>
    </w:p>
    <w:p w14:paraId="5E78E9D1" w14:textId="70F7DF0C" w:rsidR="00805E4A" w:rsidRPr="00883F17" w:rsidRDefault="00805E4A" w:rsidP="00805E4A">
      <w:pPr>
        <w:pStyle w:val="NormalWeb"/>
        <w:spacing w:before="0" w:beforeAutospacing="0" w:after="0" w:afterAutospacing="0" w:line="480" w:lineRule="auto"/>
        <w:rPr>
          <w:rFonts w:asciiTheme="minorHAnsi" w:hAnsiTheme="minorHAnsi"/>
          <w:color w:val="000000"/>
          <w:rPrChange w:id="1931" w:author="Microsoft Office User" w:date="2023-07-10T07:16:00Z">
            <w:rPr>
              <w:rFonts w:ascii="Cambria" w:hAnsi="Cambria"/>
              <w:color w:val="000000"/>
            </w:rPr>
          </w:rPrChange>
        </w:rPr>
      </w:pPr>
      <w:r w:rsidRPr="00883F17">
        <w:rPr>
          <w:rFonts w:asciiTheme="minorHAnsi" w:hAnsiTheme="minorHAnsi"/>
          <w:b/>
          <w:bCs/>
          <w:color w:val="000000"/>
          <w:rPrChange w:id="1932" w:author="Microsoft Office User" w:date="2023-07-10T07:16:00Z">
            <w:rPr>
              <w:rFonts w:ascii="Cambria" w:hAnsi="Cambria"/>
              <w:b/>
              <w:bCs/>
              <w:color w:val="000000"/>
            </w:rPr>
          </w:rPrChange>
        </w:rPr>
        <w:t xml:space="preserve">Figure </w:t>
      </w:r>
      <w:del w:id="1933" w:author="Microsoft Office User" w:date="2023-06-20T19:11:00Z">
        <w:r w:rsidRPr="00883F17" w:rsidDel="00BC6713">
          <w:rPr>
            <w:rFonts w:asciiTheme="minorHAnsi" w:hAnsiTheme="minorHAnsi"/>
            <w:b/>
            <w:bCs/>
            <w:color w:val="000000"/>
            <w:rPrChange w:id="1934" w:author="Microsoft Office User" w:date="2023-07-10T07:16:00Z">
              <w:rPr>
                <w:rFonts w:ascii="Cambria" w:hAnsi="Cambria"/>
                <w:b/>
                <w:bCs/>
                <w:color w:val="000000"/>
              </w:rPr>
            </w:rPrChange>
          </w:rPr>
          <w:delText>4</w:delText>
        </w:r>
      </w:del>
      <w:ins w:id="1935" w:author="Microsoft Office User" w:date="2023-06-20T19:11:00Z">
        <w:r w:rsidR="00BC6713" w:rsidRPr="00883F17">
          <w:rPr>
            <w:rFonts w:asciiTheme="minorHAnsi" w:hAnsiTheme="minorHAnsi"/>
            <w:b/>
            <w:bCs/>
            <w:color w:val="000000"/>
            <w:lang w:val="en-US"/>
            <w:rPrChange w:id="1936" w:author="Microsoft Office User" w:date="2023-07-10T07:16:00Z">
              <w:rPr>
                <w:rFonts w:ascii="Cambria" w:hAnsi="Cambria"/>
                <w:b/>
                <w:bCs/>
                <w:color w:val="000000"/>
                <w:lang w:val="en-US"/>
              </w:rPr>
            </w:rPrChange>
          </w:rPr>
          <w:t>5</w:t>
        </w:r>
      </w:ins>
      <w:r w:rsidRPr="00883F17">
        <w:rPr>
          <w:rFonts w:asciiTheme="minorHAnsi" w:hAnsiTheme="minorHAnsi"/>
          <w:b/>
          <w:bCs/>
          <w:color w:val="000000"/>
          <w:rPrChange w:id="1937" w:author="Microsoft Office User" w:date="2023-07-10T07:16:00Z">
            <w:rPr>
              <w:rFonts w:ascii="Cambria" w:hAnsi="Cambria"/>
              <w:b/>
              <w:bCs/>
              <w:color w:val="000000"/>
            </w:rPr>
          </w:rPrChange>
        </w:rPr>
        <w:t xml:space="preserve">: </w:t>
      </w:r>
      <w:r w:rsidRPr="00883F17">
        <w:rPr>
          <w:rFonts w:asciiTheme="minorHAnsi" w:hAnsiTheme="minorHAnsi"/>
          <w:color w:val="000000"/>
          <w:rPrChange w:id="1938" w:author="Microsoft Office User" w:date="2023-07-10T07:16:00Z">
            <w:rPr>
              <w:rFonts w:ascii="Cambria" w:hAnsi="Cambria"/>
              <w:color w:val="000000"/>
            </w:rPr>
          </w:rPrChange>
        </w:rPr>
        <w:t xml:space="preserve">Seasonal trend of growth rates for the three species evaluated. Solid lines show the smoothing trends, while the dispersion of the measurements is shown by box-plots. The </w:t>
      </w:r>
      <w:r w:rsidR="00A868CD" w:rsidRPr="00883F17">
        <w:rPr>
          <w:rFonts w:asciiTheme="minorHAnsi" w:hAnsiTheme="minorHAnsi"/>
          <w:color w:val="000000"/>
          <w:lang w:val="en-US"/>
          <w:rPrChange w:id="1939" w:author="Microsoft Office User" w:date="2023-07-10T07:16:00Z">
            <w:rPr>
              <w:rFonts w:ascii="Cambria" w:hAnsi="Cambria"/>
              <w:color w:val="000000"/>
              <w:lang w:val="en-US"/>
            </w:rPr>
          </w:rPrChange>
        </w:rPr>
        <w:t xml:space="preserve">horizontal </w:t>
      </w:r>
      <w:r w:rsidRPr="00883F17">
        <w:rPr>
          <w:rFonts w:asciiTheme="minorHAnsi" w:hAnsiTheme="minorHAnsi"/>
          <w:color w:val="000000"/>
          <w:rPrChange w:id="1940" w:author="Microsoft Office User" w:date="2023-07-10T07:16:00Z">
            <w:rPr>
              <w:rFonts w:ascii="Cambria" w:hAnsi="Cambria"/>
              <w:color w:val="000000"/>
            </w:rPr>
          </w:rPrChange>
        </w:rPr>
        <w:t>lines inside the box-plots show the median of the distribution of the measurements. Yellow shaded areas indicate the dry season and blue shaded areas indicate the wet season.</w:t>
      </w:r>
    </w:p>
    <w:p w14:paraId="55A4C629" w14:textId="20B4B866" w:rsidR="00805E4A" w:rsidRPr="00883F17" w:rsidRDefault="00805E4A" w:rsidP="00805E4A">
      <w:pPr>
        <w:pStyle w:val="NormalWeb"/>
        <w:spacing w:before="0" w:beforeAutospacing="0" w:after="0" w:afterAutospacing="0" w:line="480" w:lineRule="auto"/>
        <w:rPr>
          <w:rFonts w:asciiTheme="minorHAnsi" w:hAnsiTheme="minorHAnsi"/>
          <w:color w:val="000000"/>
          <w:rPrChange w:id="1941" w:author="Microsoft Office User" w:date="2023-07-10T07:16:00Z">
            <w:rPr>
              <w:rFonts w:ascii="Cambria" w:hAnsi="Cambria"/>
              <w:color w:val="000000"/>
            </w:rPr>
          </w:rPrChange>
        </w:rPr>
      </w:pPr>
      <w:r w:rsidRPr="00883F17">
        <w:rPr>
          <w:rFonts w:asciiTheme="minorHAnsi" w:hAnsiTheme="minorHAnsi"/>
          <w:noProof/>
          <w:color w:val="000000"/>
          <w:rPrChange w:id="1942" w:author="Microsoft Office User" w:date="2023-07-10T07:16:00Z">
            <w:rPr>
              <w:rFonts w:ascii="Cambria" w:hAnsi="Cambria"/>
              <w:noProof/>
              <w:color w:val="000000"/>
            </w:rPr>
          </w:rPrChange>
        </w:rPr>
        <w:lastRenderedPageBreak/>
        <w:drawing>
          <wp:inline distT="0" distB="0" distL="0" distR="0" wp14:anchorId="2FC98C3D" wp14:editId="477E5A52">
            <wp:extent cx="3565976" cy="23774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2270" cy="2441639"/>
                    </a:xfrm>
                    <a:prstGeom prst="rect">
                      <a:avLst/>
                    </a:prstGeom>
                  </pic:spPr>
                </pic:pic>
              </a:graphicData>
            </a:graphic>
          </wp:inline>
        </w:drawing>
      </w:r>
    </w:p>
    <w:p w14:paraId="5012E311" w14:textId="0D644077" w:rsidR="00805E4A" w:rsidRPr="00883F17" w:rsidRDefault="00805E4A" w:rsidP="00805E4A">
      <w:pPr>
        <w:pStyle w:val="NormalWeb"/>
        <w:spacing w:before="0" w:beforeAutospacing="0" w:after="0" w:afterAutospacing="0" w:line="480" w:lineRule="auto"/>
        <w:rPr>
          <w:rFonts w:asciiTheme="minorHAnsi" w:hAnsiTheme="minorHAnsi"/>
          <w:color w:val="000000"/>
          <w:rPrChange w:id="1943" w:author="Microsoft Office User" w:date="2023-07-10T07:16:00Z">
            <w:rPr>
              <w:rFonts w:ascii="Cambria" w:hAnsi="Cambria"/>
              <w:color w:val="000000"/>
            </w:rPr>
          </w:rPrChange>
        </w:rPr>
      </w:pPr>
      <w:r w:rsidRPr="00883F17">
        <w:rPr>
          <w:rFonts w:asciiTheme="minorHAnsi" w:hAnsiTheme="minorHAnsi"/>
          <w:b/>
          <w:bCs/>
          <w:color w:val="000000"/>
          <w:rPrChange w:id="1944" w:author="Microsoft Office User" w:date="2023-07-10T07:16:00Z">
            <w:rPr>
              <w:rFonts w:ascii="Cambria" w:hAnsi="Cambria"/>
              <w:b/>
              <w:bCs/>
              <w:color w:val="000000"/>
            </w:rPr>
          </w:rPrChange>
        </w:rPr>
        <w:t xml:space="preserve">Figure </w:t>
      </w:r>
      <w:del w:id="1945" w:author="Microsoft Office User" w:date="2023-06-20T19:11:00Z">
        <w:r w:rsidRPr="00883F17" w:rsidDel="00BC6713">
          <w:rPr>
            <w:rFonts w:asciiTheme="minorHAnsi" w:hAnsiTheme="minorHAnsi"/>
            <w:b/>
            <w:bCs/>
            <w:color w:val="000000"/>
            <w:rPrChange w:id="1946" w:author="Microsoft Office User" w:date="2023-07-10T07:16:00Z">
              <w:rPr>
                <w:rFonts w:ascii="Cambria" w:hAnsi="Cambria"/>
                <w:b/>
                <w:bCs/>
                <w:color w:val="000000"/>
              </w:rPr>
            </w:rPrChange>
          </w:rPr>
          <w:delText>5</w:delText>
        </w:r>
      </w:del>
      <w:ins w:id="1947" w:author="Microsoft Office User" w:date="2023-06-20T19:11:00Z">
        <w:r w:rsidR="00BC6713" w:rsidRPr="00883F17">
          <w:rPr>
            <w:rFonts w:asciiTheme="minorHAnsi" w:hAnsiTheme="minorHAnsi"/>
            <w:b/>
            <w:bCs/>
            <w:color w:val="000000"/>
            <w:lang w:val="en-US"/>
            <w:rPrChange w:id="1948" w:author="Microsoft Office User" w:date="2023-07-10T07:16:00Z">
              <w:rPr>
                <w:rFonts w:ascii="Cambria" w:hAnsi="Cambria"/>
                <w:b/>
                <w:bCs/>
                <w:color w:val="000000"/>
                <w:lang w:val="en-US"/>
              </w:rPr>
            </w:rPrChange>
          </w:rPr>
          <w:t>6</w:t>
        </w:r>
      </w:ins>
      <w:r w:rsidRPr="00883F17">
        <w:rPr>
          <w:rFonts w:asciiTheme="minorHAnsi" w:hAnsiTheme="minorHAnsi"/>
          <w:b/>
          <w:bCs/>
          <w:color w:val="000000"/>
          <w:rPrChange w:id="1949" w:author="Microsoft Office User" w:date="2023-07-10T07:16:00Z">
            <w:rPr>
              <w:rFonts w:ascii="Cambria" w:hAnsi="Cambria"/>
              <w:b/>
              <w:bCs/>
              <w:color w:val="000000"/>
            </w:rPr>
          </w:rPrChange>
        </w:rPr>
        <w:t>:</w:t>
      </w:r>
      <w:r w:rsidRPr="00883F17">
        <w:rPr>
          <w:rFonts w:asciiTheme="minorHAnsi" w:hAnsiTheme="minorHAnsi"/>
          <w:color w:val="000000"/>
          <w:rPrChange w:id="1950" w:author="Microsoft Office User" w:date="2023-07-10T07:16:00Z">
            <w:rPr>
              <w:rFonts w:ascii="Cambria" w:hAnsi="Cambria"/>
              <w:color w:val="000000"/>
            </w:rPr>
          </w:rPrChange>
        </w:rPr>
        <w:t xml:space="preserve"> Box-plots showing the dispersion of the measured CO</w:t>
      </w:r>
      <w:r w:rsidRPr="00883F17">
        <w:rPr>
          <w:rFonts w:asciiTheme="minorHAnsi" w:hAnsiTheme="minorHAnsi"/>
          <w:color w:val="000000"/>
          <w:vertAlign w:val="subscript"/>
          <w:rPrChange w:id="1951" w:author="Microsoft Office User" w:date="2023-07-10T07:16:00Z">
            <w:rPr>
              <w:rFonts w:ascii="Cambria" w:hAnsi="Cambria"/>
              <w:color w:val="000000"/>
              <w:vertAlign w:val="subscript"/>
            </w:rPr>
          </w:rPrChange>
        </w:rPr>
        <w:t>2</w:t>
      </w:r>
      <w:r w:rsidRPr="00883F17">
        <w:rPr>
          <w:rFonts w:asciiTheme="minorHAnsi" w:hAnsiTheme="minorHAnsi"/>
          <w:color w:val="000000"/>
          <w:rPrChange w:id="1952" w:author="Microsoft Office User" w:date="2023-07-10T07:16:00Z">
            <w:rPr>
              <w:rFonts w:ascii="Cambria" w:hAnsi="Cambria"/>
              <w:color w:val="000000"/>
            </w:rPr>
          </w:rPrChange>
        </w:rPr>
        <w:t xml:space="preserve"> efflux from the stem core of the studied trees during the wet and the dry seasons of 2018, for each species. There were no significant differences between the wet and dry seasons for any species.</w:t>
      </w:r>
    </w:p>
    <w:p w14:paraId="6CB6D017" w14:textId="1C2A4DFA" w:rsidR="00925F8D" w:rsidRPr="00883F17" w:rsidDel="00496B98" w:rsidRDefault="00000000">
      <w:pPr>
        <w:pStyle w:val="Heading2"/>
        <w:spacing w:line="480" w:lineRule="auto"/>
        <w:ind w:right="-261"/>
        <w:rPr>
          <w:del w:id="1953" w:author="Microsoft Office User" w:date="2023-05-11T16:07:00Z"/>
          <w:rFonts w:asciiTheme="minorHAnsi" w:hAnsiTheme="minorHAnsi"/>
          <w:color w:val="000000"/>
          <w:sz w:val="24"/>
          <w:szCs w:val="24"/>
          <w:rPrChange w:id="1954" w:author="Microsoft Office User" w:date="2023-07-10T07:16:00Z">
            <w:rPr>
              <w:del w:id="1955" w:author="Microsoft Office User" w:date="2023-05-11T16:07:00Z"/>
              <w:color w:val="000000"/>
            </w:rPr>
          </w:rPrChange>
        </w:rPr>
      </w:pPr>
      <w:del w:id="1956" w:author="Microsoft Office User" w:date="2023-05-11T16:07:00Z">
        <w:r w:rsidRPr="00883F17" w:rsidDel="00496B98">
          <w:rPr>
            <w:rFonts w:asciiTheme="minorHAnsi" w:hAnsiTheme="minorHAnsi"/>
            <w:color w:val="000000"/>
            <w:sz w:val="24"/>
            <w:szCs w:val="24"/>
            <w:rPrChange w:id="1957" w:author="Microsoft Office User" w:date="2023-07-10T07:16:00Z">
              <w:rPr>
                <w:color w:val="000000"/>
              </w:rPr>
            </w:rPrChange>
          </w:rPr>
          <w:delText>3.2. Relationship between NSC, precipitation and relative humidity</w:delText>
        </w:r>
      </w:del>
    </w:p>
    <w:p w14:paraId="3C59EDCE" w14:textId="439C6972" w:rsidR="00925F8D" w:rsidRPr="00883F17" w:rsidDel="00496B98" w:rsidRDefault="00000000">
      <w:pPr>
        <w:pBdr>
          <w:top w:val="nil"/>
          <w:left w:val="nil"/>
          <w:bottom w:val="nil"/>
          <w:right w:val="nil"/>
          <w:between w:val="nil"/>
        </w:pBdr>
        <w:spacing w:before="180" w:after="180" w:line="480" w:lineRule="auto"/>
        <w:ind w:right="-261"/>
        <w:rPr>
          <w:del w:id="1958" w:author="Microsoft Office User" w:date="2023-05-11T16:07:00Z"/>
          <w:rFonts w:asciiTheme="minorHAnsi" w:eastAsia="Cambria" w:hAnsiTheme="minorHAnsi" w:cs="Cambria"/>
          <w:rPrChange w:id="1959" w:author="Microsoft Office User" w:date="2023-07-10T07:16:00Z">
            <w:rPr>
              <w:del w:id="1960" w:author="Microsoft Office User" w:date="2023-05-11T16:07:00Z"/>
              <w:rFonts w:ascii="Cambria" w:eastAsia="Cambria" w:hAnsi="Cambria" w:cs="Cambria"/>
            </w:rPr>
          </w:rPrChange>
        </w:rPr>
      </w:pPr>
      <w:del w:id="1961" w:author="Microsoft Office User" w:date="2023-05-11T16:07:00Z">
        <w:r w:rsidRPr="00883F17" w:rsidDel="00496B98">
          <w:rPr>
            <w:rFonts w:asciiTheme="minorHAnsi" w:eastAsia="Cambria" w:hAnsiTheme="minorHAnsi" w:cs="Cambria"/>
            <w:rPrChange w:id="1962" w:author="Microsoft Office User" w:date="2023-07-10T07:16:00Z">
              <w:rPr>
                <w:rFonts w:ascii="Cambria" w:eastAsia="Cambria" w:hAnsi="Cambria" w:cs="Cambria"/>
              </w:rPr>
            </w:rPrChange>
          </w:rPr>
          <w:delText>We observed a</w:delText>
        </w:r>
        <w:r w:rsidRPr="00883F17" w:rsidDel="00496B98">
          <w:rPr>
            <w:rFonts w:asciiTheme="minorHAnsi" w:hAnsiTheme="minorHAnsi"/>
            <w:rPrChange w:id="1963" w:author="Microsoft Office User" w:date="2023-07-10T07:16:00Z">
              <w:rPr/>
            </w:rPrChange>
          </w:rPr>
          <w:delText xml:space="preserve"> parabolic </w:delText>
        </w:r>
        <w:r w:rsidRPr="00883F17" w:rsidDel="00496B98">
          <w:rPr>
            <w:rFonts w:asciiTheme="minorHAnsi" w:eastAsia="Cambria" w:hAnsiTheme="minorHAnsi" w:cs="Cambria"/>
            <w:rPrChange w:id="1964" w:author="Microsoft Office User" w:date="2023-07-10T07:16:00Z">
              <w:rPr>
                <w:rFonts w:ascii="Cambria" w:eastAsia="Cambria" w:hAnsi="Cambria" w:cs="Cambria"/>
              </w:rPr>
            </w:rPrChange>
          </w:rPr>
          <w:delText xml:space="preserve">trend </w:delText>
        </w:r>
        <w:r w:rsidRPr="00883F17" w:rsidDel="00496B98">
          <w:rPr>
            <w:rFonts w:asciiTheme="minorHAnsi" w:hAnsiTheme="minorHAnsi"/>
            <w:rPrChange w:id="1965" w:author="Microsoft Office User" w:date="2023-07-10T07:16:00Z">
              <w:rPr/>
            </w:rPrChange>
          </w:rPr>
          <w:delText>(inverted-U shape)</w:delText>
        </w:r>
        <w:r w:rsidRPr="00883F17" w:rsidDel="00496B98">
          <w:rPr>
            <w:rFonts w:asciiTheme="minorHAnsi" w:eastAsia="Cambria" w:hAnsiTheme="minorHAnsi" w:cs="Cambria"/>
            <w:rPrChange w:id="1966" w:author="Microsoft Office User" w:date="2023-07-10T07:16:00Z">
              <w:rPr>
                <w:rFonts w:ascii="Cambria" w:eastAsia="Cambria" w:hAnsi="Cambria" w:cs="Cambria"/>
              </w:rPr>
            </w:rPrChange>
          </w:rPr>
          <w:delText xml:space="preserve"> </w:delText>
        </w:r>
        <w:r w:rsidRPr="00883F17" w:rsidDel="00496B98">
          <w:rPr>
            <w:rFonts w:asciiTheme="minorHAnsi" w:hAnsiTheme="minorHAnsi"/>
            <w:rPrChange w:id="1967" w:author="Microsoft Office User" w:date="2023-07-10T07:16:00Z">
              <w:rPr/>
            </w:rPrChange>
          </w:rPr>
          <w:delText xml:space="preserve">between precipitation and relative humidity and </w:delText>
        </w:r>
        <w:r w:rsidRPr="00883F17" w:rsidDel="00496B98">
          <w:rPr>
            <w:rFonts w:asciiTheme="minorHAnsi" w:eastAsia="Cambria" w:hAnsiTheme="minorHAnsi" w:cs="Cambria"/>
            <w:rPrChange w:id="1968" w:author="Microsoft Office User" w:date="2023-07-10T07:16:00Z">
              <w:rPr>
                <w:rFonts w:ascii="Cambria" w:eastAsia="Cambria" w:hAnsi="Cambria" w:cs="Cambria"/>
              </w:rPr>
            </w:rPrChange>
          </w:rPr>
          <w:delText xml:space="preserve">starch mass in the </w:delText>
        </w:r>
        <w:r w:rsidRPr="00883F17" w:rsidDel="00496B98">
          <w:rPr>
            <w:rFonts w:asciiTheme="minorHAnsi" w:hAnsiTheme="minorHAnsi"/>
            <w:rPrChange w:id="1969" w:author="Microsoft Office User" w:date="2023-07-10T07:16:00Z">
              <w:rPr/>
            </w:rPrChange>
          </w:rPr>
          <w:delText>fiber-storing</w:delText>
        </w:r>
        <w:r w:rsidRPr="00883F17" w:rsidDel="00496B98">
          <w:rPr>
            <w:rFonts w:asciiTheme="minorHAnsi" w:eastAsia="Cambria" w:hAnsiTheme="minorHAnsi" w:cs="Cambria"/>
            <w:rPrChange w:id="1970" w:author="Microsoft Office User" w:date="2023-07-10T07:16:00Z">
              <w:rPr>
                <w:rFonts w:ascii="Cambria" w:eastAsia="Cambria" w:hAnsi="Cambria" w:cs="Cambria"/>
              </w:rPr>
            </w:rPrChange>
          </w:rPr>
          <w:delText xml:space="preserve"> species (</w:delText>
        </w:r>
        <w:r w:rsidRPr="00883F17" w:rsidDel="00496B98">
          <w:rPr>
            <w:rFonts w:asciiTheme="minorHAnsi" w:eastAsia="Cambria" w:hAnsiTheme="minorHAnsi" w:cs="Cambria"/>
            <w:i/>
            <w:rPrChange w:id="1971" w:author="Microsoft Office User" w:date="2023-07-10T07:16:00Z">
              <w:rPr>
                <w:rFonts w:ascii="Cambria" w:eastAsia="Cambria" w:hAnsi="Cambria" w:cs="Cambria"/>
                <w:i/>
              </w:rPr>
            </w:rPrChange>
          </w:rPr>
          <w:delText>D. microcarpa</w:delText>
        </w:r>
        <w:r w:rsidRPr="00883F17" w:rsidDel="00496B98">
          <w:rPr>
            <w:rFonts w:asciiTheme="minorHAnsi" w:eastAsia="Cambria" w:hAnsiTheme="minorHAnsi" w:cs="Cambria"/>
            <w:rPrChange w:id="1972" w:author="Microsoft Office User" w:date="2023-07-10T07:16:00Z">
              <w:rPr>
                <w:rFonts w:ascii="Cambria" w:eastAsia="Cambria" w:hAnsi="Cambria" w:cs="Cambria"/>
              </w:rPr>
            </w:rPrChange>
          </w:rPr>
          <w:delText xml:space="preserve">) where starch was </w:delText>
        </w:r>
        <w:r w:rsidRPr="00883F17" w:rsidDel="00496B98">
          <w:rPr>
            <w:rFonts w:asciiTheme="minorHAnsi" w:hAnsiTheme="minorHAnsi"/>
            <w:rPrChange w:id="1973" w:author="Microsoft Office User" w:date="2023-07-10T07:16:00Z">
              <w:rPr/>
            </w:rPrChange>
          </w:rPr>
          <w:delText>greatest</w:delText>
        </w:r>
        <w:r w:rsidRPr="00883F17" w:rsidDel="00496B98">
          <w:rPr>
            <w:rFonts w:asciiTheme="minorHAnsi" w:eastAsia="Cambria" w:hAnsiTheme="minorHAnsi" w:cs="Cambria"/>
            <w:rPrChange w:id="1974" w:author="Microsoft Office User" w:date="2023-07-10T07:16:00Z">
              <w:rPr>
                <w:rFonts w:ascii="Cambria" w:eastAsia="Cambria" w:hAnsi="Cambria" w:cs="Cambria"/>
              </w:rPr>
            </w:rPrChange>
          </w:rPr>
          <w:delText xml:space="preserve"> at </w:delText>
        </w:r>
        <w:r w:rsidRPr="00883F17" w:rsidDel="00496B98">
          <w:rPr>
            <w:rFonts w:asciiTheme="minorHAnsi" w:hAnsiTheme="minorHAnsi"/>
            <w:rPrChange w:id="1975" w:author="Microsoft Office User" w:date="2023-07-10T07:16:00Z">
              <w:rPr/>
            </w:rPrChange>
          </w:rPr>
          <w:delText>moderate</w:delText>
        </w:r>
        <w:r w:rsidRPr="00883F17" w:rsidDel="00496B98">
          <w:rPr>
            <w:rFonts w:asciiTheme="minorHAnsi" w:eastAsia="Cambria" w:hAnsiTheme="minorHAnsi" w:cs="Cambria"/>
            <w:rPrChange w:id="1976" w:author="Microsoft Office User" w:date="2023-07-10T07:16:00Z">
              <w:rPr>
                <w:rFonts w:ascii="Cambria" w:eastAsia="Cambria" w:hAnsi="Cambria" w:cs="Cambria"/>
              </w:rPr>
            </w:rPrChange>
          </w:rPr>
          <w:delText xml:space="preserve"> levels of both environmental </w:delText>
        </w:r>
        <w:r w:rsidRPr="00883F17" w:rsidDel="00496B98">
          <w:rPr>
            <w:rFonts w:asciiTheme="minorHAnsi" w:hAnsiTheme="minorHAnsi"/>
            <w:rPrChange w:id="1977" w:author="Microsoft Office User" w:date="2023-07-10T07:16:00Z">
              <w:rPr/>
            </w:rPrChange>
          </w:rPr>
          <w:delText>variables</w:delText>
        </w:r>
        <w:r w:rsidRPr="00883F17" w:rsidDel="00496B98">
          <w:rPr>
            <w:rFonts w:asciiTheme="minorHAnsi" w:eastAsia="Cambria" w:hAnsiTheme="minorHAnsi" w:cs="Cambria"/>
            <w:rPrChange w:id="1978" w:author="Microsoft Office User" w:date="2023-07-10T07:16:00Z">
              <w:rPr>
                <w:rFonts w:ascii="Cambria" w:eastAsia="Cambria" w:hAnsi="Cambria" w:cs="Cambria"/>
              </w:rPr>
            </w:rPrChange>
          </w:rPr>
          <w:delText xml:space="preserve"> (</w:delText>
        </w:r>
        <w:r w:rsidRPr="00883F17" w:rsidDel="00496B98">
          <w:rPr>
            <w:rFonts w:asciiTheme="minorHAnsi" w:hAnsiTheme="minorHAnsi"/>
            <w:rPrChange w:id="1979" w:author="Microsoft Office User" w:date="2023-07-10T07:16:00Z">
              <w:rPr/>
            </w:rPrChange>
          </w:rPr>
          <w:delText>Fig. 6</w:delText>
        </w:r>
        <w:r w:rsidRPr="00883F17" w:rsidDel="00496B98">
          <w:rPr>
            <w:rFonts w:asciiTheme="minorHAnsi" w:eastAsia="Cambria" w:hAnsiTheme="minorHAnsi" w:cs="Cambria"/>
            <w:rPrChange w:id="1980" w:author="Microsoft Office User" w:date="2023-07-10T07:16:00Z">
              <w:rPr>
                <w:rFonts w:ascii="Cambria" w:eastAsia="Cambria" w:hAnsi="Cambria" w:cs="Cambria"/>
              </w:rPr>
            </w:rPrChange>
          </w:rPr>
          <w:delText xml:space="preserve">). </w:delText>
        </w:r>
        <w:r w:rsidRPr="00883F17" w:rsidDel="00496B98">
          <w:rPr>
            <w:rFonts w:asciiTheme="minorHAnsi" w:hAnsiTheme="minorHAnsi"/>
            <w:rPrChange w:id="1981" w:author="Microsoft Office User" w:date="2023-07-10T07:16:00Z">
              <w:rPr/>
            </w:rPrChange>
          </w:rPr>
          <w:delText xml:space="preserve">In contrast, we </w:delText>
        </w:r>
        <w:r w:rsidRPr="00883F17" w:rsidDel="00496B98">
          <w:rPr>
            <w:rFonts w:asciiTheme="minorHAnsi" w:eastAsia="Cambria" w:hAnsiTheme="minorHAnsi" w:cs="Cambria"/>
            <w:rPrChange w:id="1982" w:author="Microsoft Office User" w:date="2023-07-10T07:16:00Z">
              <w:rPr>
                <w:rFonts w:ascii="Cambria" w:eastAsia="Cambria" w:hAnsi="Cambria" w:cs="Cambria"/>
              </w:rPr>
            </w:rPrChange>
          </w:rPr>
          <w:delText xml:space="preserve">observed a linear positive trend between starch mass and monthly precipitation for </w:delText>
        </w:r>
        <w:r w:rsidRPr="00883F17" w:rsidDel="00496B98">
          <w:rPr>
            <w:rFonts w:asciiTheme="minorHAnsi" w:eastAsia="Cambria" w:hAnsiTheme="minorHAnsi" w:cs="Cambria"/>
            <w:i/>
            <w:rPrChange w:id="1983" w:author="Microsoft Office User" w:date="2023-07-10T07:16:00Z">
              <w:rPr>
                <w:rFonts w:ascii="Cambria" w:eastAsia="Cambria" w:hAnsi="Cambria" w:cs="Cambria"/>
                <w:i/>
              </w:rPr>
            </w:rPrChange>
          </w:rPr>
          <w:delText>S. guianensis</w:delText>
        </w:r>
        <w:r w:rsidRPr="00883F17" w:rsidDel="00496B98">
          <w:rPr>
            <w:rFonts w:asciiTheme="minorHAnsi" w:eastAsia="Cambria" w:hAnsiTheme="minorHAnsi" w:cs="Cambria"/>
            <w:rPrChange w:id="1984" w:author="Microsoft Office User" w:date="2023-07-10T07:16:00Z">
              <w:rPr>
                <w:rFonts w:ascii="Cambria" w:eastAsia="Cambria" w:hAnsi="Cambria" w:cs="Cambria"/>
              </w:rPr>
            </w:rPrChange>
          </w:rPr>
          <w:delText xml:space="preserve"> trees (</w:delText>
        </w:r>
        <w:r w:rsidRPr="00883F17" w:rsidDel="00496B98">
          <w:rPr>
            <w:rFonts w:asciiTheme="minorHAnsi" w:hAnsiTheme="minorHAnsi"/>
            <w:rPrChange w:id="1985" w:author="Microsoft Office User" w:date="2023-07-10T07:16:00Z">
              <w:rPr/>
            </w:rPrChange>
          </w:rPr>
          <w:delText>Fig. 6a</w:delText>
        </w:r>
        <w:r w:rsidRPr="00883F17" w:rsidDel="00496B98">
          <w:rPr>
            <w:rFonts w:asciiTheme="minorHAnsi" w:eastAsia="Cambria" w:hAnsiTheme="minorHAnsi" w:cs="Cambria"/>
            <w:rPrChange w:id="1986" w:author="Microsoft Office User" w:date="2023-07-10T07:16:00Z">
              <w:rPr>
                <w:rFonts w:ascii="Cambria" w:eastAsia="Cambria" w:hAnsi="Cambria" w:cs="Cambria"/>
              </w:rPr>
            </w:rPrChange>
          </w:rPr>
          <w:delText xml:space="preserve">). Nevertheless, when considering three months of accumulated precipitation the trend between starch content and precipitation also becomes </w:delText>
        </w:r>
        <w:r w:rsidRPr="00883F17" w:rsidDel="00496B98">
          <w:rPr>
            <w:rFonts w:asciiTheme="minorHAnsi" w:hAnsiTheme="minorHAnsi"/>
            <w:rPrChange w:id="1987" w:author="Microsoft Office User" w:date="2023-07-10T07:16:00Z">
              <w:rPr/>
            </w:rPrChange>
          </w:rPr>
          <w:delText>parabolic</w:delText>
        </w:r>
        <w:r w:rsidRPr="00883F17" w:rsidDel="00496B98">
          <w:rPr>
            <w:rFonts w:asciiTheme="minorHAnsi" w:eastAsia="Cambria" w:hAnsiTheme="minorHAnsi" w:cs="Cambria"/>
            <w:rPrChange w:id="1988" w:author="Microsoft Office User" w:date="2023-07-10T07:16:00Z">
              <w:rPr>
                <w:rFonts w:ascii="Cambria" w:eastAsia="Cambria" w:hAnsi="Cambria" w:cs="Cambria"/>
              </w:rPr>
            </w:rPrChange>
          </w:rPr>
          <w:delText xml:space="preserve">. For </w:delText>
        </w:r>
        <w:r w:rsidRPr="00883F17" w:rsidDel="00496B98">
          <w:rPr>
            <w:rFonts w:asciiTheme="minorHAnsi" w:eastAsia="Cambria" w:hAnsiTheme="minorHAnsi" w:cs="Cambria"/>
            <w:i/>
            <w:rPrChange w:id="1989" w:author="Microsoft Office User" w:date="2023-07-10T07:16:00Z">
              <w:rPr>
                <w:rFonts w:ascii="Cambria" w:eastAsia="Cambria" w:hAnsi="Cambria" w:cs="Cambria"/>
                <w:i/>
              </w:rPr>
            </w:rPrChange>
          </w:rPr>
          <w:delText>O. leucoxylon</w:delText>
        </w:r>
        <w:r w:rsidRPr="00883F17" w:rsidDel="00496B98">
          <w:rPr>
            <w:rFonts w:asciiTheme="minorHAnsi" w:eastAsia="Cambria" w:hAnsiTheme="minorHAnsi" w:cs="Cambria"/>
            <w:rPrChange w:id="1990" w:author="Microsoft Office User" w:date="2023-07-10T07:16:00Z">
              <w:rPr>
                <w:rFonts w:ascii="Cambria" w:eastAsia="Cambria" w:hAnsi="Cambria" w:cs="Cambria"/>
              </w:rPr>
            </w:rPrChange>
          </w:rPr>
          <w:delText>, there was also a</w:delText>
        </w:r>
        <w:r w:rsidRPr="00883F17" w:rsidDel="00496B98">
          <w:rPr>
            <w:rFonts w:asciiTheme="minorHAnsi" w:hAnsiTheme="minorHAnsi"/>
            <w:rPrChange w:id="1991" w:author="Microsoft Office User" w:date="2023-07-10T07:16:00Z">
              <w:rPr/>
            </w:rPrChange>
          </w:rPr>
          <w:delText xml:space="preserve"> </w:delText>
        </w:r>
        <w:r w:rsidRPr="00883F17" w:rsidDel="00496B98">
          <w:rPr>
            <w:rFonts w:asciiTheme="minorHAnsi" w:eastAsia="Cambria" w:hAnsiTheme="minorHAnsi" w:cs="Cambria"/>
            <w:rPrChange w:id="1992" w:author="Microsoft Office User" w:date="2023-07-10T07:16:00Z">
              <w:rPr>
                <w:rFonts w:ascii="Cambria" w:eastAsia="Cambria" w:hAnsi="Cambria" w:cs="Cambria"/>
              </w:rPr>
            </w:rPrChange>
          </w:rPr>
          <w:delText xml:space="preserve">slight </w:delText>
        </w:r>
        <w:r w:rsidRPr="00883F17" w:rsidDel="00496B98">
          <w:rPr>
            <w:rFonts w:asciiTheme="minorHAnsi" w:hAnsiTheme="minorHAnsi"/>
            <w:rPrChange w:id="1993" w:author="Microsoft Office User" w:date="2023-07-10T07:16:00Z">
              <w:rPr/>
            </w:rPrChange>
          </w:rPr>
          <w:delText>parabolic</w:delText>
        </w:r>
        <w:r w:rsidRPr="00883F17" w:rsidDel="00496B98">
          <w:rPr>
            <w:rFonts w:asciiTheme="minorHAnsi" w:eastAsia="Cambria" w:hAnsiTheme="minorHAnsi" w:cs="Cambria"/>
            <w:rPrChange w:id="1994" w:author="Microsoft Office User" w:date="2023-07-10T07:16:00Z">
              <w:rPr>
                <w:rFonts w:ascii="Cambria" w:eastAsia="Cambria" w:hAnsi="Cambria" w:cs="Cambria"/>
              </w:rPr>
            </w:rPrChange>
          </w:rPr>
          <w:delText xml:space="preserve"> </w:delText>
        </w:r>
        <w:r w:rsidRPr="00883F17" w:rsidDel="00496B98">
          <w:rPr>
            <w:rFonts w:asciiTheme="minorHAnsi" w:hAnsiTheme="minorHAnsi"/>
            <w:rPrChange w:id="1995" w:author="Microsoft Office User" w:date="2023-07-10T07:16:00Z">
              <w:rPr/>
            </w:rPrChange>
          </w:rPr>
          <w:delText xml:space="preserve">trend </w:delText>
        </w:r>
        <w:r w:rsidRPr="00883F17" w:rsidDel="00496B98">
          <w:rPr>
            <w:rFonts w:asciiTheme="minorHAnsi" w:eastAsia="Cambria" w:hAnsiTheme="minorHAnsi" w:cs="Cambria"/>
            <w:rPrChange w:id="1996" w:author="Microsoft Office User" w:date="2023-07-10T07:16:00Z">
              <w:rPr>
                <w:rFonts w:ascii="Cambria" w:eastAsia="Cambria" w:hAnsi="Cambria" w:cs="Cambria"/>
              </w:rPr>
            </w:rPrChange>
          </w:rPr>
          <w:delText xml:space="preserve">in starch content </w:delText>
        </w:r>
        <w:r w:rsidRPr="00883F17" w:rsidDel="00496B98">
          <w:rPr>
            <w:rFonts w:asciiTheme="minorHAnsi" w:hAnsiTheme="minorHAnsi"/>
            <w:rPrChange w:id="1997" w:author="Microsoft Office User" w:date="2023-07-10T07:16:00Z">
              <w:rPr/>
            </w:rPrChange>
          </w:rPr>
          <w:delText>with respect to</w:delText>
        </w:r>
        <w:r w:rsidRPr="00883F17" w:rsidDel="00496B98">
          <w:rPr>
            <w:rFonts w:asciiTheme="minorHAnsi" w:eastAsia="Cambria" w:hAnsiTheme="minorHAnsi" w:cs="Cambria"/>
            <w:rPrChange w:id="1998" w:author="Microsoft Office User" w:date="2023-07-10T07:16:00Z">
              <w:rPr>
                <w:rFonts w:ascii="Cambria" w:eastAsia="Cambria" w:hAnsi="Cambria" w:cs="Cambria"/>
              </w:rPr>
            </w:rPrChange>
          </w:rPr>
          <w:delText xml:space="preserve"> precipitation and relative humidity (Fig. </w:delText>
        </w:r>
        <w:r w:rsidRPr="00883F17" w:rsidDel="00496B98">
          <w:rPr>
            <w:rFonts w:asciiTheme="minorHAnsi" w:hAnsiTheme="minorHAnsi"/>
            <w:rPrChange w:id="1999" w:author="Microsoft Office User" w:date="2023-07-10T07:16:00Z">
              <w:rPr/>
            </w:rPrChange>
          </w:rPr>
          <w:delText>6</w:delText>
        </w:r>
        <w:r w:rsidRPr="00883F17" w:rsidDel="00496B98">
          <w:rPr>
            <w:rFonts w:asciiTheme="minorHAnsi" w:eastAsia="Cambria" w:hAnsiTheme="minorHAnsi" w:cs="Cambria"/>
            <w:rPrChange w:id="2000" w:author="Microsoft Office User" w:date="2023-07-10T07:16:00Z">
              <w:rPr>
                <w:rFonts w:ascii="Cambria" w:eastAsia="Cambria" w:hAnsi="Cambria" w:cs="Cambria"/>
              </w:rPr>
            </w:rPrChange>
          </w:rPr>
          <w:delText>).</w:delText>
        </w:r>
      </w:del>
    </w:p>
    <w:p w14:paraId="72CE1AEB" w14:textId="28C4117C" w:rsidR="00805E4A" w:rsidRPr="00883F17" w:rsidDel="00496B98" w:rsidRDefault="00805E4A" w:rsidP="00805E4A">
      <w:pPr>
        <w:pStyle w:val="NormalWeb"/>
        <w:spacing w:before="0" w:beforeAutospacing="0" w:after="0" w:afterAutospacing="0" w:line="480" w:lineRule="auto"/>
        <w:rPr>
          <w:del w:id="2001" w:author="Microsoft Office User" w:date="2023-05-11T16:07:00Z"/>
          <w:rFonts w:asciiTheme="minorHAnsi" w:hAnsiTheme="minorHAnsi"/>
          <w:rPrChange w:id="2002" w:author="Microsoft Office User" w:date="2023-07-10T07:16:00Z">
            <w:rPr>
              <w:del w:id="2003" w:author="Microsoft Office User" w:date="2023-05-11T16:07:00Z"/>
            </w:rPr>
          </w:rPrChange>
        </w:rPr>
      </w:pPr>
      <w:del w:id="2004" w:author="Microsoft Office User" w:date="2023-05-11T16:07:00Z">
        <w:r w:rsidRPr="00883F17" w:rsidDel="00496B98">
          <w:rPr>
            <w:rFonts w:asciiTheme="minorHAnsi" w:hAnsiTheme="minorHAnsi"/>
            <w:noProof/>
            <w:rPrChange w:id="2005" w:author="Microsoft Office User" w:date="2023-07-10T07:16:00Z">
              <w:rPr>
                <w:noProof/>
              </w:rPr>
            </w:rPrChange>
          </w:rPr>
          <w:drawing>
            <wp:inline distT="0" distB="0" distL="0" distR="0" wp14:anchorId="56D53E26" wp14:editId="4DBE1829">
              <wp:extent cx="2275027" cy="2186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cstate="print">
                        <a:extLst>
                          <a:ext uri="{28A0092B-C50C-407E-A947-70E740481C1C}">
                            <a14:useLocalDpi xmlns:a14="http://schemas.microsoft.com/office/drawing/2010/main" val="0"/>
                          </a:ext>
                        </a:extLst>
                      </a:blip>
                      <a:srcRect r="25695"/>
                      <a:stretch/>
                    </pic:blipFill>
                    <pic:spPr bwMode="auto">
                      <a:xfrm>
                        <a:off x="0" y="0"/>
                        <a:ext cx="2357944" cy="2266647"/>
                      </a:xfrm>
                      <a:prstGeom prst="rect">
                        <a:avLst/>
                      </a:prstGeom>
                      <a:ln>
                        <a:noFill/>
                      </a:ln>
                      <a:extLst>
                        <a:ext uri="{53640926-AAD7-44D8-BBD7-CCE9431645EC}">
                          <a14:shadowObscured xmlns:a14="http://schemas.microsoft.com/office/drawing/2010/main"/>
                        </a:ext>
                      </a:extLst>
                    </pic:spPr>
                  </pic:pic>
                </a:graphicData>
              </a:graphic>
            </wp:inline>
          </w:drawing>
        </w:r>
        <w:r w:rsidRPr="00883F17" w:rsidDel="00496B98">
          <w:rPr>
            <w:rFonts w:asciiTheme="minorHAnsi" w:hAnsiTheme="minorHAnsi"/>
            <w:noProof/>
            <w:rPrChange w:id="2006" w:author="Microsoft Office User" w:date="2023-07-10T07:16:00Z">
              <w:rPr>
                <w:noProof/>
              </w:rPr>
            </w:rPrChange>
          </w:rPr>
          <w:drawing>
            <wp:inline distT="0" distB="0" distL="0" distR="0" wp14:anchorId="10B1CD5D" wp14:editId="102034EA">
              <wp:extent cx="2918201" cy="218857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5117" cy="2223763"/>
                      </a:xfrm>
                      <a:prstGeom prst="rect">
                        <a:avLst/>
                      </a:prstGeom>
                    </pic:spPr>
                  </pic:pic>
                </a:graphicData>
              </a:graphic>
            </wp:inline>
          </w:drawing>
        </w:r>
      </w:del>
    </w:p>
    <w:p w14:paraId="4C72FFDA" w14:textId="07BC13AF" w:rsidR="00805E4A" w:rsidRPr="00883F17" w:rsidDel="00496B98" w:rsidRDefault="00805E4A" w:rsidP="00805E4A">
      <w:pPr>
        <w:pStyle w:val="NormalWeb"/>
        <w:spacing w:before="0" w:beforeAutospacing="0" w:after="0" w:afterAutospacing="0" w:line="480" w:lineRule="auto"/>
        <w:rPr>
          <w:del w:id="2007" w:author="Microsoft Office User" w:date="2023-05-11T16:07:00Z"/>
          <w:rFonts w:asciiTheme="minorHAnsi" w:hAnsiTheme="minorHAnsi"/>
          <w:rPrChange w:id="2008" w:author="Microsoft Office User" w:date="2023-07-10T07:16:00Z">
            <w:rPr>
              <w:del w:id="2009" w:author="Microsoft Office User" w:date="2023-05-11T16:07:00Z"/>
            </w:rPr>
          </w:rPrChange>
        </w:rPr>
      </w:pPr>
      <w:del w:id="2010" w:author="Microsoft Office User" w:date="2023-05-11T16:07:00Z">
        <w:r w:rsidRPr="00883F17" w:rsidDel="00496B98">
          <w:rPr>
            <w:rFonts w:asciiTheme="minorHAnsi" w:hAnsiTheme="minorHAnsi"/>
            <w:b/>
            <w:bCs/>
            <w:color w:val="000000"/>
            <w:rPrChange w:id="2011" w:author="Microsoft Office User" w:date="2023-07-10T07:16:00Z">
              <w:rPr>
                <w:rFonts w:ascii="Cambria" w:hAnsi="Cambria"/>
                <w:b/>
                <w:bCs/>
                <w:color w:val="000000"/>
              </w:rPr>
            </w:rPrChange>
          </w:rPr>
          <w:delText>Figure 6:</w:delText>
        </w:r>
        <w:r w:rsidRPr="00883F17" w:rsidDel="00496B98">
          <w:rPr>
            <w:rFonts w:asciiTheme="minorHAnsi" w:hAnsiTheme="minorHAnsi"/>
            <w:color w:val="000000"/>
            <w:rPrChange w:id="2012" w:author="Microsoft Office User" w:date="2023-07-10T07:16:00Z">
              <w:rPr>
                <w:rFonts w:ascii="Cambria" w:hAnsi="Cambria"/>
                <w:color w:val="000000"/>
              </w:rPr>
            </w:rPrChange>
          </w:rPr>
          <w:delText xml:space="preserve"> Box-plots showing the dispersion of the estimated starch mass in the wood of the selected trees and its changes with respect to 4 levels of monthly precipitation and the three months average relative humidity. The continuous lines in each plot show the general trend between the groups.</w:delText>
        </w:r>
      </w:del>
    </w:p>
    <w:p w14:paraId="6104BD98" w14:textId="275485E1" w:rsidR="00925F8D" w:rsidRPr="00883F17" w:rsidRDefault="00000000">
      <w:pPr>
        <w:pStyle w:val="Heading2"/>
        <w:spacing w:line="480" w:lineRule="auto"/>
        <w:ind w:right="-261"/>
        <w:rPr>
          <w:rFonts w:asciiTheme="minorHAnsi" w:hAnsiTheme="minorHAnsi"/>
          <w:color w:val="000000"/>
          <w:sz w:val="24"/>
          <w:szCs w:val="24"/>
          <w:rPrChange w:id="2013" w:author="Microsoft Office User" w:date="2023-07-10T07:16:00Z">
            <w:rPr>
              <w:color w:val="000000"/>
            </w:rPr>
          </w:rPrChange>
        </w:rPr>
      </w:pPr>
      <w:r w:rsidRPr="00883F17">
        <w:rPr>
          <w:rFonts w:asciiTheme="minorHAnsi" w:hAnsiTheme="minorHAnsi"/>
          <w:color w:val="000000"/>
          <w:sz w:val="24"/>
          <w:szCs w:val="24"/>
          <w:rPrChange w:id="2014" w:author="Microsoft Office User" w:date="2023-07-10T07:16:00Z">
            <w:rPr>
              <w:color w:val="000000"/>
            </w:rPr>
          </w:rPrChange>
        </w:rPr>
        <w:t xml:space="preserve">3.3. </w:t>
      </w:r>
      <w:ins w:id="2015" w:author="Microsoft Office User" w:date="2023-07-09T22:59:00Z">
        <w:r w:rsidR="00427138" w:rsidRPr="00883F17">
          <w:rPr>
            <w:rFonts w:asciiTheme="minorHAnsi" w:hAnsiTheme="minorHAnsi"/>
            <w:color w:val="000000"/>
            <w:sz w:val="24"/>
            <w:szCs w:val="24"/>
            <w:lang w:val="en-US"/>
            <w:rPrChange w:id="2016" w:author="Microsoft Office User" w:date="2023-07-10T07:16:00Z">
              <w:rPr>
                <w:color w:val="000000"/>
                <w:lang w:val="en-US"/>
              </w:rPr>
            </w:rPrChange>
          </w:rPr>
          <w:t>A</w:t>
        </w:r>
      </w:ins>
      <w:ins w:id="2017" w:author="Microsoft Office User" w:date="2023-07-09T00:04:00Z">
        <w:r w:rsidR="006F5525" w:rsidRPr="00883F17">
          <w:rPr>
            <w:rFonts w:asciiTheme="minorHAnsi" w:hAnsiTheme="minorHAnsi"/>
            <w:color w:val="000000"/>
            <w:sz w:val="24"/>
            <w:szCs w:val="24"/>
            <w:lang w:val="en-US"/>
            <w:rPrChange w:id="2018" w:author="Microsoft Office User" w:date="2023-07-10T07:16:00Z">
              <w:rPr>
                <w:color w:val="000000"/>
                <w:lang w:val="en-US"/>
              </w:rPr>
            </w:rPrChange>
          </w:rPr>
          <w:t>ccumulation</w:t>
        </w:r>
      </w:ins>
      <w:ins w:id="2019" w:author="Microsoft Office User" w:date="2023-07-09T22:59:00Z">
        <w:r w:rsidR="00427138" w:rsidRPr="00883F17">
          <w:rPr>
            <w:rFonts w:asciiTheme="minorHAnsi" w:hAnsiTheme="minorHAnsi"/>
            <w:color w:val="000000"/>
            <w:sz w:val="24"/>
            <w:szCs w:val="24"/>
            <w:lang w:val="en-US"/>
            <w:rPrChange w:id="2020" w:author="Microsoft Office User" w:date="2023-07-10T07:16:00Z">
              <w:rPr>
                <w:color w:val="000000"/>
                <w:lang w:val="en-US"/>
              </w:rPr>
            </w:rPrChange>
          </w:rPr>
          <w:t xml:space="preserve"> and </w:t>
        </w:r>
      </w:ins>
      <w:ins w:id="2021" w:author="Microsoft Office User" w:date="2023-07-09T00:04:00Z">
        <w:r w:rsidR="006F5525" w:rsidRPr="00883F17">
          <w:rPr>
            <w:rFonts w:asciiTheme="minorHAnsi" w:hAnsiTheme="minorHAnsi"/>
            <w:color w:val="000000"/>
            <w:sz w:val="24"/>
            <w:szCs w:val="24"/>
            <w:lang w:val="en-US"/>
            <w:rPrChange w:id="2022" w:author="Microsoft Office User" w:date="2023-07-10T07:16:00Z">
              <w:rPr>
                <w:color w:val="000000"/>
                <w:lang w:val="en-US"/>
              </w:rPr>
            </w:rPrChange>
          </w:rPr>
          <w:t>co</w:t>
        </w:r>
      </w:ins>
      <w:ins w:id="2023" w:author="Microsoft Office User" w:date="2023-07-09T00:05:00Z">
        <w:r w:rsidR="006F5525" w:rsidRPr="00883F17">
          <w:rPr>
            <w:rFonts w:asciiTheme="minorHAnsi" w:hAnsiTheme="minorHAnsi"/>
            <w:color w:val="000000"/>
            <w:sz w:val="24"/>
            <w:szCs w:val="24"/>
            <w:lang w:val="en-US"/>
            <w:rPrChange w:id="2024" w:author="Microsoft Office User" w:date="2023-07-10T07:16:00Z">
              <w:rPr>
                <w:color w:val="000000"/>
                <w:lang w:val="en-US"/>
              </w:rPr>
            </w:rPrChange>
          </w:rPr>
          <w:t xml:space="preserve">nsumption of </w:t>
        </w:r>
        <w:r w:rsidR="00FE0D2F" w:rsidRPr="00883F17">
          <w:rPr>
            <w:rFonts w:asciiTheme="minorHAnsi" w:hAnsiTheme="minorHAnsi"/>
            <w:color w:val="000000"/>
            <w:sz w:val="24"/>
            <w:szCs w:val="24"/>
            <w:lang w:val="en-US"/>
            <w:rPrChange w:id="2025" w:author="Microsoft Office User" w:date="2023-07-10T07:16:00Z">
              <w:rPr>
                <w:color w:val="000000"/>
                <w:lang w:val="en-US"/>
              </w:rPr>
            </w:rPrChange>
          </w:rPr>
          <w:t xml:space="preserve">starch and the </w:t>
        </w:r>
      </w:ins>
      <w:r w:rsidRPr="00883F17">
        <w:rPr>
          <w:rFonts w:asciiTheme="minorHAnsi" w:hAnsiTheme="minorHAnsi"/>
          <w:color w:val="000000"/>
          <w:sz w:val="24"/>
          <w:szCs w:val="24"/>
          <w:rPrChange w:id="2026" w:author="Microsoft Office User" w:date="2023-07-10T07:16:00Z">
            <w:rPr>
              <w:color w:val="000000"/>
            </w:rPr>
          </w:rPrChange>
        </w:rPr>
        <w:t>Storage-growth trade-offs</w:t>
      </w:r>
    </w:p>
    <w:p w14:paraId="3AB80CCE" w14:textId="77777777" w:rsidR="00883F17" w:rsidRDefault="00FE0D2F">
      <w:pPr>
        <w:pBdr>
          <w:top w:val="nil"/>
          <w:left w:val="nil"/>
          <w:bottom w:val="nil"/>
          <w:right w:val="nil"/>
          <w:between w:val="nil"/>
        </w:pBdr>
        <w:spacing w:before="180" w:after="180" w:line="480" w:lineRule="auto"/>
        <w:ind w:right="-261"/>
        <w:rPr>
          <w:ins w:id="2027" w:author="Microsoft Office User" w:date="2023-07-10T07:23:00Z"/>
          <w:rFonts w:asciiTheme="minorHAnsi" w:hAnsiTheme="minorHAnsi"/>
          <w:lang w:val="en-US"/>
        </w:rPr>
      </w:pPr>
      <w:ins w:id="2028" w:author="Microsoft Office User" w:date="2023-07-09T00:06:00Z">
        <w:r w:rsidRPr="00883F17">
          <w:rPr>
            <w:rFonts w:asciiTheme="minorHAnsi" w:hAnsiTheme="minorHAnsi"/>
            <w:lang w:val="en-US"/>
            <w:rPrChange w:id="2029" w:author="Microsoft Office User" w:date="2023-07-10T07:16:00Z">
              <w:rPr>
                <w:lang w:val="en-US"/>
              </w:rPr>
            </w:rPrChange>
          </w:rPr>
          <w:t xml:space="preserve">We only observed a strong significant consumption of starch during the dry season for the </w:t>
        </w:r>
      </w:ins>
      <w:ins w:id="2030" w:author="Microsoft Office User" w:date="2023-07-10T06:56:00Z">
        <w:r w:rsidR="00CC17DA" w:rsidRPr="00883F17">
          <w:rPr>
            <w:rFonts w:asciiTheme="minorHAnsi" w:hAnsiTheme="minorHAnsi"/>
            <w:lang w:val="en-US"/>
            <w:rPrChange w:id="2031" w:author="Microsoft Office User" w:date="2023-07-10T07:16:00Z">
              <w:rPr>
                <w:lang w:val="en-US"/>
              </w:rPr>
            </w:rPrChange>
          </w:rPr>
          <w:t>fiber</w:t>
        </w:r>
      </w:ins>
      <w:ins w:id="2032" w:author="Microsoft Office User" w:date="2023-07-09T00:06:00Z">
        <w:r w:rsidRPr="00883F17">
          <w:rPr>
            <w:rFonts w:asciiTheme="minorHAnsi" w:hAnsiTheme="minorHAnsi"/>
            <w:lang w:val="en-US"/>
            <w:rPrChange w:id="2033" w:author="Microsoft Office User" w:date="2023-07-10T07:16:00Z">
              <w:rPr>
                <w:lang w:val="en-US"/>
              </w:rPr>
            </w:rPrChange>
          </w:rPr>
          <w:t xml:space="preserve"> </w:t>
        </w:r>
      </w:ins>
      <w:ins w:id="2034" w:author="Microsoft Office User" w:date="2023-07-09T22:59:00Z">
        <w:r w:rsidR="00BD3527" w:rsidRPr="00883F17">
          <w:rPr>
            <w:rFonts w:asciiTheme="minorHAnsi" w:hAnsiTheme="minorHAnsi"/>
            <w:lang w:val="en-US"/>
            <w:rPrChange w:id="2035" w:author="Microsoft Office User" w:date="2023-07-10T07:16:00Z">
              <w:rPr>
                <w:lang w:val="en-US"/>
              </w:rPr>
            </w:rPrChange>
          </w:rPr>
          <w:t>storing</w:t>
        </w:r>
      </w:ins>
      <w:ins w:id="2036" w:author="Microsoft Office User" w:date="2023-07-09T00:07:00Z">
        <w:r w:rsidRPr="00883F17">
          <w:rPr>
            <w:rFonts w:asciiTheme="minorHAnsi" w:hAnsiTheme="minorHAnsi"/>
            <w:lang w:val="en-US"/>
            <w:rPrChange w:id="2037" w:author="Microsoft Office User" w:date="2023-07-10T07:16:00Z">
              <w:rPr>
                <w:lang w:val="en-US"/>
              </w:rPr>
            </w:rPrChange>
          </w:rPr>
          <w:t xml:space="preserve"> species </w:t>
        </w:r>
        <w:r w:rsidRPr="00883F17">
          <w:rPr>
            <w:rFonts w:asciiTheme="minorHAnsi" w:hAnsiTheme="minorHAnsi"/>
            <w:i/>
            <w:iCs/>
            <w:lang w:val="en-US"/>
            <w:rPrChange w:id="2038" w:author="Microsoft Office User" w:date="2023-07-10T07:16:00Z">
              <w:rPr>
                <w:i/>
                <w:iCs/>
                <w:lang w:val="en-US"/>
              </w:rPr>
            </w:rPrChange>
          </w:rPr>
          <w:t>D. m</w:t>
        </w:r>
      </w:ins>
      <w:ins w:id="2039" w:author="Microsoft Office User" w:date="2023-07-09T00:26:00Z">
        <w:r w:rsidR="005231CA" w:rsidRPr="00883F17">
          <w:rPr>
            <w:rFonts w:asciiTheme="minorHAnsi" w:hAnsiTheme="minorHAnsi"/>
            <w:i/>
            <w:iCs/>
            <w:lang w:val="en-US"/>
            <w:rPrChange w:id="2040" w:author="Microsoft Office User" w:date="2023-07-10T07:16:00Z">
              <w:rPr>
                <w:i/>
                <w:iCs/>
                <w:lang w:val="en-US"/>
              </w:rPr>
            </w:rPrChange>
          </w:rPr>
          <w:t>i</w:t>
        </w:r>
      </w:ins>
      <w:ins w:id="2041" w:author="Microsoft Office User" w:date="2023-07-09T00:07:00Z">
        <w:r w:rsidRPr="00883F17">
          <w:rPr>
            <w:rFonts w:asciiTheme="minorHAnsi" w:hAnsiTheme="minorHAnsi"/>
            <w:i/>
            <w:iCs/>
            <w:lang w:val="en-US"/>
            <w:rPrChange w:id="2042" w:author="Microsoft Office User" w:date="2023-07-10T07:16:00Z">
              <w:rPr>
                <w:i/>
                <w:iCs/>
                <w:lang w:val="en-US"/>
              </w:rPr>
            </w:rPrChange>
          </w:rPr>
          <w:t xml:space="preserve">crocarpa. </w:t>
        </w:r>
        <w:r w:rsidRPr="00883F17">
          <w:rPr>
            <w:rFonts w:asciiTheme="minorHAnsi" w:hAnsiTheme="minorHAnsi"/>
            <w:lang w:val="en-US"/>
            <w:rPrChange w:id="2043" w:author="Microsoft Office User" w:date="2023-07-10T07:16:00Z">
              <w:rPr>
                <w:lang w:val="en-US"/>
              </w:rPr>
            </w:rPrChange>
          </w:rPr>
          <w:t xml:space="preserve"> The parenchyma</w:t>
        </w:r>
      </w:ins>
      <w:ins w:id="2044" w:author="Microsoft Office User" w:date="2023-07-10T07:04:00Z">
        <w:r w:rsidR="00CC17DA" w:rsidRPr="00883F17">
          <w:rPr>
            <w:rFonts w:asciiTheme="minorHAnsi" w:hAnsiTheme="minorHAnsi"/>
            <w:lang w:val="en-US"/>
            <w:rPrChange w:id="2045" w:author="Microsoft Office User" w:date="2023-07-10T07:16:00Z">
              <w:rPr>
                <w:lang w:val="en-US"/>
              </w:rPr>
            </w:rPrChange>
          </w:rPr>
          <w:t>-</w:t>
        </w:r>
      </w:ins>
      <w:ins w:id="2046" w:author="Microsoft Office User" w:date="2023-07-09T00:07:00Z">
        <w:r w:rsidRPr="00883F17">
          <w:rPr>
            <w:rFonts w:asciiTheme="minorHAnsi" w:hAnsiTheme="minorHAnsi"/>
            <w:lang w:val="en-US"/>
            <w:rPrChange w:id="2047" w:author="Microsoft Office User" w:date="2023-07-10T07:16:00Z">
              <w:rPr>
                <w:lang w:val="en-US"/>
              </w:rPr>
            </w:rPrChange>
          </w:rPr>
          <w:t>storing species (</w:t>
        </w:r>
        <w:r w:rsidRPr="00883F17">
          <w:rPr>
            <w:rFonts w:asciiTheme="minorHAnsi" w:hAnsiTheme="minorHAnsi"/>
            <w:i/>
            <w:iCs/>
            <w:lang w:val="en-US"/>
            <w:rPrChange w:id="2048" w:author="Microsoft Office User" w:date="2023-07-10T07:16:00Z">
              <w:rPr>
                <w:lang w:val="en-US"/>
              </w:rPr>
            </w:rPrChange>
          </w:rPr>
          <w:t>S. guianensis</w:t>
        </w:r>
        <w:r w:rsidRPr="00883F17">
          <w:rPr>
            <w:rFonts w:asciiTheme="minorHAnsi" w:hAnsiTheme="minorHAnsi"/>
            <w:lang w:val="en-US"/>
            <w:rPrChange w:id="2049" w:author="Microsoft Office User" w:date="2023-07-10T07:16:00Z">
              <w:rPr>
                <w:lang w:val="en-US"/>
              </w:rPr>
            </w:rPrChange>
          </w:rPr>
          <w:t xml:space="preserve"> and </w:t>
        </w:r>
        <w:r w:rsidRPr="00883F17">
          <w:rPr>
            <w:rFonts w:asciiTheme="minorHAnsi" w:hAnsiTheme="minorHAnsi"/>
            <w:i/>
            <w:iCs/>
            <w:u w:val="single"/>
            <w:lang w:val="en-US"/>
            <w:rPrChange w:id="2050" w:author="Microsoft Office User" w:date="2023-07-10T07:16:00Z">
              <w:rPr>
                <w:i/>
                <w:iCs/>
                <w:lang w:val="en-US"/>
              </w:rPr>
            </w:rPrChange>
          </w:rPr>
          <w:t>O. leucoxylon</w:t>
        </w:r>
        <w:r w:rsidRPr="00883F17">
          <w:rPr>
            <w:rFonts w:asciiTheme="minorHAnsi" w:hAnsiTheme="minorHAnsi"/>
            <w:lang w:val="en-US"/>
            <w:rPrChange w:id="2051" w:author="Microsoft Office User" w:date="2023-07-10T07:16:00Z">
              <w:rPr>
                <w:lang w:val="en-US"/>
              </w:rPr>
            </w:rPrChange>
          </w:rPr>
          <w:t xml:space="preserve">) did not show </w:t>
        </w:r>
      </w:ins>
      <w:ins w:id="2052" w:author="Microsoft Office User" w:date="2023-07-09T00:08:00Z">
        <w:r w:rsidRPr="00883F17">
          <w:rPr>
            <w:rFonts w:asciiTheme="minorHAnsi" w:hAnsiTheme="minorHAnsi"/>
            <w:lang w:val="en-US"/>
            <w:rPrChange w:id="2053" w:author="Microsoft Office User" w:date="2023-07-10T07:16:00Z">
              <w:rPr>
                <w:lang w:val="en-US"/>
              </w:rPr>
            </w:rPrChange>
          </w:rPr>
          <w:t xml:space="preserve">a significant accumulation or </w:t>
        </w:r>
      </w:ins>
      <w:ins w:id="2054" w:author="Microsoft Office User" w:date="2023-07-09T23:00:00Z">
        <w:r w:rsidR="00BD3527" w:rsidRPr="00883F17">
          <w:rPr>
            <w:rFonts w:asciiTheme="minorHAnsi" w:hAnsiTheme="minorHAnsi"/>
            <w:lang w:val="en-US"/>
            <w:rPrChange w:id="2055" w:author="Microsoft Office User" w:date="2023-07-10T07:16:00Z">
              <w:rPr>
                <w:lang w:val="en-US"/>
              </w:rPr>
            </w:rPrChange>
          </w:rPr>
          <w:t>consumption</w:t>
        </w:r>
      </w:ins>
      <w:ins w:id="2056" w:author="Microsoft Office User" w:date="2023-07-09T00:08:00Z">
        <w:r w:rsidRPr="00883F17">
          <w:rPr>
            <w:rFonts w:asciiTheme="minorHAnsi" w:hAnsiTheme="minorHAnsi"/>
            <w:lang w:val="en-US"/>
            <w:rPrChange w:id="2057" w:author="Microsoft Office User" w:date="2023-07-10T07:16:00Z">
              <w:rPr>
                <w:lang w:val="en-US"/>
              </w:rPr>
            </w:rPrChange>
          </w:rPr>
          <w:t xml:space="preserve"> of starch during this season (Fig. S3).</w:t>
        </w:r>
      </w:ins>
      <w:ins w:id="2058" w:author="Microsoft Office User" w:date="2023-07-10T07:00:00Z">
        <w:r w:rsidR="00CC17DA" w:rsidRPr="00883F17">
          <w:rPr>
            <w:rFonts w:asciiTheme="minorHAnsi" w:hAnsiTheme="minorHAnsi"/>
            <w:lang w:val="en-US"/>
            <w:rPrChange w:id="2059" w:author="Microsoft Office User" w:date="2023-07-10T07:16:00Z">
              <w:rPr>
                <w:lang w:val="en-US"/>
              </w:rPr>
            </w:rPrChange>
          </w:rPr>
          <w:t xml:space="preserve"> Nevertheless,</w:t>
        </w:r>
      </w:ins>
      <w:ins w:id="2060" w:author="Microsoft Office User" w:date="2023-07-10T07:01:00Z">
        <w:r w:rsidR="00CC17DA" w:rsidRPr="00883F17">
          <w:rPr>
            <w:rFonts w:asciiTheme="minorHAnsi" w:hAnsiTheme="minorHAnsi"/>
            <w:lang w:val="en-US"/>
            <w:rPrChange w:id="2061" w:author="Microsoft Office User" w:date="2023-07-10T07:16:00Z">
              <w:rPr>
                <w:lang w:val="en-US"/>
              </w:rPr>
            </w:rPrChange>
          </w:rPr>
          <w:t xml:space="preserve"> our data </w:t>
        </w:r>
      </w:ins>
      <w:ins w:id="2062" w:author="Microsoft Office User" w:date="2023-07-10T07:02:00Z">
        <w:r w:rsidR="00CC17DA" w:rsidRPr="00883F17">
          <w:rPr>
            <w:rFonts w:asciiTheme="minorHAnsi" w:hAnsiTheme="minorHAnsi"/>
            <w:lang w:val="en-US"/>
            <w:rPrChange w:id="2063" w:author="Microsoft Office User" w:date="2023-07-10T07:16:00Z">
              <w:rPr>
                <w:lang w:val="en-US"/>
              </w:rPr>
            </w:rPrChange>
          </w:rPr>
          <w:t>suggest</w:t>
        </w:r>
      </w:ins>
      <w:ins w:id="2064" w:author="Microsoft Office User" w:date="2023-07-10T07:01:00Z">
        <w:r w:rsidR="00CC17DA" w:rsidRPr="00883F17">
          <w:rPr>
            <w:rFonts w:asciiTheme="minorHAnsi" w:hAnsiTheme="minorHAnsi"/>
            <w:lang w:val="en-US"/>
            <w:rPrChange w:id="2065" w:author="Microsoft Office User" w:date="2023-07-10T07:16:00Z">
              <w:rPr>
                <w:lang w:val="en-US"/>
              </w:rPr>
            </w:rPrChange>
          </w:rPr>
          <w:t xml:space="preserve"> that</w:t>
        </w:r>
        <w:r w:rsidR="00CC17DA" w:rsidRPr="00883F17">
          <w:rPr>
            <w:rFonts w:asciiTheme="minorHAnsi" w:hAnsiTheme="minorHAnsi"/>
            <w:i/>
            <w:iCs/>
            <w:lang w:val="en-US"/>
            <w:rPrChange w:id="2066" w:author="Microsoft Office User" w:date="2023-07-10T07:16:00Z">
              <w:rPr>
                <w:i/>
                <w:iCs/>
                <w:lang w:val="en-US"/>
              </w:rPr>
            </w:rPrChange>
          </w:rPr>
          <w:t xml:space="preserve"> </w:t>
        </w:r>
        <w:r w:rsidR="00CC17DA" w:rsidRPr="00883F17">
          <w:rPr>
            <w:rFonts w:asciiTheme="minorHAnsi" w:hAnsiTheme="minorHAnsi"/>
            <w:i/>
            <w:iCs/>
            <w:lang w:val="en-US"/>
            <w:rPrChange w:id="2067" w:author="Microsoft Office User" w:date="2023-07-10T07:16:00Z">
              <w:rPr>
                <w:i/>
                <w:iCs/>
                <w:lang w:val="en-US"/>
              </w:rPr>
            </w:rPrChange>
          </w:rPr>
          <w:t>S. guianensis</w:t>
        </w:r>
        <w:r w:rsidR="00CC17DA" w:rsidRPr="00883F17">
          <w:rPr>
            <w:rFonts w:asciiTheme="minorHAnsi" w:hAnsiTheme="minorHAnsi"/>
            <w:i/>
            <w:iCs/>
            <w:lang w:val="en-US"/>
            <w:rPrChange w:id="2068" w:author="Microsoft Office User" w:date="2023-07-10T07:16:00Z">
              <w:rPr>
                <w:i/>
                <w:iCs/>
                <w:lang w:val="en-US"/>
              </w:rPr>
            </w:rPrChange>
          </w:rPr>
          <w:t xml:space="preserve"> </w:t>
        </w:r>
        <w:r w:rsidR="00CC17DA" w:rsidRPr="00883F17">
          <w:rPr>
            <w:rFonts w:asciiTheme="minorHAnsi" w:hAnsiTheme="minorHAnsi"/>
            <w:lang w:val="en-US"/>
            <w:rPrChange w:id="2069" w:author="Microsoft Office User" w:date="2023-07-10T07:16:00Z">
              <w:rPr>
                <w:lang w:val="en-US"/>
              </w:rPr>
            </w:rPrChange>
          </w:rPr>
          <w:t>may have a strong consumption of starch during the transition months between the wet and the dry season from February to May</w:t>
        </w:r>
      </w:ins>
      <w:ins w:id="2070" w:author="Microsoft Office User" w:date="2023-07-10T07:02:00Z">
        <w:r w:rsidR="00CC17DA" w:rsidRPr="00883F17">
          <w:rPr>
            <w:rFonts w:asciiTheme="minorHAnsi" w:hAnsiTheme="minorHAnsi"/>
            <w:lang w:val="en-US"/>
            <w:rPrChange w:id="2071" w:author="Microsoft Office User" w:date="2023-07-10T07:16:00Z">
              <w:rPr>
                <w:lang w:val="en-US"/>
              </w:rPr>
            </w:rPrChange>
          </w:rPr>
          <w:t>.</w:t>
        </w:r>
      </w:ins>
    </w:p>
    <w:p w14:paraId="13DFFE69" w14:textId="66D2CA6F" w:rsidR="00FE0D2F" w:rsidRPr="00883F17" w:rsidRDefault="00FE0D2F">
      <w:pPr>
        <w:pBdr>
          <w:top w:val="nil"/>
          <w:left w:val="nil"/>
          <w:bottom w:val="nil"/>
          <w:right w:val="nil"/>
          <w:between w:val="nil"/>
        </w:pBdr>
        <w:spacing w:before="180" w:after="180" w:line="480" w:lineRule="auto"/>
        <w:ind w:right="-261"/>
        <w:rPr>
          <w:ins w:id="2072" w:author="Microsoft Office User" w:date="2023-07-09T00:15:00Z"/>
          <w:rFonts w:asciiTheme="minorHAnsi" w:hAnsiTheme="minorHAnsi"/>
          <w:lang w:val="en-US"/>
          <w:rPrChange w:id="2073" w:author="Microsoft Office User" w:date="2023-07-10T07:16:00Z">
            <w:rPr>
              <w:ins w:id="2074" w:author="Microsoft Office User" w:date="2023-07-09T00:15:00Z"/>
              <w:lang w:val="en-US"/>
            </w:rPr>
          </w:rPrChange>
        </w:rPr>
      </w:pPr>
      <w:ins w:id="2075" w:author="Microsoft Office User" w:date="2023-07-09T00:08:00Z">
        <w:r w:rsidRPr="00883F17">
          <w:rPr>
            <w:rFonts w:asciiTheme="minorHAnsi" w:hAnsiTheme="minorHAnsi"/>
            <w:lang w:val="en-US"/>
            <w:rPrChange w:id="2076" w:author="Microsoft Office User" w:date="2023-07-10T07:16:00Z">
              <w:rPr>
                <w:lang w:val="en-US"/>
              </w:rPr>
            </w:rPrChange>
          </w:rPr>
          <w:t xml:space="preserve"> </w:t>
        </w:r>
      </w:ins>
      <w:ins w:id="2077" w:author="Microsoft Office User" w:date="2023-07-10T06:57:00Z">
        <w:r w:rsidR="00CC17DA" w:rsidRPr="00883F17">
          <w:rPr>
            <w:rFonts w:asciiTheme="minorHAnsi" w:hAnsiTheme="minorHAnsi"/>
            <w:lang w:val="en-US"/>
            <w:rPrChange w:id="2078" w:author="Microsoft Office User" w:date="2023-07-10T07:16:00Z">
              <w:rPr>
                <w:lang w:val="en-US"/>
              </w:rPr>
            </w:rPrChange>
          </w:rPr>
          <w:t xml:space="preserve">Additionally, </w:t>
        </w:r>
      </w:ins>
      <w:ins w:id="2079" w:author="Microsoft Office User" w:date="2023-07-09T00:12:00Z">
        <w:r w:rsidRPr="00883F17">
          <w:rPr>
            <w:rFonts w:asciiTheme="minorHAnsi" w:hAnsiTheme="minorHAnsi"/>
            <w:lang w:val="en-US"/>
            <w:rPrChange w:id="2080" w:author="Microsoft Office User" w:date="2023-07-10T07:16:00Z">
              <w:rPr>
                <w:lang w:val="en-US"/>
              </w:rPr>
            </w:rPrChange>
          </w:rPr>
          <w:t>we observed a marginal</w:t>
        </w:r>
      </w:ins>
      <w:ins w:id="2081" w:author="Microsoft Office User" w:date="2023-07-09T00:13:00Z">
        <w:r w:rsidRPr="00883F17">
          <w:rPr>
            <w:rFonts w:asciiTheme="minorHAnsi" w:hAnsiTheme="minorHAnsi"/>
            <w:lang w:val="en-US"/>
            <w:rPrChange w:id="2082" w:author="Microsoft Office User" w:date="2023-07-10T07:16:00Z">
              <w:rPr>
                <w:lang w:val="en-US"/>
              </w:rPr>
            </w:rPrChange>
          </w:rPr>
          <w:t>ly significant</w:t>
        </w:r>
      </w:ins>
      <w:ins w:id="2083" w:author="Microsoft Office User" w:date="2023-07-09T00:12:00Z">
        <w:r w:rsidRPr="00883F17">
          <w:rPr>
            <w:rFonts w:asciiTheme="minorHAnsi" w:hAnsiTheme="minorHAnsi"/>
            <w:lang w:val="en-US"/>
            <w:rPrChange w:id="2084" w:author="Microsoft Office User" w:date="2023-07-10T07:16:00Z">
              <w:rPr>
                <w:lang w:val="en-US"/>
              </w:rPr>
            </w:rPrChange>
          </w:rPr>
          <w:t xml:space="preserve"> consumption</w:t>
        </w:r>
      </w:ins>
      <w:ins w:id="2085" w:author="Microsoft Office User" w:date="2023-07-10T06:58:00Z">
        <w:r w:rsidR="00CC17DA" w:rsidRPr="00883F17">
          <w:rPr>
            <w:rFonts w:asciiTheme="minorHAnsi" w:hAnsiTheme="minorHAnsi"/>
            <w:lang w:val="en-US"/>
            <w:rPrChange w:id="2086" w:author="Microsoft Office User" w:date="2023-07-10T07:16:00Z">
              <w:rPr>
                <w:lang w:val="en-US"/>
              </w:rPr>
            </w:rPrChange>
          </w:rPr>
          <w:t xml:space="preserve"> of starch</w:t>
        </w:r>
      </w:ins>
      <w:ins w:id="2087" w:author="Microsoft Office User" w:date="2023-07-10T06:57:00Z">
        <w:r w:rsidR="00CC17DA" w:rsidRPr="00883F17">
          <w:rPr>
            <w:rFonts w:asciiTheme="minorHAnsi" w:hAnsiTheme="minorHAnsi"/>
            <w:lang w:val="en-US"/>
            <w:rPrChange w:id="2088" w:author="Microsoft Office User" w:date="2023-07-10T07:16:00Z">
              <w:rPr>
                <w:lang w:val="en-US"/>
              </w:rPr>
            </w:rPrChange>
          </w:rPr>
          <w:t xml:space="preserve"> during the wet season</w:t>
        </w:r>
      </w:ins>
      <w:ins w:id="2089" w:author="Microsoft Office User" w:date="2023-07-09T00:12:00Z">
        <w:r w:rsidRPr="00883F17">
          <w:rPr>
            <w:rFonts w:asciiTheme="minorHAnsi" w:hAnsiTheme="minorHAnsi"/>
            <w:lang w:val="en-US"/>
            <w:rPrChange w:id="2090" w:author="Microsoft Office User" w:date="2023-07-10T07:16:00Z">
              <w:rPr>
                <w:lang w:val="en-US"/>
              </w:rPr>
            </w:rPrChange>
          </w:rPr>
          <w:t xml:space="preserve"> for the fiber</w:t>
        </w:r>
      </w:ins>
      <w:ins w:id="2091" w:author="Microsoft Office User" w:date="2023-07-10T07:05:00Z">
        <w:r w:rsidR="00CC17DA" w:rsidRPr="00883F17">
          <w:rPr>
            <w:rFonts w:asciiTheme="minorHAnsi" w:hAnsiTheme="minorHAnsi"/>
            <w:lang w:val="en-US"/>
            <w:rPrChange w:id="2092" w:author="Microsoft Office User" w:date="2023-07-10T07:16:00Z">
              <w:rPr>
                <w:lang w:val="en-US"/>
              </w:rPr>
            </w:rPrChange>
          </w:rPr>
          <w:t>-</w:t>
        </w:r>
      </w:ins>
      <w:ins w:id="2093" w:author="Microsoft Office User" w:date="2023-07-09T00:12:00Z">
        <w:r w:rsidRPr="00883F17">
          <w:rPr>
            <w:rFonts w:asciiTheme="minorHAnsi" w:hAnsiTheme="minorHAnsi"/>
            <w:lang w:val="en-US"/>
            <w:rPrChange w:id="2094" w:author="Microsoft Office User" w:date="2023-07-10T07:16:00Z">
              <w:rPr>
                <w:lang w:val="en-US"/>
              </w:rPr>
            </w:rPrChange>
          </w:rPr>
          <w:t xml:space="preserve">storing species </w:t>
        </w:r>
      </w:ins>
      <w:ins w:id="2095" w:author="Microsoft Office User" w:date="2023-07-09T00:13:00Z">
        <w:r w:rsidRPr="00883F17">
          <w:rPr>
            <w:rFonts w:asciiTheme="minorHAnsi" w:hAnsiTheme="minorHAnsi"/>
            <w:i/>
            <w:iCs/>
            <w:lang w:val="en-US"/>
            <w:rPrChange w:id="2096" w:author="Microsoft Office User" w:date="2023-07-10T07:16:00Z">
              <w:rPr>
                <w:i/>
                <w:iCs/>
                <w:lang w:val="en-US"/>
              </w:rPr>
            </w:rPrChange>
          </w:rPr>
          <w:t>D. m</w:t>
        </w:r>
      </w:ins>
      <w:ins w:id="2097" w:author="Microsoft Office User" w:date="2023-07-09T00:26:00Z">
        <w:r w:rsidR="005231CA" w:rsidRPr="00883F17">
          <w:rPr>
            <w:rFonts w:asciiTheme="minorHAnsi" w:hAnsiTheme="minorHAnsi"/>
            <w:i/>
            <w:iCs/>
            <w:lang w:val="en-US"/>
            <w:rPrChange w:id="2098" w:author="Microsoft Office User" w:date="2023-07-10T07:16:00Z">
              <w:rPr>
                <w:i/>
                <w:iCs/>
                <w:lang w:val="en-US"/>
              </w:rPr>
            </w:rPrChange>
          </w:rPr>
          <w:t>i</w:t>
        </w:r>
      </w:ins>
      <w:ins w:id="2099" w:author="Microsoft Office User" w:date="2023-07-09T00:13:00Z">
        <w:r w:rsidRPr="00883F17">
          <w:rPr>
            <w:rFonts w:asciiTheme="minorHAnsi" w:hAnsiTheme="minorHAnsi"/>
            <w:i/>
            <w:iCs/>
            <w:lang w:val="en-US"/>
            <w:rPrChange w:id="2100" w:author="Microsoft Office User" w:date="2023-07-10T07:16:00Z">
              <w:rPr>
                <w:i/>
                <w:iCs/>
                <w:lang w:val="en-US"/>
              </w:rPr>
            </w:rPrChange>
          </w:rPr>
          <w:t xml:space="preserve">crocarpa </w:t>
        </w:r>
        <w:r w:rsidRPr="00883F17">
          <w:rPr>
            <w:rFonts w:asciiTheme="minorHAnsi" w:hAnsiTheme="minorHAnsi"/>
            <w:lang w:val="en-US"/>
            <w:rPrChange w:id="2101" w:author="Microsoft Office User" w:date="2023-07-10T07:16:00Z">
              <w:rPr>
                <w:lang w:val="en-US"/>
              </w:rPr>
            </w:rPrChange>
          </w:rPr>
          <w:t>(Fig. S3) and a significant consumption for the evergreen/parenchyma</w:t>
        </w:r>
      </w:ins>
      <w:ins w:id="2102" w:author="Microsoft Office User" w:date="2023-07-10T07:05:00Z">
        <w:r w:rsidR="00D60B92" w:rsidRPr="00883F17">
          <w:rPr>
            <w:rFonts w:asciiTheme="minorHAnsi" w:hAnsiTheme="minorHAnsi"/>
            <w:lang w:val="en-US"/>
            <w:rPrChange w:id="2103" w:author="Microsoft Office User" w:date="2023-07-10T07:16:00Z">
              <w:rPr>
                <w:lang w:val="en-US"/>
              </w:rPr>
            </w:rPrChange>
          </w:rPr>
          <w:t>-</w:t>
        </w:r>
      </w:ins>
      <w:ins w:id="2104" w:author="Microsoft Office User" w:date="2023-07-09T00:13:00Z">
        <w:r w:rsidRPr="00883F17">
          <w:rPr>
            <w:rFonts w:asciiTheme="minorHAnsi" w:hAnsiTheme="minorHAnsi"/>
            <w:lang w:val="en-US"/>
            <w:rPrChange w:id="2105" w:author="Microsoft Office User" w:date="2023-07-10T07:16:00Z">
              <w:rPr>
                <w:lang w:val="en-US"/>
              </w:rPr>
            </w:rPrChange>
          </w:rPr>
          <w:t xml:space="preserve">storing species </w:t>
        </w:r>
        <w:r w:rsidRPr="00883F17">
          <w:rPr>
            <w:rFonts w:asciiTheme="minorHAnsi" w:hAnsiTheme="minorHAnsi"/>
            <w:i/>
            <w:iCs/>
            <w:lang w:val="en-US"/>
            <w:rPrChange w:id="2106" w:author="Microsoft Office User" w:date="2023-07-10T07:16:00Z">
              <w:rPr>
                <w:lang w:val="en-US"/>
              </w:rPr>
            </w:rPrChange>
          </w:rPr>
          <w:t>O. leucoxylon</w:t>
        </w:r>
        <w:r w:rsidRPr="00883F17">
          <w:rPr>
            <w:rFonts w:asciiTheme="minorHAnsi" w:hAnsiTheme="minorHAnsi"/>
            <w:lang w:val="en-US"/>
            <w:rPrChange w:id="2107" w:author="Microsoft Office User" w:date="2023-07-10T07:16:00Z">
              <w:rPr>
                <w:lang w:val="en-US"/>
              </w:rPr>
            </w:rPrChange>
          </w:rPr>
          <w:t xml:space="preserve"> (Fig.</w:t>
        </w:r>
      </w:ins>
      <w:ins w:id="2108" w:author="Microsoft Office User" w:date="2023-07-09T00:14:00Z">
        <w:r w:rsidRPr="00883F17">
          <w:rPr>
            <w:rFonts w:asciiTheme="minorHAnsi" w:hAnsiTheme="minorHAnsi"/>
            <w:lang w:val="en-US"/>
            <w:rPrChange w:id="2109" w:author="Microsoft Office User" w:date="2023-07-10T07:16:00Z">
              <w:rPr>
                <w:lang w:val="en-US"/>
              </w:rPr>
            </w:rPrChange>
          </w:rPr>
          <w:t xml:space="preserve"> S3). </w:t>
        </w:r>
      </w:ins>
      <w:ins w:id="2110" w:author="Microsoft Office User" w:date="2023-07-10T07:23:00Z">
        <w:r w:rsidR="00883F17">
          <w:rPr>
            <w:rFonts w:asciiTheme="minorHAnsi" w:hAnsiTheme="minorHAnsi"/>
            <w:i/>
            <w:iCs/>
            <w:lang w:val="en-US"/>
          </w:rPr>
          <w:t xml:space="preserve"> </w:t>
        </w:r>
      </w:ins>
      <w:ins w:id="2111" w:author="Microsoft Office User" w:date="2023-07-09T00:24:00Z">
        <w:r w:rsidR="005231CA" w:rsidRPr="00883F17">
          <w:rPr>
            <w:rFonts w:asciiTheme="minorHAnsi" w:hAnsiTheme="minorHAnsi"/>
            <w:lang w:val="en-US"/>
            <w:rPrChange w:id="2112" w:author="Microsoft Office User" w:date="2023-07-10T07:16:00Z">
              <w:rPr>
                <w:lang w:val="en-US"/>
              </w:rPr>
            </w:rPrChange>
          </w:rPr>
          <w:t xml:space="preserve">Accumulation of starch happened clearly during the transition from </w:t>
        </w:r>
      </w:ins>
      <w:ins w:id="2113" w:author="Microsoft Office User" w:date="2023-07-10T07:03:00Z">
        <w:r w:rsidR="00CC17DA" w:rsidRPr="00883F17">
          <w:rPr>
            <w:rFonts w:asciiTheme="minorHAnsi" w:hAnsiTheme="minorHAnsi"/>
            <w:lang w:val="en-US"/>
            <w:rPrChange w:id="2114" w:author="Microsoft Office User" w:date="2023-07-10T07:16:00Z">
              <w:rPr>
                <w:lang w:val="en-US"/>
              </w:rPr>
            </w:rPrChange>
          </w:rPr>
          <w:t xml:space="preserve">the </w:t>
        </w:r>
      </w:ins>
      <w:ins w:id="2115" w:author="Microsoft Office User" w:date="2023-07-09T00:24:00Z">
        <w:r w:rsidR="005231CA" w:rsidRPr="00883F17">
          <w:rPr>
            <w:rFonts w:asciiTheme="minorHAnsi" w:hAnsiTheme="minorHAnsi"/>
            <w:lang w:val="en-US"/>
            <w:rPrChange w:id="2116" w:author="Microsoft Office User" w:date="2023-07-10T07:16:00Z">
              <w:rPr>
                <w:lang w:val="en-US"/>
              </w:rPr>
            </w:rPrChange>
          </w:rPr>
          <w:t>dry to</w:t>
        </w:r>
      </w:ins>
      <w:ins w:id="2117" w:author="Microsoft Office User" w:date="2023-07-10T07:03:00Z">
        <w:r w:rsidR="00CC17DA" w:rsidRPr="00883F17">
          <w:rPr>
            <w:rFonts w:asciiTheme="minorHAnsi" w:hAnsiTheme="minorHAnsi"/>
            <w:lang w:val="en-US"/>
            <w:rPrChange w:id="2118" w:author="Microsoft Office User" w:date="2023-07-10T07:16:00Z">
              <w:rPr>
                <w:lang w:val="en-US"/>
              </w:rPr>
            </w:rPrChange>
          </w:rPr>
          <w:t xml:space="preserve"> the</w:t>
        </w:r>
      </w:ins>
      <w:ins w:id="2119" w:author="Microsoft Office User" w:date="2023-07-09T00:24:00Z">
        <w:r w:rsidR="005231CA" w:rsidRPr="00883F17">
          <w:rPr>
            <w:rFonts w:asciiTheme="minorHAnsi" w:hAnsiTheme="minorHAnsi"/>
            <w:lang w:val="en-US"/>
            <w:rPrChange w:id="2120" w:author="Microsoft Office User" w:date="2023-07-10T07:16:00Z">
              <w:rPr>
                <w:lang w:val="en-US"/>
              </w:rPr>
            </w:rPrChange>
          </w:rPr>
          <w:t xml:space="preserve"> we</w:t>
        </w:r>
      </w:ins>
      <w:ins w:id="2121" w:author="Microsoft Office User" w:date="2023-07-10T07:03:00Z">
        <w:r w:rsidR="00CC17DA" w:rsidRPr="00883F17">
          <w:rPr>
            <w:rFonts w:asciiTheme="minorHAnsi" w:hAnsiTheme="minorHAnsi"/>
            <w:lang w:val="en-US"/>
            <w:rPrChange w:id="2122" w:author="Microsoft Office User" w:date="2023-07-10T07:16:00Z">
              <w:rPr>
                <w:lang w:val="en-US"/>
              </w:rPr>
            </w:rPrChange>
          </w:rPr>
          <w:t>t</w:t>
        </w:r>
      </w:ins>
      <w:ins w:id="2123" w:author="Microsoft Office User" w:date="2023-07-09T00:24:00Z">
        <w:r w:rsidR="005231CA" w:rsidRPr="00883F17">
          <w:rPr>
            <w:rFonts w:asciiTheme="minorHAnsi" w:hAnsiTheme="minorHAnsi"/>
            <w:lang w:val="en-US"/>
            <w:rPrChange w:id="2124" w:author="Microsoft Office User" w:date="2023-07-10T07:16:00Z">
              <w:rPr>
                <w:lang w:val="en-US"/>
              </w:rPr>
            </w:rPrChange>
          </w:rPr>
          <w:t xml:space="preserve"> </w:t>
        </w:r>
      </w:ins>
      <w:ins w:id="2125" w:author="Microsoft Office User" w:date="2023-07-09T00:25:00Z">
        <w:r w:rsidR="005231CA" w:rsidRPr="00883F17">
          <w:rPr>
            <w:rFonts w:asciiTheme="minorHAnsi" w:hAnsiTheme="minorHAnsi"/>
            <w:lang w:val="en-US"/>
            <w:rPrChange w:id="2126" w:author="Microsoft Office User" w:date="2023-07-10T07:16:00Z">
              <w:rPr>
                <w:lang w:val="en-US"/>
              </w:rPr>
            </w:rPrChange>
          </w:rPr>
          <w:t xml:space="preserve">season August 2019 to </w:t>
        </w:r>
      </w:ins>
      <w:ins w:id="2127" w:author="Microsoft Office User" w:date="2023-07-09T23:00:00Z">
        <w:r w:rsidR="00BD3527" w:rsidRPr="00883F17">
          <w:rPr>
            <w:rFonts w:asciiTheme="minorHAnsi" w:hAnsiTheme="minorHAnsi"/>
            <w:lang w:val="en-US"/>
            <w:rPrChange w:id="2128" w:author="Microsoft Office User" w:date="2023-07-10T07:16:00Z">
              <w:rPr>
                <w:lang w:val="en-US"/>
              </w:rPr>
            </w:rPrChange>
          </w:rPr>
          <w:t>November</w:t>
        </w:r>
      </w:ins>
      <w:ins w:id="2129" w:author="Microsoft Office User" w:date="2023-07-09T00:25:00Z">
        <w:r w:rsidR="005231CA" w:rsidRPr="00883F17">
          <w:rPr>
            <w:rFonts w:asciiTheme="minorHAnsi" w:hAnsiTheme="minorHAnsi"/>
            <w:lang w:val="en-US"/>
            <w:rPrChange w:id="2130" w:author="Microsoft Office User" w:date="2023-07-10T07:16:00Z">
              <w:rPr>
                <w:lang w:val="en-US"/>
              </w:rPr>
            </w:rPrChange>
          </w:rPr>
          <w:t xml:space="preserve"> 2020 in the fiber</w:t>
        </w:r>
      </w:ins>
      <w:ins w:id="2131" w:author="Microsoft Office User" w:date="2023-07-10T07:04:00Z">
        <w:r w:rsidR="00CC17DA" w:rsidRPr="00883F17">
          <w:rPr>
            <w:rFonts w:asciiTheme="minorHAnsi" w:hAnsiTheme="minorHAnsi"/>
            <w:lang w:val="en-US"/>
            <w:rPrChange w:id="2132" w:author="Microsoft Office User" w:date="2023-07-10T07:16:00Z">
              <w:rPr>
                <w:lang w:val="en-US"/>
              </w:rPr>
            </w:rPrChange>
          </w:rPr>
          <w:t>-</w:t>
        </w:r>
      </w:ins>
      <w:ins w:id="2133" w:author="Microsoft Office User" w:date="2023-07-09T00:25:00Z">
        <w:r w:rsidR="005231CA" w:rsidRPr="00883F17">
          <w:rPr>
            <w:rFonts w:asciiTheme="minorHAnsi" w:hAnsiTheme="minorHAnsi"/>
            <w:lang w:val="en-US"/>
            <w:rPrChange w:id="2134" w:author="Microsoft Office User" w:date="2023-07-10T07:16:00Z">
              <w:rPr>
                <w:lang w:val="en-US"/>
              </w:rPr>
            </w:rPrChange>
          </w:rPr>
          <w:t>storing species trees</w:t>
        </w:r>
      </w:ins>
      <w:ins w:id="2135" w:author="Microsoft Office User" w:date="2023-07-09T00:26:00Z">
        <w:r w:rsidR="005231CA" w:rsidRPr="00883F17">
          <w:rPr>
            <w:rFonts w:asciiTheme="minorHAnsi" w:hAnsiTheme="minorHAnsi"/>
            <w:lang w:val="en-US"/>
            <w:rPrChange w:id="2136" w:author="Microsoft Office User" w:date="2023-07-10T07:16:00Z">
              <w:rPr>
                <w:lang w:val="en-US"/>
              </w:rPr>
            </w:rPrChange>
          </w:rPr>
          <w:t xml:space="preserve"> (</w:t>
        </w:r>
        <w:r w:rsidR="005231CA" w:rsidRPr="00883F17">
          <w:rPr>
            <w:rFonts w:asciiTheme="minorHAnsi" w:hAnsiTheme="minorHAnsi"/>
            <w:i/>
            <w:iCs/>
            <w:lang w:val="en-US"/>
            <w:rPrChange w:id="2137" w:author="Microsoft Office User" w:date="2023-07-10T07:16:00Z">
              <w:rPr>
                <w:lang w:val="en-US"/>
              </w:rPr>
            </w:rPrChange>
          </w:rPr>
          <w:t>D. macrocarpa</w:t>
        </w:r>
        <w:r w:rsidR="005231CA" w:rsidRPr="00883F17">
          <w:rPr>
            <w:rFonts w:asciiTheme="minorHAnsi" w:hAnsiTheme="minorHAnsi"/>
            <w:lang w:val="en-US"/>
            <w:rPrChange w:id="2138" w:author="Microsoft Office User" w:date="2023-07-10T07:16:00Z">
              <w:rPr>
                <w:lang w:val="en-US"/>
              </w:rPr>
            </w:rPrChange>
          </w:rPr>
          <w:t>); for the parenchyma</w:t>
        </w:r>
      </w:ins>
      <w:ins w:id="2139" w:author="Microsoft Office User" w:date="2023-07-10T07:04:00Z">
        <w:r w:rsidR="00CC17DA" w:rsidRPr="00883F17">
          <w:rPr>
            <w:rFonts w:asciiTheme="minorHAnsi" w:hAnsiTheme="minorHAnsi"/>
            <w:lang w:val="en-US"/>
            <w:rPrChange w:id="2140" w:author="Microsoft Office User" w:date="2023-07-10T07:16:00Z">
              <w:rPr>
                <w:lang w:val="en-US"/>
              </w:rPr>
            </w:rPrChange>
          </w:rPr>
          <w:t>-</w:t>
        </w:r>
      </w:ins>
      <w:ins w:id="2141" w:author="Microsoft Office User" w:date="2023-07-09T00:26:00Z">
        <w:r w:rsidR="005231CA" w:rsidRPr="00883F17">
          <w:rPr>
            <w:rFonts w:asciiTheme="minorHAnsi" w:hAnsiTheme="minorHAnsi"/>
            <w:lang w:val="en-US"/>
            <w:rPrChange w:id="2142" w:author="Microsoft Office User" w:date="2023-07-10T07:16:00Z">
              <w:rPr>
                <w:lang w:val="en-US"/>
              </w:rPr>
            </w:rPrChange>
          </w:rPr>
          <w:t>storing sp</w:t>
        </w:r>
      </w:ins>
      <w:ins w:id="2143" w:author="Microsoft Office User" w:date="2023-07-09T23:01:00Z">
        <w:r w:rsidR="00BD3527" w:rsidRPr="00883F17">
          <w:rPr>
            <w:rFonts w:asciiTheme="minorHAnsi" w:hAnsiTheme="minorHAnsi"/>
            <w:lang w:val="en-US"/>
            <w:rPrChange w:id="2144" w:author="Microsoft Office User" w:date="2023-07-10T07:16:00Z">
              <w:rPr>
                <w:lang w:val="en-US"/>
              </w:rPr>
            </w:rPrChange>
          </w:rPr>
          <w:t>ecies</w:t>
        </w:r>
      </w:ins>
      <w:ins w:id="2145" w:author="Microsoft Office User" w:date="2023-07-09T00:26:00Z">
        <w:r w:rsidR="005231CA" w:rsidRPr="00883F17">
          <w:rPr>
            <w:rFonts w:asciiTheme="minorHAnsi" w:hAnsiTheme="minorHAnsi"/>
            <w:lang w:val="en-US"/>
            <w:rPrChange w:id="2146" w:author="Microsoft Office User" w:date="2023-07-10T07:16:00Z">
              <w:rPr>
                <w:lang w:val="en-US"/>
              </w:rPr>
            </w:rPrChange>
          </w:rPr>
          <w:t xml:space="preserve"> </w:t>
        </w:r>
      </w:ins>
      <w:ins w:id="2147" w:author="Microsoft Office User" w:date="2023-07-09T00:27:00Z">
        <w:r w:rsidR="005231CA" w:rsidRPr="00883F17">
          <w:rPr>
            <w:rFonts w:asciiTheme="minorHAnsi" w:hAnsiTheme="minorHAnsi"/>
            <w:lang w:val="en-US"/>
            <w:rPrChange w:id="2148" w:author="Microsoft Office User" w:date="2023-07-10T07:16:00Z">
              <w:rPr>
                <w:lang w:val="en-US"/>
              </w:rPr>
            </w:rPrChange>
          </w:rPr>
          <w:t>(</w:t>
        </w:r>
      </w:ins>
      <w:ins w:id="2149" w:author="Microsoft Office User" w:date="2023-07-09T00:26:00Z">
        <w:r w:rsidR="005231CA" w:rsidRPr="00883F17">
          <w:rPr>
            <w:rFonts w:asciiTheme="minorHAnsi" w:hAnsiTheme="minorHAnsi"/>
            <w:i/>
            <w:iCs/>
            <w:lang w:val="en-US"/>
            <w:rPrChange w:id="2150" w:author="Microsoft Office User" w:date="2023-07-10T07:16:00Z">
              <w:rPr>
                <w:lang w:val="en-US"/>
              </w:rPr>
            </w:rPrChange>
          </w:rPr>
          <w:t>S. guianen</w:t>
        </w:r>
      </w:ins>
      <w:ins w:id="2151" w:author="Microsoft Office User" w:date="2023-07-09T00:27:00Z">
        <w:r w:rsidR="005231CA" w:rsidRPr="00883F17">
          <w:rPr>
            <w:rFonts w:asciiTheme="minorHAnsi" w:hAnsiTheme="minorHAnsi"/>
            <w:i/>
            <w:iCs/>
            <w:lang w:val="en-US"/>
            <w:rPrChange w:id="2152" w:author="Microsoft Office User" w:date="2023-07-10T07:16:00Z">
              <w:rPr>
                <w:lang w:val="en-US"/>
              </w:rPr>
            </w:rPrChange>
          </w:rPr>
          <w:t>s</w:t>
        </w:r>
      </w:ins>
      <w:ins w:id="2153" w:author="Microsoft Office User" w:date="2023-07-09T00:26:00Z">
        <w:r w:rsidR="005231CA" w:rsidRPr="00883F17">
          <w:rPr>
            <w:rFonts w:asciiTheme="minorHAnsi" w:hAnsiTheme="minorHAnsi"/>
            <w:i/>
            <w:iCs/>
            <w:lang w:val="en-US"/>
            <w:rPrChange w:id="2154" w:author="Microsoft Office User" w:date="2023-07-10T07:16:00Z">
              <w:rPr>
                <w:lang w:val="en-US"/>
              </w:rPr>
            </w:rPrChange>
          </w:rPr>
          <w:t>is</w:t>
        </w:r>
      </w:ins>
      <w:ins w:id="2155" w:author="Microsoft Office User" w:date="2023-07-09T00:27:00Z">
        <w:r w:rsidR="005231CA" w:rsidRPr="00883F17">
          <w:rPr>
            <w:rFonts w:asciiTheme="minorHAnsi" w:hAnsiTheme="minorHAnsi"/>
            <w:lang w:val="en-US"/>
            <w:rPrChange w:id="2156" w:author="Microsoft Office User" w:date="2023-07-10T07:16:00Z">
              <w:rPr>
                <w:lang w:val="en-US"/>
              </w:rPr>
            </w:rPrChange>
          </w:rPr>
          <w:t>)</w:t>
        </w:r>
      </w:ins>
      <w:ins w:id="2157" w:author="Microsoft Office User" w:date="2023-07-09T00:26:00Z">
        <w:r w:rsidR="005231CA" w:rsidRPr="00883F17">
          <w:rPr>
            <w:rFonts w:asciiTheme="minorHAnsi" w:hAnsiTheme="minorHAnsi"/>
            <w:lang w:val="en-US"/>
            <w:rPrChange w:id="2158" w:author="Microsoft Office User" w:date="2023-07-10T07:16:00Z">
              <w:rPr>
                <w:lang w:val="en-US"/>
              </w:rPr>
            </w:rPrChange>
          </w:rPr>
          <w:t xml:space="preserve"> it took longer </w:t>
        </w:r>
      </w:ins>
      <w:ins w:id="2159" w:author="Microsoft Office User" w:date="2023-07-09T00:27:00Z">
        <w:r w:rsidR="005231CA" w:rsidRPr="00883F17">
          <w:rPr>
            <w:rFonts w:asciiTheme="minorHAnsi" w:hAnsiTheme="minorHAnsi"/>
            <w:lang w:val="en-US"/>
            <w:rPrChange w:id="2160" w:author="Microsoft Office User" w:date="2023-07-10T07:16:00Z">
              <w:rPr>
                <w:lang w:val="en-US"/>
              </w:rPr>
            </w:rPrChange>
          </w:rPr>
          <w:t xml:space="preserve">to detect a significant accumulation of starch, from May 2019 to February 2020 (Fig. S3). </w:t>
        </w:r>
      </w:ins>
      <w:ins w:id="2161" w:author="Microsoft Office User" w:date="2023-07-09T00:26:00Z">
        <w:r w:rsidR="005231CA" w:rsidRPr="00883F17">
          <w:rPr>
            <w:rFonts w:asciiTheme="minorHAnsi" w:hAnsiTheme="minorHAnsi"/>
            <w:lang w:val="en-US"/>
            <w:rPrChange w:id="2162" w:author="Microsoft Office User" w:date="2023-07-10T07:16:00Z">
              <w:rPr>
                <w:lang w:val="en-US"/>
              </w:rPr>
            </w:rPrChange>
          </w:rPr>
          <w:t xml:space="preserve"> </w:t>
        </w:r>
      </w:ins>
    </w:p>
    <w:p w14:paraId="0DEA4E2F" w14:textId="2D10592D" w:rsidR="00925F8D" w:rsidRPr="00883F17" w:rsidRDefault="00FE0D2F">
      <w:pPr>
        <w:pBdr>
          <w:top w:val="nil"/>
          <w:left w:val="nil"/>
          <w:bottom w:val="nil"/>
          <w:right w:val="nil"/>
          <w:between w:val="nil"/>
        </w:pBdr>
        <w:spacing w:before="180" w:after="180" w:line="480" w:lineRule="auto"/>
        <w:ind w:right="-261"/>
        <w:rPr>
          <w:rFonts w:asciiTheme="minorHAnsi" w:hAnsiTheme="minorHAnsi"/>
          <w:rPrChange w:id="2163" w:author="Microsoft Office User" w:date="2023-07-10T07:16:00Z">
            <w:rPr/>
          </w:rPrChange>
        </w:rPr>
      </w:pPr>
      <w:ins w:id="2164" w:author="Microsoft Office User" w:date="2023-07-09T00:08:00Z">
        <w:r w:rsidRPr="00883F17">
          <w:rPr>
            <w:rFonts w:asciiTheme="minorHAnsi" w:hAnsiTheme="minorHAnsi"/>
            <w:lang w:val="en-US"/>
            <w:rPrChange w:id="2165" w:author="Microsoft Office User" w:date="2023-07-10T07:16:00Z">
              <w:rPr>
                <w:lang w:val="en-US"/>
              </w:rPr>
            </w:rPrChange>
          </w:rPr>
          <w:lastRenderedPageBreak/>
          <w:t xml:space="preserve"> </w:t>
        </w:r>
      </w:ins>
      <w:moveFromRangeStart w:id="2166" w:author="Microsoft Office User" w:date="2023-07-09T00:15:00Z" w:name="move139754171"/>
      <w:moveFrom w:id="2167" w:author="Microsoft Office User" w:date="2023-07-09T00:15:00Z">
        <w:r w:rsidR="00000000" w:rsidRPr="00883F17" w:rsidDel="00FE0D2F">
          <w:rPr>
            <w:rFonts w:asciiTheme="minorHAnsi" w:hAnsiTheme="minorHAnsi"/>
            <w:rPrChange w:id="2168" w:author="Microsoft Office User" w:date="2023-07-10T07:16:00Z">
              <w:rPr/>
            </w:rPrChange>
          </w:rPr>
          <w:t>F</w:t>
        </w:r>
        <w:r w:rsidR="00000000" w:rsidRPr="00883F17" w:rsidDel="00FE0D2F">
          <w:rPr>
            <w:rFonts w:asciiTheme="minorHAnsi" w:eastAsia="Cambria" w:hAnsiTheme="minorHAnsi" w:cs="Cambria"/>
            <w:rPrChange w:id="2169" w:author="Microsoft Office User" w:date="2023-07-10T07:16:00Z">
              <w:rPr>
                <w:rFonts w:ascii="Cambria" w:eastAsia="Cambria" w:hAnsi="Cambria" w:cs="Cambria"/>
              </w:rPr>
            </w:rPrChange>
          </w:rPr>
          <w:t xml:space="preserve">or the </w:t>
        </w:r>
        <w:r w:rsidR="00000000" w:rsidRPr="00883F17" w:rsidDel="00FE0D2F">
          <w:rPr>
            <w:rFonts w:asciiTheme="minorHAnsi" w:hAnsiTheme="minorHAnsi"/>
            <w:rPrChange w:id="2170" w:author="Microsoft Office User" w:date="2023-07-10T07:16:00Z">
              <w:rPr/>
            </w:rPrChange>
          </w:rPr>
          <w:t xml:space="preserve">fiber-storing species </w:t>
        </w:r>
        <w:r w:rsidR="00000000" w:rsidRPr="00883F17" w:rsidDel="00FE0D2F">
          <w:rPr>
            <w:rFonts w:asciiTheme="minorHAnsi" w:eastAsia="Cambria" w:hAnsiTheme="minorHAnsi" w:cs="Cambria"/>
            <w:i/>
            <w:rPrChange w:id="2171" w:author="Microsoft Office User" w:date="2023-07-10T07:16:00Z">
              <w:rPr>
                <w:rFonts w:ascii="Cambria" w:eastAsia="Cambria" w:hAnsi="Cambria" w:cs="Cambria"/>
                <w:i/>
              </w:rPr>
            </w:rPrChange>
          </w:rPr>
          <w:t>D. microcarpa</w:t>
        </w:r>
        <w:r w:rsidR="00000000" w:rsidRPr="00883F17" w:rsidDel="00FE0D2F">
          <w:rPr>
            <w:rFonts w:asciiTheme="minorHAnsi" w:hAnsiTheme="minorHAnsi"/>
            <w:rPrChange w:id="2172" w:author="Microsoft Office User" w:date="2023-07-10T07:16:00Z">
              <w:rPr/>
            </w:rPrChange>
          </w:rPr>
          <w:t xml:space="preserve"> </w:t>
        </w:r>
      </w:moveFrom>
      <w:moveFromRangeEnd w:id="2166"/>
      <w:ins w:id="2173" w:author="Microsoft Office User" w:date="2023-07-09T00:15:00Z">
        <w:r w:rsidRPr="00883F17">
          <w:rPr>
            <w:rFonts w:asciiTheme="minorHAnsi" w:eastAsia="Cambria" w:hAnsiTheme="minorHAnsi" w:cs="Cambria"/>
            <w:lang w:val="en-US"/>
            <w:rPrChange w:id="2174" w:author="Microsoft Office User" w:date="2023-07-10T07:16:00Z">
              <w:rPr>
                <w:rFonts w:ascii="Cambria" w:eastAsia="Cambria" w:hAnsi="Cambria" w:cs="Cambria"/>
                <w:lang w:val="en-US"/>
              </w:rPr>
            </w:rPrChange>
          </w:rPr>
          <w:t>W</w:t>
        </w:r>
      </w:ins>
      <w:del w:id="2175" w:author="Microsoft Office User" w:date="2023-07-09T00:15:00Z">
        <w:r w:rsidR="00000000" w:rsidRPr="00883F17" w:rsidDel="00FE0D2F">
          <w:rPr>
            <w:rFonts w:asciiTheme="minorHAnsi" w:eastAsia="Cambria" w:hAnsiTheme="minorHAnsi" w:cs="Cambria"/>
            <w:rPrChange w:id="2176" w:author="Microsoft Office User" w:date="2023-07-10T07:16:00Z">
              <w:rPr>
                <w:rFonts w:ascii="Cambria" w:eastAsia="Cambria" w:hAnsi="Cambria" w:cs="Cambria"/>
              </w:rPr>
            </w:rPrChange>
          </w:rPr>
          <w:delText>w</w:delText>
        </w:r>
      </w:del>
      <w:r w:rsidR="00000000" w:rsidRPr="00883F17">
        <w:rPr>
          <w:rFonts w:asciiTheme="minorHAnsi" w:eastAsia="Cambria" w:hAnsiTheme="minorHAnsi" w:cs="Cambria"/>
          <w:rPrChange w:id="2177" w:author="Microsoft Office User" w:date="2023-07-10T07:16:00Z">
            <w:rPr>
              <w:rFonts w:ascii="Cambria" w:eastAsia="Cambria" w:hAnsi="Cambria" w:cs="Cambria"/>
            </w:rPr>
          </w:rPrChange>
        </w:rPr>
        <w:t>e o</w:t>
      </w:r>
      <w:r w:rsidR="00000000" w:rsidRPr="00883F17">
        <w:rPr>
          <w:rFonts w:asciiTheme="minorHAnsi" w:hAnsiTheme="minorHAnsi"/>
          <w:rPrChange w:id="2178" w:author="Microsoft Office User" w:date="2023-07-10T07:16:00Z">
            <w:rPr/>
          </w:rPrChange>
        </w:rPr>
        <w:t xml:space="preserve">bserved a </w:t>
      </w:r>
      <w:r w:rsidR="00000000" w:rsidRPr="00883F17">
        <w:rPr>
          <w:rFonts w:asciiTheme="minorHAnsi" w:eastAsia="Cambria" w:hAnsiTheme="minorHAnsi" w:cs="Cambria"/>
          <w:rPrChange w:id="2179" w:author="Microsoft Office User" w:date="2023-07-10T07:16:00Z">
            <w:rPr>
              <w:rFonts w:ascii="Cambria" w:eastAsia="Cambria" w:hAnsi="Cambria" w:cs="Cambria"/>
            </w:rPr>
          </w:rPrChange>
        </w:rPr>
        <w:t xml:space="preserve">negative correlation between the </w:t>
      </w:r>
      <w:del w:id="2180" w:author="Microsoft Office User" w:date="2023-05-16T15:18:00Z">
        <w:r w:rsidR="00000000" w:rsidRPr="00883F17" w:rsidDel="005915BA">
          <w:rPr>
            <w:rFonts w:asciiTheme="minorHAnsi" w:eastAsia="Cambria" w:hAnsiTheme="minorHAnsi" w:cs="Cambria"/>
            <w:rPrChange w:id="2181" w:author="Microsoft Office User" w:date="2023-07-10T07:16:00Z">
              <w:rPr>
                <w:rFonts w:ascii="Cambria" w:eastAsia="Cambria" w:hAnsi="Cambria" w:cs="Cambria"/>
              </w:rPr>
            </w:rPrChange>
          </w:rPr>
          <w:delText xml:space="preserve">last </w:delText>
        </w:r>
      </w:del>
      <w:ins w:id="2182" w:author="Microsoft Office User" w:date="2023-05-16T15:18:00Z">
        <w:r w:rsidR="005915BA" w:rsidRPr="00883F17">
          <w:rPr>
            <w:rFonts w:asciiTheme="minorHAnsi" w:eastAsia="Cambria" w:hAnsiTheme="minorHAnsi" w:cs="Cambria"/>
            <w:lang w:val="en-US"/>
            <w:rPrChange w:id="2183" w:author="Microsoft Office User" w:date="2023-07-10T07:16:00Z">
              <w:rPr>
                <w:rFonts w:ascii="Cambria" w:eastAsia="Cambria" w:hAnsi="Cambria" w:cs="Cambria"/>
                <w:lang w:val="en-US"/>
              </w:rPr>
            </w:rPrChange>
          </w:rPr>
          <w:t>accumulated</w:t>
        </w:r>
        <w:r w:rsidR="005915BA" w:rsidRPr="00883F17">
          <w:rPr>
            <w:rFonts w:asciiTheme="minorHAnsi" w:eastAsia="Cambria" w:hAnsiTheme="minorHAnsi" w:cs="Cambria"/>
            <w:rPrChange w:id="2184" w:author="Microsoft Office User" w:date="2023-07-10T07:16:00Z">
              <w:rPr>
                <w:rFonts w:ascii="Cambria" w:eastAsia="Cambria" w:hAnsi="Cambria" w:cs="Cambria"/>
              </w:rPr>
            </w:rPrChange>
          </w:rPr>
          <w:t xml:space="preserve"> </w:t>
        </w:r>
      </w:ins>
      <w:r w:rsidR="00000000" w:rsidRPr="00883F17">
        <w:rPr>
          <w:rFonts w:asciiTheme="minorHAnsi" w:eastAsia="Cambria" w:hAnsiTheme="minorHAnsi" w:cs="Cambria"/>
          <w:rPrChange w:id="2185" w:author="Microsoft Office User" w:date="2023-07-10T07:16:00Z">
            <w:rPr>
              <w:rFonts w:ascii="Cambria" w:eastAsia="Cambria" w:hAnsi="Cambria" w:cs="Cambria"/>
            </w:rPr>
          </w:rPrChange>
        </w:rPr>
        <w:t>three months of growth</w:t>
      </w:r>
      <w:ins w:id="2186" w:author="Microsoft Office User" w:date="2023-05-16T15:20:00Z">
        <w:r w:rsidR="005915BA" w:rsidRPr="00883F17">
          <w:rPr>
            <w:rFonts w:asciiTheme="minorHAnsi" w:eastAsia="Cambria" w:hAnsiTheme="minorHAnsi" w:cs="Cambria"/>
            <w:lang w:val="en-US"/>
            <w:rPrChange w:id="2187" w:author="Microsoft Office User" w:date="2023-07-10T07:16:00Z">
              <w:rPr>
                <w:rFonts w:ascii="Cambria" w:eastAsia="Cambria" w:hAnsi="Cambria" w:cs="Cambria"/>
                <w:lang w:val="en-US"/>
              </w:rPr>
            </w:rPrChange>
          </w:rPr>
          <w:t xml:space="preserve"> (December, January and February)</w:t>
        </w:r>
      </w:ins>
      <w:r w:rsidR="00000000" w:rsidRPr="00883F17">
        <w:rPr>
          <w:rFonts w:asciiTheme="minorHAnsi" w:eastAsia="Cambria" w:hAnsiTheme="minorHAnsi" w:cs="Cambria"/>
          <w:rPrChange w:id="2188" w:author="Microsoft Office User" w:date="2023-07-10T07:16:00Z">
            <w:rPr>
              <w:rFonts w:ascii="Cambria" w:eastAsia="Cambria" w:hAnsi="Cambria" w:cs="Cambria"/>
            </w:rPr>
          </w:rPrChange>
        </w:rPr>
        <w:t xml:space="preserve"> and changes in starch </w:t>
      </w:r>
      <w:del w:id="2189" w:author="Microsoft Office User" w:date="2023-05-16T15:19:00Z">
        <w:r w:rsidR="00000000" w:rsidRPr="00883F17" w:rsidDel="005915BA">
          <w:rPr>
            <w:rFonts w:asciiTheme="minorHAnsi" w:eastAsia="Cambria" w:hAnsiTheme="minorHAnsi" w:cs="Cambria"/>
            <w:rPrChange w:id="2190" w:author="Microsoft Office User" w:date="2023-07-10T07:16:00Z">
              <w:rPr>
                <w:rFonts w:ascii="Cambria" w:eastAsia="Cambria" w:hAnsi="Cambria" w:cs="Cambria"/>
              </w:rPr>
            </w:rPrChange>
          </w:rPr>
          <w:delText xml:space="preserve">content </w:delText>
        </w:r>
      </w:del>
      <w:ins w:id="2191" w:author="Microsoft Office User" w:date="2023-05-16T15:19:00Z">
        <w:r w:rsidR="005915BA" w:rsidRPr="00883F17">
          <w:rPr>
            <w:rFonts w:asciiTheme="minorHAnsi" w:eastAsia="Cambria" w:hAnsiTheme="minorHAnsi" w:cs="Cambria"/>
            <w:lang w:val="en-US"/>
            <w:rPrChange w:id="2192" w:author="Microsoft Office User" w:date="2023-07-10T07:16:00Z">
              <w:rPr>
                <w:rFonts w:ascii="Cambria" w:eastAsia="Cambria" w:hAnsi="Cambria" w:cs="Cambria"/>
                <w:lang w:val="en-US"/>
              </w:rPr>
            </w:rPrChange>
          </w:rPr>
          <w:t>mass</w:t>
        </w:r>
        <w:r w:rsidR="005915BA" w:rsidRPr="00883F17">
          <w:rPr>
            <w:rFonts w:asciiTheme="minorHAnsi" w:eastAsia="Cambria" w:hAnsiTheme="minorHAnsi" w:cs="Cambria"/>
            <w:rPrChange w:id="2193" w:author="Microsoft Office User" w:date="2023-07-10T07:16:00Z">
              <w:rPr>
                <w:rFonts w:ascii="Cambria" w:eastAsia="Cambria" w:hAnsi="Cambria" w:cs="Cambria"/>
              </w:rPr>
            </w:rPrChange>
          </w:rPr>
          <w:t xml:space="preserve"> </w:t>
        </w:r>
      </w:ins>
      <w:r w:rsidR="00000000" w:rsidRPr="00883F17">
        <w:rPr>
          <w:rFonts w:asciiTheme="minorHAnsi" w:eastAsia="Cambria" w:hAnsiTheme="minorHAnsi" w:cs="Cambria"/>
          <w:rPrChange w:id="2194" w:author="Microsoft Office User" w:date="2023-07-10T07:16:00Z">
            <w:rPr>
              <w:rFonts w:ascii="Cambria" w:eastAsia="Cambria" w:hAnsi="Cambria" w:cs="Cambria"/>
            </w:rPr>
          </w:rPrChange>
        </w:rPr>
        <w:t xml:space="preserve">during the </w:t>
      </w:r>
      <w:del w:id="2195" w:author="Microsoft Office User" w:date="2023-07-10T07:08:00Z">
        <w:r w:rsidR="00000000" w:rsidRPr="00883F17" w:rsidDel="00D60B92">
          <w:rPr>
            <w:rFonts w:asciiTheme="minorHAnsi" w:eastAsia="Cambria" w:hAnsiTheme="minorHAnsi" w:cs="Cambria"/>
            <w:rPrChange w:id="2196" w:author="Microsoft Office User" w:date="2023-07-10T07:16:00Z">
              <w:rPr>
                <w:rFonts w:ascii="Cambria" w:eastAsia="Cambria" w:hAnsi="Cambria" w:cs="Cambria"/>
              </w:rPr>
            </w:rPrChange>
          </w:rPr>
          <w:delText xml:space="preserve">peak of the </w:delText>
        </w:r>
      </w:del>
      <w:r w:rsidR="00000000" w:rsidRPr="00883F17">
        <w:rPr>
          <w:rFonts w:asciiTheme="minorHAnsi" w:eastAsia="Cambria" w:hAnsiTheme="minorHAnsi" w:cs="Cambria"/>
          <w:rPrChange w:id="2197" w:author="Microsoft Office User" w:date="2023-07-10T07:16:00Z">
            <w:rPr>
              <w:rFonts w:ascii="Cambria" w:eastAsia="Cambria" w:hAnsi="Cambria" w:cs="Cambria"/>
            </w:rPr>
          </w:rPrChange>
        </w:rPr>
        <w:t xml:space="preserve">wet season between </w:t>
      </w:r>
      <w:del w:id="2198" w:author="Microsoft Office User" w:date="2023-05-16T15:19:00Z">
        <w:r w:rsidR="00000000" w:rsidRPr="00883F17" w:rsidDel="005915BA">
          <w:rPr>
            <w:rFonts w:asciiTheme="minorHAnsi" w:hAnsiTheme="minorHAnsi"/>
            <w:rPrChange w:id="2199" w:author="Microsoft Office User" w:date="2023-07-10T07:16:00Z">
              <w:rPr/>
            </w:rPrChange>
          </w:rPr>
          <w:delText>December</w:delText>
        </w:r>
        <w:r w:rsidR="00000000" w:rsidRPr="00883F17" w:rsidDel="005915BA">
          <w:rPr>
            <w:rFonts w:asciiTheme="minorHAnsi" w:eastAsia="Cambria" w:hAnsiTheme="minorHAnsi" w:cs="Cambria"/>
            <w:rPrChange w:id="2200" w:author="Microsoft Office User" w:date="2023-07-10T07:16:00Z">
              <w:rPr>
                <w:rFonts w:ascii="Cambria" w:eastAsia="Cambria" w:hAnsi="Cambria" w:cs="Cambria"/>
              </w:rPr>
            </w:rPrChange>
          </w:rPr>
          <w:delText xml:space="preserve"> </w:delText>
        </w:r>
      </w:del>
      <w:ins w:id="2201" w:author="Microsoft Office User" w:date="2023-05-16T15:19:00Z">
        <w:r w:rsidR="005915BA" w:rsidRPr="00883F17">
          <w:rPr>
            <w:rFonts w:asciiTheme="minorHAnsi" w:hAnsiTheme="minorHAnsi"/>
            <w:lang w:val="en-US"/>
            <w:rPrChange w:id="2202" w:author="Microsoft Office User" w:date="2023-07-10T07:16:00Z">
              <w:rPr>
                <w:lang w:val="en-US"/>
              </w:rPr>
            </w:rPrChange>
          </w:rPr>
          <w:t>November</w:t>
        </w:r>
        <w:r w:rsidR="005915BA" w:rsidRPr="00883F17">
          <w:rPr>
            <w:rFonts w:asciiTheme="minorHAnsi" w:eastAsia="Cambria" w:hAnsiTheme="minorHAnsi" w:cs="Cambria"/>
            <w:rPrChange w:id="2203" w:author="Microsoft Office User" w:date="2023-07-10T07:16:00Z">
              <w:rPr>
                <w:rFonts w:ascii="Cambria" w:eastAsia="Cambria" w:hAnsi="Cambria" w:cs="Cambria"/>
              </w:rPr>
            </w:rPrChange>
          </w:rPr>
          <w:t xml:space="preserve"> </w:t>
        </w:r>
      </w:ins>
      <w:r w:rsidR="00000000" w:rsidRPr="00883F17">
        <w:rPr>
          <w:rFonts w:asciiTheme="minorHAnsi" w:eastAsia="Cambria" w:hAnsiTheme="minorHAnsi" w:cs="Cambria"/>
          <w:rPrChange w:id="2204" w:author="Microsoft Office User" w:date="2023-07-10T07:16:00Z">
            <w:rPr>
              <w:rFonts w:ascii="Cambria" w:eastAsia="Cambria" w:hAnsi="Cambria" w:cs="Cambria"/>
            </w:rPr>
          </w:rPrChange>
        </w:rPr>
        <w:t>2019 and February 202</w:t>
      </w:r>
      <w:r w:rsidR="00000000" w:rsidRPr="00883F17">
        <w:rPr>
          <w:rFonts w:asciiTheme="minorHAnsi" w:hAnsiTheme="minorHAnsi"/>
          <w:rPrChange w:id="2205" w:author="Microsoft Office User" w:date="2023-07-10T07:16:00Z">
            <w:rPr/>
          </w:rPrChange>
        </w:rPr>
        <w:t>0</w:t>
      </w:r>
      <w:r w:rsidR="00000000" w:rsidRPr="00883F17">
        <w:rPr>
          <w:rFonts w:asciiTheme="minorHAnsi" w:eastAsia="Cambria" w:hAnsiTheme="minorHAnsi" w:cs="Cambria"/>
          <w:rPrChange w:id="2206" w:author="Microsoft Office User" w:date="2023-07-10T07:16:00Z">
            <w:rPr>
              <w:rFonts w:ascii="Cambria" w:eastAsia="Cambria" w:hAnsi="Cambria" w:cs="Cambria"/>
            </w:rPr>
          </w:rPrChange>
        </w:rPr>
        <w:t xml:space="preserve"> (</w:t>
      </w:r>
      <w:r w:rsidR="00000000" w:rsidRPr="00883F17">
        <w:rPr>
          <w:rFonts w:asciiTheme="minorHAnsi" w:eastAsia="Cambria" w:hAnsiTheme="minorHAnsi" w:cs="Cambria"/>
          <w:i/>
          <w:rPrChange w:id="2207" w:author="Microsoft Office User" w:date="2023-07-10T07:16:00Z">
            <w:rPr>
              <w:rFonts w:ascii="Cambria" w:eastAsia="Cambria" w:hAnsi="Cambria" w:cs="Cambria"/>
              <w:i/>
            </w:rPr>
          </w:rPrChange>
        </w:rPr>
        <w:t xml:space="preserve">p </w:t>
      </w:r>
      <w:r w:rsidR="00000000" w:rsidRPr="00883F17">
        <w:rPr>
          <w:rFonts w:asciiTheme="minorHAnsi" w:eastAsia="Cambria" w:hAnsiTheme="minorHAnsi" w:cs="Cambria"/>
          <w:rPrChange w:id="2208" w:author="Microsoft Office User" w:date="2023-07-10T07:16:00Z">
            <w:rPr>
              <w:rFonts w:ascii="Cambria" w:eastAsia="Cambria" w:hAnsi="Cambria" w:cs="Cambria"/>
            </w:rPr>
          </w:rPrChange>
        </w:rPr>
        <w:t>= 0.05, r</w:t>
      </w:r>
      <w:r w:rsidR="00000000" w:rsidRPr="00883F17">
        <w:rPr>
          <w:rFonts w:asciiTheme="minorHAnsi" w:eastAsia="Cambria" w:hAnsiTheme="minorHAnsi" w:cs="Cambria"/>
          <w:vertAlign w:val="superscript"/>
          <w:rPrChange w:id="2209" w:author="Microsoft Office User" w:date="2023-07-10T07:16:00Z">
            <w:rPr>
              <w:rFonts w:ascii="Cambria" w:eastAsia="Cambria" w:hAnsi="Cambria" w:cs="Cambria"/>
              <w:vertAlign w:val="superscript"/>
            </w:rPr>
          </w:rPrChange>
        </w:rPr>
        <w:t xml:space="preserve">2 </w:t>
      </w:r>
      <w:r w:rsidR="00000000" w:rsidRPr="00883F17">
        <w:rPr>
          <w:rFonts w:asciiTheme="minorHAnsi" w:hAnsiTheme="minorHAnsi"/>
          <w:rPrChange w:id="2210" w:author="Microsoft Office User" w:date="2023-07-10T07:16:00Z">
            <w:rPr/>
          </w:rPrChange>
        </w:rPr>
        <w:t>= 0.36)</w:t>
      </w:r>
      <w:ins w:id="2211" w:author="Microsoft Office User" w:date="2023-07-10T07:09:00Z">
        <w:r w:rsidR="00D60B92" w:rsidRPr="00883F17">
          <w:rPr>
            <w:rFonts w:asciiTheme="minorHAnsi" w:hAnsiTheme="minorHAnsi"/>
            <w:lang w:val="en-US"/>
            <w:rPrChange w:id="2212" w:author="Microsoft Office User" w:date="2023-07-10T07:16:00Z">
              <w:rPr>
                <w:lang w:val="en-US"/>
              </w:rPr>
            </w:rPrChange>
          </w:rPr>
          <w:t>,</w:t>
        </w:r>
      </w:ins>
      <w:ins w:id="2213" w:author="Microsoft Office User" w:date="2023-07-09T00:15:00Z">
        <w:r w:rsidRPr="00883F17">
          <w:rPr>
            <w:rFonts w:asciiTheme="minorHAnsi" w:hAnsiTheme="minorHAnsi"/>
            <w:lang w:val="en-US"/>
            <w:rPrChange w:id="2214" w:author="Microsoft Office User" w:date="2023-07-10T07:16:00Z">
              <w:rPr>
                <w:lang w:val="en-US"/>
              </w:rPr>
            </w:rPrChange>
          </w:rPr>
          <w:t xml:space="preserve"> </w:t>
        </w:r>
      </w:ins>
      <w:ins w:id="2215" w:author="Microsoft Office User" w:date="2023-07-10T07:09:00Z">
        <w:r w:rsidR="00D60B92" w:rsidRPr="00883F17">
          <w:rPr>
            <w:rFonts w:asciiTheme="minorHAnsi" w:hAnsiTheme="minorHAnsi"/>
            <w:lang w:val="en-US"/>
            <w:rPrChange w:id="2216" w:author="Microsoft Office User" w:date="2023-07-10T07:16:00Z">
              <w:rPr>
                <w:lang w:val="en-US"/>
              </w:rPr>
            </w:rPrChange>
          </w:rPr>
          <w:t>f</w:t>
        </w:r>
      </w:ins>
      <w:moveToRangeStart w:id="2217" w:author="Microsoft Office User" w:date="2023-07-09T00:15:00Z" w:name="move139754171"/>
      <w:moveTo w:id="2218" w:author="Microsoft Office User" w:date="2023-07-09T00:15:00Z">
        <w:del w:id="2219" w:author="Microsoft Office User" w:date="2023-07-10T07:09:00Z">
          <w:r w:rsidRPr="00883F17" w:rsidDel="00D60B92">
            <w:rPr>
              <w:rFonts w:asciiTheme="minorHAnsi" w:hAnsiTheme="minorHAnsi"/>
              <w:rPrChange w:id="2220" w:author="Microsoft Office User" w:date="2023-07-10T07:16:00Z">
                <w:rPr/>
              </w:rPrChange>
            </w:rPr>
            <w:delText>F</w:delText>
          </w:r>
        </w:del>
        <w:r w:rsidRPr="00883F17">
          <w:rPr>
            <w:rFonts w:asciiTheme="minorHAnsi" w:eastAsia="Cambria" w:hAnsiTheme="minorHAnsi" w:cs="Cambria"/>
            <w:rPrChange w:id="2221" w:author="Microsoft Office User" w:date="2023-07-10T07:16:00Z">
              <w:rPr>
                <w:rFonts w:ascii="Cambria" w:eastAsia="Cambria" w:hAnsi="Cambria" w:cs="Cambria"/>
              </w:rPr>
            </w:rPrChange>
          </w:rPr>
          <w:t xml:space="preserve">or the </w:t>
        </w:r>
        <w:r w:rsidRPr="00883F17">
          <w:rPr>
            <w:rFonts w:asciiTheme="minorHAnsi" w:hAnsiTheme="minorHAnsi"/>
            <w:rPrChange w:id="2222" w:author="Microsoft Office User" w:date="2023-07-10T07:16:00Z">
              <w:rPr/>
            </w:rPrChange>
          </w:rPr>
          <w:t xml:space="preserve">fiber-storing species </w:t>
        </w:r>
        <w:r w:rsidRPr="00883F17">
          <w:rPr>
            <w:rFonts w:asciiTheme="minorHAnsi" w:eastAsia="Cambria" w:hAnsiTheme="minorHAnsi" w:cs="Cambria"/>
            <w:i/>
            <w:rPrChange w:id="2223" w:author="Microsoft Office User" w:date="2023-07-10T07:16:00Z">
              <w:rPr>
                <w:rFonts w:ascii="Cambria" w:eastAsia="Cambria" w:hAnsi="Cambria" w:cs="Cambria"/>
                <w:i/>
              </w:rPr>
            </w:rPrChange>
          </w:rPr>
          <w:t>D. microcarpa</w:t>
        </w:r>
      </w:moveTo>
      <w:moveToRangeEnd w:id="2217"/>
      <w:r w:rsidR="00000000" w:rsidRPr="00883F17">
        <w:rPr>
          <w:rFonts w:asciiTheme="minorHAnsi" w:eastAsia="Cambria" w:hAnsiTheme="minorHAnsi" w:cs="Cambria"/>
          <w:rPrChange w:id="2224" w:author="Microsoft Office User" w:date="2023-07-10T07:16:00Z">
            <w:rPr>
              <w:rFonts w:ascii="Cambria" w:eastAsia="Cambria" w:hAnsi="Cambria" w:cs="Cambria"/>
            </w:rPr>
          </w:rPrChange>
        </w:rPr>
        <w:t xml:space="preserve">. During this period some trees consumed starch </w:t>
      </w:r>
      <w:ins w:id="2225" w:author="Microsoft Office User" w:date="2023-06-27T16:26:00Z">
        <w:r w:rsidR="00652FA3" w:rsidRPr="00883F17">
          <w:rPr>
            <w:rFonts w:asciiTheme="minorHAnsi" w:eastAsia="Cambria" w:hAnsiTheme="minorHAnsi" w:cs="Cambria"/>
            <w:lang w:val="en-US"/>
            <w:rPrChange w:id="2226" w:author="Microsoft Office User" w:date="2023-07-10T07:16:00Z">
              <w:rPr>
                <w:rFonts w:ascii="Cambria" w:eastAsia="Cambria" w:hAnsi="Cambria" w:cs="Cambria"/>
                <w:lang w:val="en-US"/>
              </w:rPr>
            </w:rPrChange>
          </w:rPr>
          <w:t xml:space="preserve">while they grew fast </w:t>
        </w:r>
      </w:ins>
      <w:del w:id="2227" w:author="Microsoft Office User" w:date="2023-06-27T16:26:00Z">
        <w:r w:rsidR="00000000" w:rsidRPr="00883F17" w:rsidDel="00652FA3">
          <w:rPr>
            <w:rFonts w:asciiTheme="minorHAnsi" w:eastAsia="Cambria" w:hAnsiTheme="minorHAnsi" w:cs="Cambria"/>
            <w:rPrChange w:id="2228" w:author="Microsoft Office User" w:date="2023-07-10T07:16:00Z">
              <w:rPr>
                <w:rFonts w:ascii="Cambria" w:eastAsia="Cambria" w:hAnsi="Cambria" w:cs="Cambria"/>
              </w:rPr>
            </w:rPrChange>
          </w:rPr>
          <w:delText>to grow faster</w:delText>
        </w:r>
      </w:del>
      <w:r w:rsidR="00000000" w:rsidRPr="00883F17">
        <w:rPr>
          <w:rFonts w:asciiTheme="minorHAnsi" w:eastAsia="Cambria" w:hAnsiTheme="minorHAnsi" w:cs="Cambria"/>
          <w:rPrChange w:id="2229" w:author="Microsoft Office User" w:date="2023-07-10T07:16:00Z">
            <w:rPr>
              <w:rFonts w:ascii="Cambria" w:eastAsia="Cambria" w:hAnsi="Cambria" w:cs="Cambria"/>
            </w:rPr>
          </w:rPrChange>
        </w:rPr>
        <w:t xml:space="preserve"> and some other individuals accumulated it </w:t>
      </w:r>
      <w:del w:id="2230" w:author="Microsoft Office User" w:date="2023-06-27T16:26:00Z">
        <w:r w:rsidR="00000000" w:rsidRPr="00883F17" w:rsidDel="00652FA3">
          <w:rPr>
            <w:rFonts w:asciiTheme="minorHAnsi" w:eastAsia="Cambria" w:hAnsiTheme="minorHAnsi" w:cs="Cambria"/>
            <w:rPrChange w:id="2231" w:author="Microsoft Office User" w:date="2023-07-10T07:16:00Z">
              <w:rPr>
                <w:rFonts w:ascii="Cambria" w:eastAsia="Cambria" w:hAnsi="Cambria" w:cs="Cambria"/>
              </w:rPr>
            </w:rPrChange>
          </w:rPr>
          <w:delText xml:space="preserve">at </w:delText>
        </w:r>
        <w:r w:rsidR="00000000" w:rsidRPr="00883F17" w:rsidDel="00652FA3">
          <w:rPr>
            <w:rFonts w:asciiTheme="minorHAnsi" w:hAnsiTheme="minorHAnsi"/>
            <w:rPrChange w:id="2232" w:author="Microsoft Office User" w:date="2023-07-10T07:16:00Z">
              <w:rPr/>
            </w:rPrChange>
          </w:rPr>
          <w:delText>expense</w:delText>
        </w:r>
        <w:r w:rsidR="00000000" w:rsidRPr="00883F17" w:rsidDel="00652FA3">
          <w:rPr>
            <w:rFonts w:asciiTheme="minorHAnsi" w:eastAsia="Cambria" w:hAnsiTheme="minorHAnsi" w:cs="Cambria"/>
            <w:rPrChange w:id="2233" w:author="Microsoft Office User" w:date="2023-07-10T07:16:00Z">
              <w:rPr>
                <w:rFonts w:ascii="Cambria" w:eastAsia="Cambria" w:hAnsi="Cambria" w:cs="Cambria"/>
              </w:rPr>
            </w:rPrChange>
          </w:rPr>
          <w:delText xml:space="preserve"> of growth</w:delText>
        </w:r>
      </w:del>
      <w:ins w:id="2234" w:author="Microsoft Office User" w:date="2023-06-27T16:26:00Z">
        <w:r w:rsidR="00652FA3" w:rsidRPr="00883F17">
          <w:rPr>
            <w:rFonts w:asciiTheme="minorHAnsi" w:eastAsia="Cambria" w:hAnsiTheme="minorHAnsi" w:cs="Cambria"/>
            <w:lang w:val="en-US"/>
            <w:rPrChange w:id="2235" w:author="Microsoft Office User" w:date="2023-07-10T07:16:00Z">
              <w:rPr>
                <w:rFonts w:ascii="Cambria" w:eastAsia="Cambria" w:hAnsi="Cambria" w:cs="Cambria"/>
                <w:lang w:val="en-US"/>
              </w:rPr>
            </w:rPrChange>
          </w:rPr>
          <w:t>instead and had lower growth rates</w:t>
        </w:r>
      </w:ins>
      <w:r w:rsidR="00000000" w:rsidRPr="00883F17">
        <w:rPr>
          <w:rFonts w:asciiTheme="minorHAnsi" w:eastAsia="Cambria" w:hAnsiTheme="minorHAnsi" w:cs="Cambria"/>
          <w:rPrChange w:id="2236" w:author="Microsoft Office User" w:date="2023-07-10T07:16:00Z">
            <w:rPr>
              <w:rFonts w:ascii="Cambria" w:eastAsia="Cambria" w:hAnsi="Cambria" w:cs="Cambria"/>
            </w:rPr>
          </w:rPrChange>
        </w:rPr>
        <w:t xml:space="preserve"> (Fig</w:t>
      </w:r>
      <w:r w:rsidR="00000000" w:rsidRPr="00883F17">
        <w:rPr>
          <w:rFonts w:asciiTheme="minorHAnsi" w:hAnsiTheme="minorHAnsi"/>
          <w:rPrChange w:id="2237" w:author="Microsoft Office User" w:date="2023-07-10T07:16:00Z">
            <w:rPr/>
          </w:rPrChange>
        </w:rPr>
        <w:t>. 7</w:t>
      </w:r>
      <w:r w:rsidR="00000000" w:rsidRPr="00883F17">
        <w:rPr>
          <w:rFonts w:asciiTheme="minorHAnsi" w:eastAsia="Cambria" w:hAnsiTheme="minorHAnsi" w:cs="Cambria"/>
          <w:rPrChange w:id="2238" w:author="Microsoft Office User" w:date="2023-07-10T07:16:00Z">
            <w:rPr>
              <w:rFonts w:ascii="Cambria" w:eastAsia="Cambria" w:hAnsi="Cambria" w:cs="Cambria"/>
            </w:rPr>
          </w:rPrChange>
        </w:rPr>
        <w:t xml:space="preserve">). For this species most of the individuals consumed large quantities of starch during the dry season (from </w:t>
      </w:r>
      <w:del w:id="2239" w:author="Microsoft Office User" w:date="2023-05-16T15:21:00Z">
        <w:r w:rsidR="00000000" w:rsidRPr="00883F17" w:rsidDel="005915BA">
          <w:rPr>
            <w:rFonts w:asciiTheme="minorHAnsi" w:hAnsiTheme="minorHAnsi"/>
            <w:rPrChange w:id="2240" w:author="Microsoft Office User" w:date="2023-07-10T07:16:00Z">
              <w:rPr/>
            </w:rPrChange>
          </w:rPr>
          <w:delText>June</w:delText>
        </w:r>
        <w:r w:rsidR="00000000" w:rsidRPr="00883F17" w:rsidDel="005915BA">
          <w:rPr>
            <w:rFonts w:asciiTheme="minorHAnsi" w:eastAsia="Cambria" w:hAnsiTheme="minorHAnsi" w:cs="Cambria"/>
            <w:rPrChange w:id="2241" w:author="Microsoft Office User" w:date="2023-07-10T07:16:00Z">
              <w:rPr>
                <w:rFonts w:ascii="Cambria" w:eastAsia="Cambria" w:hAnsi="Cambria" w:cs="Cambria"/>
              </w:rPr>
            </w:rPrChange>
          </w:rPr>
          <w:delText xml:space="preserve"> </w:delText>
        </w:r>
      </w:del>
      <w:ins w:id="2242" w:author="Microsoft Office User" w:date="2023-05-16T15:21:00Z">
        <w:r w:rsidR="005915BA" w:rsidRPr="00883F17">
          <w:rPr>
            <w:rFonts w:asciiTheme="minorHAnsi" w:hAnsiTheme="minorHAnsi"/>
            <w:lang w:val="en-US"/>
            <w:rPrChange w:id="2243" w:author="Microsoft Office User" w:date="2023-07-10T07:16:00Z">
              <w:rPr>
                <w:lang w:val="en-US"/>
              </w:rPr>
            </w:rPrChange>
          </w:rPr>
          <w:t>May</w:t>
        </w:r>
        <w:r w:rsidR="005915BA" w:rsidRPr="00883F17">
          <w:rPr>
            <w:rFonts w:asciiTheme="minorHAnsi" w:eastAsia="Cambria" w:hAnsiTheme="minorHAnsi" w:cs="Cambria"/>
            <w:rPrChange w:id="2244" w:author="Microsoft Office User" w:date="2023-07-10T07:16:00Z">
              <w:rPr>
                <w:rFonts w:ascii="Cambria" w:eastAsia="Cambria" w:hAnsi="Cambria" w:cs="Cambria"/>
              </w:rPr>
            </w:rPrChange>
          </w:rPr>
          <w:t xml:space="preserve"> </w:t>
        </w:r>
      </w:ins>
      <w:r w:rsidR="00000000" w:rsidRPr="00883F17">
        <w:rPr>
          <w:rFonts w:asciiTheme="minorHAnsi" w:eastAsia="Cambria" w:hAnsiTheme="minorHAnsi" w:cs="Cambria"/>
          <w:rPrChange w:id="2245" w:author="Microsoft Office User" w:date="2023-07-10T07:16:00Z">
            <w:rPr>
              <w:rFonts w:ascii="Cambria" w:eastAsia="Cambria" w:hAnsi="Cambria" w:cs="Cambria"/>
            </w:rPr>
          </w:rPrChange>
        </w:rPr>
        <w:t>2019 to August 2019), but this was not related with growth</w:t>
      </w:r>
      <w:ins w:id="2246" w:author="Microsoft Office User" w:date="2023-05-16T15:22:00Z">
        <w:r w:rsidR="005915BA" w:rsidRPr="00883F17">
          <w:rPr>
            <w:rFonts w:asciiTheme="minorHAnsi" w:eastAsia="Cambria" w:hAnsiTheme="minorHAnsi" w:cs="Cambria"/>
            <w:lang w:val="en-US"/>
            <w:rPrChange w:id="2247" w:author="Microsoft Office User" w:date="2023-07-10T07:16:00Z">
              <w:rPr>
                <w:rFonts w:ascii="Cambria" w:eastAsia="Cambria" w:hAnsi="Cambria" w:cs="Cambria"/>
                <w:lang w:val="en-US"/>
              </w:rPr>
            </w:rPrChange>
          </w:rPr>
          <w:t xml:space="preserve"> (Fig. 7)</w:t>
        </w:r>
      </w:ins>
      <w:r w:rsidR="00000000" w:rsidRPr="00883F17">
        <w:rPr>
          <w:rFonts w:asciiTheme="minorHAnsi" w:eastAsia="Cambria" w:hAnsiTheme="minorHAnsi" w:cs="Cambria"/>
          <w:rPrChange w:id="2248" w:author="Microsoft Office User" w:date="2023-07-10T07:16:00Z">
            <w:rPr>
              <w:rFonts w:ascii="Cambria" w:eastAsia="Cambria" w:hAnsi="Cambria" w:cs="Cambria"/>
            </w:rPr>
          </w:rPrChange>
        </w:rPr>
        <w:t>.</w:t>
      </w:r>
    </w:p>
    <w:p w14:paraId="70C60C01" w14:textId="64CC3376" w:rsidR="00925F8D" w:rsidRPr="00883F17" w:rsidDel="00D60B92" w:rsidRDefault="00000000">
      <w:pPr>
        <w:pBdr>
          <w:top w:val="nil"/>
          <w:left w:val="nil"/>
          <w:bottom w:val="nil"/>
          <w:right w:val="nil"/>
          <w:between w:val="nil"/>
        </w:pBdr>
        <w:spacing w:before="180" w:after="180" w:line="480" w:lineRule="auto"/>
        <w:ind w:right="-261"/>
        <w:rPr>
          <w:del w:id="2249" w:author="Microsoft Office User" w:date="2023-07-10T07:11:00Z"/>
          <w:rFonts w:asciiTheme="minorHAnsi" w:hAnsiTheme="minorHAnsi"/>
          <w:rPrChange w:id="2250" w:author="Microsoft Office User" w:date="2023-07-10T07:16:00Z">
            <w:rPr>
              <w:del w:id="2251" w:author="Microsoft Office User" w:date="2023-07-10T07:11:00Z"/>
            </w:rPr>
          </w:rPrChange>
        </w:rPr>
      </w:pPr>
      <w:r w:rsidRPr="00883F17">
        <w:rPr>
          <w:rFonts w:asciiTheme="minorHAnsi" w:eastAsia="Cambria" w:hAnsiTheme="minorHAnsi" w:cs="Cambria"/>
          <w:rPrChange w:id="2252" w:author="Microsoft Office User" w:date="2023-07-10T07:16:00Z">
            <w:rPr>
              <w:rFonts w:ascii="Cambria" w:eastAsia="Cambria" w:hAnsi="Cambria" w:cs="Cambria"/>
            </w:rPr>
          </w:rPrChange>
        </w:rPr>
        <w:t xml:space="preserve">For the </w:t>
      </w:r>
      <w:r w:rsidRPr="00883F17">
        <w:rPr>
          <w:rFonts w:asciiTheme="minorHAnsi" w:hAnsiTheme="minorHAnsi"/>
          <w:rPrChange w:id="2253" w:author="Microsoft Office User" w:date="2023-07-10T07:16:00Z">
            <w:rPr/>
          </w:rPrChange>
        </w:rPr>
        <w:t>parenchyma-storing</w:t>
      </w:r>
      <w:r w:rsidRPr="00883F17">
        <w:rPr>
          <w:rFonts w:asciiTheme="minorHAnsi" w:eastAsia="Cambria" w:hAnsiTheme="minorHAnsi" w:cs="Cambria"/>
          <w:rPrChange w:id="2254"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2255" w:author="Microsoft Office User" w:date="2023-07-10T07:16:00Z">
            <w:rPr>
              <w:rFonts w:ascii="Cambria" w:eastAsia="Cambria" w:hAnsi="Cambria" w:cs="Cambria"/>
              <w:i/>
            </w:rPr>
          </w:rPrChange>
        </w:rPr>
        <w:t>O. leucoxylon</w:t>
      </w:r>
      <w:r w:rsidRPr="00883F17">
        <w:rPr>
          <w:rFonts w:asciiTheme="minorHAnsi" w:eastAsia="Cambria" w:hAnsiTheme="minorHAnsi" w:cs="Cambria"/>
          <w:rPrChange w:id="2256" w:author="Microsoft Office User" w:date="2023-07-10T07:16:00Z">
            <w:rPr>
              <w:rFonts w:ascii="Cambria" w:eastAsia="Cambria" w:hAnsi="Cambria" w:cs="Cambria"/>
            </w:rPr>
          </w:rPrChange>
        </w:rPr>
        <w:t xml:space="preserve"> and </w:t>
      </w:r>
      <w:r w:rsidRPr="00883F17">
        <w:rPr>
          <w:rFonts w:asciiTheme="minorHAnsi" w:eastAsia="Cambria" w:hAnsiTheme="minorHAnsi" w:cs="Cambria"/>
          <w:i/>
          <w:rPrChange w:id="2257" w:author="Microsoft Office User" w:date="2023-07-10T07:16:00Z">
            <w:rPr>
              <w:rFonts w:ascii="Cambria" w:eastAsia="Cambria" w:hAnsi="Cambria" w:cs="Cambria"/>
              <w:i/>
            </w:rPr>
          </w:rPrChange>
        </w:rPr>
        <w:t>S. guianensis</w:t>
      </w:r>
      <w:del w:id="2258" w:author="Microsoft Office User" w:date="2023-05-16T15:22:00Z">
        <w:r w:rsidRPr="00883F17" w:rsidDel="005915BA">
          <w:rPr>
            <w:rFonts w:asciiTheme="minorHAnsi" w:eastAsia="Cambria" w:hAnsiTheme="minorHAnsi" w:cs="Cambria"/>
            <w:rPrChange w:id="2259" w:author="Microsoft Office User" w:date="2023-07-10T07:16:00Z">
              <w:rPr>
                <w:rFonts w:ascii="Cambria" w:eastAsia="Cambria" w:hAnsi="Cambria" w:cs="Cambria"/>
              </w:rPr>
            </w:rPrChange>
          </w:rPr>
          <w:delText>,</w:delText>
        </w:r>
      </w:del>
      <w:r w:rsidR="00A868CD" w:rsidRPr="00883F17">
        <w:rPr>
          <w:rFonts w:asciiTheme="minorHAnsi" w:eastAsia="Cambria" w:hAnsiTheme="minorHAnsi" w:cs="Cambria"/>
          <w:lang w:val="en-US"/>
          <w:rPrChange w:id="2260" w:author="Microsoft Office User" w:date="2023-07-10T07:16:00Z">
            <w:rPr>
              <w:rFonts w:ascii="Cambria" w:eastAsia="Cambria" w:hAnsi="Cambria" w:cs="Cambria"/>
              <w:lang w:val="en-US"/>
            </w:rPr>
          </w:rPrChange>
        </w:rPr>
        <w:t xml:space="preserve"> the storage-growth trade-offs were less clear</w:t>
      </w:r>
      <w:ins w:id="2261" w:author="Microsoft Office User" w:date="2023-07-09T00:19:00Z">
        <w:r w:rsidR="005231CA" w:rsidRPr="00883F17">
          <w:rPr>
            <w:rFonts w:asciiTheme="minorHAnsi" w:eastAsia="Cambria" w:hAnsiTheme="minorHAnsi" w:cs="Cambria"/>
            <w:lang w:val="en-US"/>
            <w:rPrChange w:id="2262" w:author="Microsoft Office User" w:date="2023-07-10T07:16:00Z">
              <w:rPr>
                <w:rFonts w:ascii="Cambria" w:eastAsia="Cambria" w:hAnsi="Cambria" w:cs="Cambria"/>
                <w:lang w:val="en-US"/>
              </w:rPr>
            </w:rPrChange>
          </w:rPr>
          <w:t xml:space="preserve"> or inexistent</w:t>
        </w:r>
      </w:ins>
      <w:ins w:id="2263" w:author="Microsoft Office User" w:date="2023-05-16T15:22:00Z">
        <w:r w:rsidR="005915BA" w:rsidRPr="00883F17">
          <w:rPr>
            <w:rFonts w:asciiTheme="minorHAnsi" w:eastAsia="Cambria" w:hAnsiTheme="minorHAnsi" w:cs="Cambria"/>
            <w:lang w:val="en-US"/>
            <w:rPrChange w:id="2264" w:author="Microsoft Office User" w:date="2023-07-10T07:16:00Z">
              <w:rPr>
                <w:rFonts w:ascii="Cambria" w:eastAsia="Cambria" w:hAnsi="Cambria" w:cs="Cambria"/>
                <w:lang w:val="en-US"/>
              </w:rPr>
            </w:rPrChange>
          </w:rPr>
          <w:t>.</w:t>
        </w:r>
      </w:ins>
      <w:ins w:id="2265" w:author="Microsoft Office User" w:date="2023-05-16T15:23:00Z">
        <w:r w:rsidR="005915BA" w:rsidRPr="00883F17">
          <w:rPr>
            <w:rFonts w:asciiTheme="minorHAnsi" w:eastAsia="Cambria" w:hAnsiTheme="minorHAnsi" w:cs="Cambria"/>
            <w:lang w:val="en-US"/>
            <w:rPrChange w:id="2266" w:author="Microsoft Office User" w:date="2023-07-10T07:16:00Z">
              <w:rPr>
                <w:rFonts w:ascii="Cambria" w:eastAsia="Cambria" w:hAnsi="Cambria" w:cs="Cambria"/>
                <w:lang w:val="en-US"/>
              </w:rPr>
            </w:rPrChange>
          </w:rPr>
          <w:t xml:space="preserve"> </w:t>
        </w:r>
      </w:ins>
      <w:ins w:id="2267" w:author="Microsoft Office User" w:date="2023-05-16T15:24:00Z">
        <w:r w:rsidR="00997206" w:rsidRPr="00883F17">
          <w:rPr>
            <w:rFonts w:asciiTheme="minorHAnsi" w:eastAsia="Cambria" w:hAnsiTheme="minorHAnsi" w:cs="Cambria"/>
            <w:lang w:val="en-US"/>
            <w:rPrChange w:id="2268" w:author="Microsoft Office User" w:date="2023-07-10T07:16:00Z">
              <w:rPr>
                <w:rFonts w:ascii="Cambria" w:eastAsia="Cambria" w:hAnsi="Cambria" w:cs="Cambria"/>
                <w:lang w:val="en-US"/>
              </w:rPr>
            </w:rPrChange>
          </w:rPr>
          <w:t xml:space="preserve">For instance, we </w:t>
        </w:r>
      </w:ins>
      <w:ins w:id="2269" w:author="Microsoft Office User" w:date="2023-05-16T15:23:00Z">
        <w:r w:rsidR="005915BA" w:rsidRPr="00883F17">
          <w:rPr>
            <w:rFonts w:asciiTheme="minorHAnsi" w:eastAsia="Cambria" w:hAnsiTheme="minorHAnsi" w:cs="Cambria"/>
            <w:lang w:val="en-US"/>
            <w:rPrChange w:id="2270" w:author="Microsoft Office User" w:date="2023-07-10T07:16:00Z">
              <w:rPr>
                <w:rFonts w:ascii="Cambria" w:eastAsia="Cambria" w:hAnsi="Cambria" w:cs="Cambria"/>
                <w:lang w:val="en-US"/>
              </w:rPr>
            </w:rPrChange>
          </w:rPr>
          <w:t>observed</w:t>
        </w:r>
      </w:ins>
      <w:ins w:id="2271" w:author="Microsoft Office User" w:date="2023-05-16T15:24:00Z">
        <w:r w:rsidR="00997206" w:rsidRPr="00883F17">
          <w:rPr>
            <w:rFonts w:asciiTheme="minorHAnsi" w:eastAsia="Cambria" w:hAnsiTheme="minorHAnsi" w:cs="Cambria"/>
            <w:lang w:val="en-US"/>
            <w:rPrChange w:id="2272" w:author="Microsoft Office User" w:date="2023-07-10T07:16:00Z">
              <w:rPr>
                <w:rFonts w:ascii="Cambria" w:eastAsia="Cambria" w:hAnsi="Cambria" w:cs="Cambria"/>
                <w:lang w:val="en-US"/>
              </w:rPr>
            </w:rPrChange>
          </w:rPr>
          <w:t xml:space="preserve"> a negative correlation between the change in starch mass </w:t>
        </w:r>
      </w:ins>
      <w:ins w:id="2273" w:author="Microsoft Office User" w:date="2023-05-16T15:25:00Z">
        <w:r w:rsidR="00997206" w:rsidRPr="00883F17">
          <w:rPr>
            <w:rFonts w:asciiTheme="minorHAnsi" w:eastAsia="Cambria" w:hAnsiTheme="minorHAnsi" w:cs="Cambria"/>
            <w:lang w:val="en-US"/>
            <w:rPrChange w:id="2274" w:author="Microsoft Office User" w:date="2023-07-10T07:16:00Z">
              <w:rPr>
                <w:rFonts w:ascii="Cambria" w:eastAsia="Cambria" w:hAnsi="Cambria" w:cs="Cambria"/>
                <w:lang w:val="en-US"/>
              </w:rPr>
            </w:rPrChange>
          </w:rPr>
          <w:t>during the transition months from</w:t>
        </w:r>
      </w:ins>
      <w:ins w:id="2275" w:author="Microsoft Office User" w:date="2023-07-10T07:10:00Z">
        <w:r w:rsidR="00D60B92" w:rsidRPr="00883F17">
          <w:rPr>
            <w:rFonts w:asciiTheme="minorHAnsi" w:eastAsia="Cambria" w:hAnsiTheme="minorHAnsi" w:cs="Cambria"/>
            <w:lang w:val="en-US"/>
            <w:rPrChange w:id="2276" w:author="Microsoft Office User" w:date="2023-07-10T07:16:00Z">
              <w:rPr>
                <w:rFonts w:ascii="Cambria" w:eastAsia="Cambria" w:hAnsi="Cambria" w:cs="Cambria"/>
                <w:lang w:val="en-US"/>
              </w:rPr>
            </w:rPrChange>
          </w:rPr>
          <w:t xml:space="preserve"> the</w:t>
        </w:r>
      </w:ins>
      <w:ins w:id="2277" w:author="Microsoft Office User" w:date="2023-05-16T15:25:00Z">
        <w:r w:rsidR="00997206" w:rsidRPr="00883F17">
          <w:rPr>
            <w:rFonts w:asciiTheme="minorHAnsi" w:eastAsia="Cambria" w:hAnsiTheme="minorHAnsi" w:cs="Cambria"/>
            <w:lang w:val="en-US"/>
            <w:rPrChange w:id="2278" w:author="Microsoft Office User" w:date="2023-07-10T07:16:00Z">
              <w:rPr>
                <w:rFonts w:ascii="Cambria" w:eastAsia="Cambria" w:hAnsi="Cambria" w:cs="Cambria"/>
                <w:lang w:val="en-US"/>
              </w:rPr>
            </w:rPrChange>
          </w:rPr>
          <w:t xml:space="preserve"> dry to </w:t>
        </w:r>
      </w:ins>
      <w:ins w:id="2279" w:author="Microsoft Office User" w:date="2023-07-10T07:10:00Z">
        <w:r w:rsidR="00D60B92" w:rsidRPr="00883F17">
          <w:rPr>
            <w:rFonts w:asciiTheme="minorHAnsi" w:eastAsia="Cambria" w:hAnsiTheme="minorHAnsi" w:cs="Cambria"/>
            <w:lang w:val="en-US"/>
            <w:rPrChange w:id="2280" w:author="Microsoft Office User" w:date="2023-07-10T07:16:00Z">
              <w:rPr>
                <w:rFonts w:ascii="Cambria" w:eastAsia="Cambria" w:hAnsi="Cambria" w:cs="Cambria"/>
                <w:lang w:val="en-US"/>
              </w:rPr>
            </w:rPrChange>
          </w:rPr>
          <w:t xml:space="preserve">the </w:t>
        </w:r>
      </w:ins>
      <w:ins w:id="2281" w:author="Microsoft Office User" w:date="2023-05-16T15:25:00Z">
        <w:r w:rsidR="00997206" w:rsidRPr="00883F17">
          <w:rPr>
            <w:rFonts w:asciiTheme="minorHAnsi" w:eastAsia="Cambria" w:hAnsiTheme="minorHAnsi" w:cs="Cambria"/>
            <w:lang w:val="en-US"/>
            <w:rPrChange w:id="2282" w:author="Microsoft Office User" w:date="2023-07-10T07:16:00Z">
              <w:rPr>
                <w:rFonts w:ascii="Cambria" w:eastAsia="Cambria" w:hAnsi="Cambria" w:cs="Cambria"/>
                <w:lang w:val="en-US"/>
              </w:rPr>
            </w:rPrChange>
          </w:rPr>
          <w:t xml:space="preserve">wet season (from August 2019 to November 2019) and the three months of accumulated growth of the wet season (from </w:t>
        </w:r>
      </w:ins>
      <w:ins w:id="2283" w:author="Microsoft Office User" w:date="2023-05-16T15:26:00Z">
        <w:r w:rsidR="00997206" w:rsidRPr="00883F17">
          <w:rPr>
            <w:rFonts w:asciiTheme="minorHAnsi" w:eastAsia="Cambria" w:hAnsiTheme="minorHAnsi" w:cs="Cambria"/>
            <w:lang w:val="en-US"/>
            <w:rPrChange w:id="2284" w:author="Microsoft Office User" w:date="2023-07-10T07:16:00Z">
              <w:rPr>
                <w:rFonts w:ascii="Cambria" w:eastAsia="Cambria" w:hAnsi="Cambria" w:cs="Cambria"/>
                <w:lang w:val="en-US"/>
              </w:rPr>
            </w:rPrChange>
          </w:rPr>
          <w:t>November 2019 to February 2020)</w:t>
        </w:r>
      </w:ins>
      <w:ins w:id="2285" w:author="Microsoft Office User" w:date="2023-07-10T07:11:00Z">
        <w:r w:rsidR="00D60B92" w:rsidRPr="00883F17">
          <w:rPr>
            <w:rFonts w:asciiTheme="minorHAnsi" w:eastAsia="Cambria" w:hAnsiTheme="minorHAnsi" w:cs="Cambria"/>
            <w:lang w:val="en-US"/>
            <w:rPrChange w:id="2286" w:author="Microsoft Office User" w:date="2023-07-10T07:16:00Z">
              <w:rPr>
                <w:rFonts w:ascii="Cambria" w:eastAsia="Cambria" w:hAnsi="Cambria" w:cs="Cambria"/>
                <w:lang w:val="en-US"/>
              </w:rPr>
            </w:rPrChange>
          </w:rPr>
          <w:t>,</w:t>
        </w:r>
      </w:ins>
      <w:ins w:id="2287" w:author="Microsoft Office User" w:date="2023-05-16T15:27:00Z">
        <w:r w:rsidR="00997206" w:rsidRPr="00883F17">
          <w:rPr>
            <w:rFonts w:asciiTheme="minorHAnsi" w:eastAsia="Cambria" w:hAnsiTheme="minorHAnsi" w:cs="Cambria"/>
            <w:lang w:val="en-US"/>
            <w:rPrChange w:id="2288" w:author="Microsoft Office User" w:date="2023-07-10T07:16:00Z">
              <w:rPr>
                <w:rFonts w:ascii="Cambria" w:eastAsia="Cambria" w:hAnsi="Cambria" w:cs="Cambria"/>
                <w:lang w:val="en-US"/>
              </w:rPr>
            </w:rPrChange>
          </w:rPr>
          <w:t xml:space="preserve"> for </w:t>
        </w:r>
        <w:r w:rsidR="00997206" w:rsidRPr="00883F17">
          <w:rPr>
            <w:rFonts w:asciiTheme="minorHAnsi" w:eastAsia="Cambria" w:hAnsiTheme="minorHAnsi" w:cs="Cambria"/>
            <w:i/>
            <w:iCs/>
            <w:lang w:val="en-US"/>
            <w:rPrChange w:id="2289" w:author="Microsoft Office User" w:date="2023-07-10T07:16:00Z">
              <w:rPr>
                <w:rFonts w:ascii="Cambria" w:eastAsia="Cambria" w:hAnsi="Cambria" w:cs="Cambria"/>
                <w:lang w:val="en-US"/>
              </w:rPr>
            </w:rPrChange>
          </w:rPr>
          <w:t>O. leucoxylon</w:t>
        </w:r>
        <w:r w:rsidR="00997206" w:rsidRPr="00883F17">
          <w:rPr>
            <w:rFonts w:asciiTheme="minorHAnsi" w:eastAsia="Cambria" w:hAnsiTheme="minorHAnsi" w:cs="Cambria"/>
            <w:lang w:val="en-US"/>
            <w:rPrChange w:id="2290" w:author="Microsoft Office User" w:date="2023-07-10T07:16:00Z">
              <w:rPr>
                <w:rFonts w:ascii="Cambria" w:eastAsia="Cambria" w:hAnsi="Cambria" w:cs="Cambria"/>
                <w:lang w:val="en-US"/>
              </w:rPr>
            </w:rPrChange>
          </w:rPr>
          <w:t xml:space="preserve"> (</w:t>
        </w:r>
        <w:r w:rsidR="00997206" w:rsidRPr="00883F17">
          <w:rPr>
            <w:rFonts w:asciiTheme="minorHAnsi" w:eastAsia="Cambria" w:hAnsiTheme="minorHAnsi" w:cs="Cambria"/>
            <w:i/>
            <w:iCs/>
            <w:lang w:val="en-US"/>
            <w:rPrChange w:id="2291" w:author="Microsoft Office User" w:date="2023-07-10T07:16:00Z">
              <w:rPr>
                <w:rFonts w:ascii="Cambria" w:eastAsia="Cambria" w:hAnsi="Cambria" w:cs="Cambria"/>
                <w:lang w:val="en-US"/>
              </w:rPr>
            </w:rPrChange>
          </w:rPr>
          <w:t>p</w:t>
        </w:r>
        <w:r w:rsidR="00997206" w:rsidRPr="00883F17">
          <w:rPr>
            <w:rFonts w:asciiTheme="minorHAnsi" w:eastAsia="Cambria" w:hAnsiTheme="minorHAnsi" w:cs="Cambria"/>
            <w:lang w:val="en-US"/>
            <w:rPrChange w:id="2292" w:author="Microsoft Office User" w:date="2023-07-10T07:16:00Z">
              <w:rPr>
                <w:rFonts w:ascii="Cambria" w:eastAsia="Cambria" w:hAnsi="Cambria" w:cs="Cambria"/>
                <w:lang w:val="en-US"/>
              </w:rPr>
            </w:rPrChange>
          </w:rPr>
          <w:t>=0.03)</w:t>
        </w:r>
      </w:ins>
      <w:ins w:id="2293" w:author="Microsoft Office User" w:date="2023-05-16T15:26:00Z">
        <w:r w:rsidR="00997206" w:rsidRPr="00883F17">
          <w:rPr>
            <w:rFonts w:asciiTheme="minorHAnsi" w:eastAsia="Cambria" w:hAnsiTheme="minorHAnsi" w:cs="Cambria"/>
            <w:lang w:val="en-US"/>
            <w:rPrChange w:id="2294" w:author="Microsoft Office User" w:date="2023-07-10T07:16:00Z">
              <w:rPr>
                <w:rFonts w:ascii="Cambria" w:eastAsia="Cambria" w:hAnsi="Cambria" w:cs="Cambria"/>
                <w:lang w:val="en-US"/>
              </w:rPr>
            </w:rPrChange>
          </w:rPr>
          <w:t>.</w:t>
        </w:r>
      </w:ins>
      <w:ins w:id="2295" w:author="Microsoft Office User" w:date="2023-05-16T15:27:00Z">
        <w:r w:rsidR="00997206" w:rsidRPr="00883F17">
          <w:rPr>
            <w:rFonts w:asciiTheme="minorHAnsi" w:eastAsia="Cambria" w:hAnsiTheme="minorHAnsi" w:cs="Cambria"/>
            <w:lang w:val="en-US"/>
            <w:rPrChange w:id="2296" w:author="Microsoft Office User" w:date="2023-07-10T07:16:00Z">
              <w:rPr>
                <w:rFonts w:ascii="Cambria" w:eastAsia="Cambria" w:hAnsi="Cambria" w:cs="Cambria"/>
                <w:lang w:val="en-US"/>
              </w:rPr>
            </w:rPrChange>
          </w:rPr>
          <w:t xml:space="preserve"> For </w:t>
        </w:r>
        <w:r w:rsidR="00997206" w:rsidRPr="00883F17">
          <w:rPr>
            <w:rFonts w:asciiTheme="minorHAnsi" w:eastAsia="Cambria" w:hAnsiTheme="minorHAnsi" w:cs="Cambria"/>
            <w:i/>
            <w:iCs/>
            <w:lang w:val="en-US"/>
            <w:rPrChange w:id="2297" w:author="Microsoft Office User" w:date="2023-07-10T07:16:00Z">
              <w:rPr>
                <w:rFonts w:ascii="Cambria" w:eastAsia="Cambria" w:hAnsi="Cambria" w:cs="Cambria"/>
                <w:lang w:val="en-US"/>
              </w:rPr>
            </w:rPrChange>
          </w:rPr>
          <w:t xml:space="preserve">S. guianensis </w:t>
        </w:r>
        <w:r w:rsidR="00997206" w:rsidRPr="00883F17">
          <w:rPr>
            <w:rFonts w:asciiTheme="minorHAnsi" w:eastAsia="Cambria" w:hAnsiTheme="minorHAnsi" w:cs="Cambria"/>
            <w:lang w:val="en-US"/>
            <w:rPrChange w:id="2298" w:author="Microsoft Office User" w:date="2023-07-10T07:16:00Z">
              <w:rPr>
                <w:rFonts w:ascii="Cambria" w:eastAsia="Cambria" w:hAnsi="Cambria" w:cs="Cambria"/>
                <w:lang w:val="en-US"/>
              </w:rPr>
            </w:rPrChange>
          </w:rPr>
          <w:t>this</w:t>
        </w:r>
      </w:ins>
      <w:ins w:id="2299" w:author="Microsoft Office User" w:date="2023-07-09T00:20:00Z">
        <w:r w:rsidR="005231CA" w:rsidRPr="00883F17">
          <w:rPr>
            <w:rFonts w:asciiTheme="minorHAnsi" w:eastAsia="Cambria" w:hAnsiTheme="minorHAnsi" w:cs="Cambria"/>
            <w:lang w:val="en-US"/>
            <w:rPrChange w:id="2300" w:author="Microsoft Office User" w:date="2023-07-10T07:16:00Z">
              <w:rPr>
                <w:rFonts w:ascii="Cambria" w:eastAsia="Cambria" w:hAnsi="Cambria" w:cs="Cambria"/>
                <w:lang w:val="en-US"/>
              </w:rPr>
            </w:rPrChange>
          </w:rPr>
          <w:t xml:space="preserve"> </w:t>
        </w:r>
      </w:ins>
      <w:ins w:id="2301" w:author="Microsoft Office User" w:date="2023-05-16T15:27:00Z">
        <w:r w:rsidR="00997206" w:rsidRPr="00883F17">
          <w:rPr>
            <w:rFonts w:asciiTheme="minorHAnsi" w:eastAsia="Cambria" w:hAnsiTheme="minorHAnsi" w:cs="Cambria"/>
            <w:lang w:val="en-US"/>
            <w:rPrChange w:id="2302" w:author="Microsoft Office User" w:date="2023-07-10T07:16:00Z">
              <w:rPr>
                <w:rFonts w:ascii="Cambria" w:eastAsia="Cambria" w:hAnsi="Cambria" w:cs="Cambria"/>
                <w:lang w:val="en-US"/>
              </w:rPr>
            </w:rPrChange>
          </w:rPr>
          <w:t xml:space="preserve">trend </w:t>
        </w:r>
      </w:ins>
      <w:ins w:id="2303" w:author="Microsoft Office User" w:date="2023-06-27T16:31:00Z">
        <w:r w:rsidR="00652FA3" w:rsidRPr="00883F17">
          <w:rPr>
            <w:rFonts w:asciiTheme="minorHAnsi" w:eastAsia="Cambria" w:hAnsiTheme="minorHAnsi" w:cs="Cambria"/>
            <w:lang w:val="en-US"/>
            <w:rPrChange w:id="2304" w:author="Microsoft Office User" w:date="2023-07-10T07:16:00Z">
              <w:rPr>
                <w:rFonts w:ascii="Cambria" w:eastAsia="Cambria" w:hAnsi="Cambria" w:cs="Cambria"/>
                <w:lang w:val="en-US"/>
              </w:rPr>
            </w:rPrChange>
          </w:rPr>
          <w:t>is</w:t>
        </w:r>
      </w:ins>
      <w:ins w:id="2305" w:author="Microsoft Office User" w:date="2023-07-09T23:02:00Z">
        <w:r w:rsidR="00BD3527" w:rsidRPr="00883F17">
          <w:rPr>
            <w:rFonts w:asciiTheme="minorHAnsi" w:eastAsia="Cambria" w:hAnsiTheme="minorHAnsi" w:cs="Cambria"/>
            <w:lang w:val="en-US"/>
            <w:rPrChange w:id="2306" w:author="Microsoft Office User" w:date="2023-07-10T07:16:00Z">
              <w:rPr>
                <w:rFonts w:ascii="Cambria" w:eastAsia="Cambria" w:hAnsi="Cambria" w:cs="Cambria"/>
                <w:lang w:val="en-US"/>
              </w:rPr>
            </w:rPrChange>
          </w:rPr>
          <w:t xml:space="preserve"> also</w:t>
        </w:r>
      </w:ins>
      <w:ins w:id="2307" w:author="Microsoft Office User" w:date="2023-06-27T16:31:00Z">
        <w:r w:rsidR="00652FA3" w:rsidRPr="00883F17">
          <w:rPr>
            <w:rFonts w:asciiTheme="minorHAnsi" w:eastAsia="Cambria" w:hAnsiTheme="minorHAnsi" w:cs="Cambria"/>
            <w:lang w:val="en-US"/>
            <w:rPrChange w:id="2308" w:author="Microsoft Office User" w:date="2023-07-10T07:16:00Z">
              <w:rPr>
                <w:rFonts w:ascii="Cambria" w:eastAsia="Cambria" w:hAnsi="Cambria" w:cs="Cambria"/>
                <w:lang w:val="en-US"/>
              </w:rPr>
            </w:rPrChange>
          </w:rPr>
          <w:t xml:space="preserve"> noticed but</w:t>
        </w:r>
      </w:ins>
      <w:ins w:id="2309" w:author="Microsoft Office User" w:date="2023-07-09T00:20:00Z">
        <w:r w:rsidR="005231CA" w:rsidRPr="00883F17">
          <w:rPr>
            <w:rFonts w:asciiTheme="minorHAnsi" w:eastAsia="Cambria" w:hAnsiTheme="minorHAnsi" w:cs="Cambria"/>
            <w:lang w:val="en-US"/>
            <w:rPrChange w:id="2310" w:author="Microsoft Office User" w:date="2023-07-10T07:16:00Z">
              <w:rPr>
                <w:rFonts w:ascii="Cambria" w:eastAsia="Cambria" w:hAnsi="Cambria" w:cs="Cambria"/>
                <w:lang w:val="en-US"/>
              </w:rPr>
            </w:rPrChange>
          </w:rPr>
          <w:t xml:space="preserve"> it is</w:t>
        </w:r>
      </w:ins>
      <w:ins w:id="2311" w:author="Microsoft Office User" w:date="2023-06-27T16:31:00Z">
        <w:r w:rsidR="00652FA3" w:rsidRPr="00883F17">
          <w:rPr>
            <w:rFonts w:asciiTheme="minorHAnsi" w:eastAsia="Cambria" w:hAnsiTheme="minorHAnsi" w:cs="Cambria"/>
            <w:lang w:val="en-US"/>
            <w:rPrChange w:id="2312" w:author="Microsoft Office User" w:date="2023-07-10T07:16:00Z">
              <w:rPr>
                <w:rFonts w:ascii="Cambria" w:eastAsia="Cambria" w:hAnsi="Cambria" w:cs="Cambria"/>
                <w:lang w:val="en-US"/>
              </w:rPr>
            </w:rPrChange>
          </w:rPr>
          <w:t xml:space="preserve"> not significant</w:t>
        </w:r>
      </w:ins>
      <w:ins w:id="2313" w:author="Microsoft Office User" w:date="2023-05-16T15:27:00Z">
        <w:r w:rsidR="00997206" w:rsidRPr="00883F17">
          <w:rPr>
            <w:rFonts w:asciiTheme="minorHAnsi" w:eastAsia="Cambria" w:hAnsiTheme="minorHAnsi" w:cs="Cambria"/>
            <w:lang w:val="en-US"/>
            <w:rPrChange w:id="2314" w:author="Microsoft Office User" w:date="2023-07-10T07:16:00Z">
              <w:rPr>
                <w:rFonts w:ascii="Cambria" w:eastAsia="Cambria" w:hAnsi="Cambria" w:cs="Cambria"/>
                <w:lang w:val="en-US"/>
              </w:rPr>
            </w:rPrChange>
          </w:rPr>
          <w:t xml:space="preserve"> (</w:t>
        </w:r>
        <w:r w:rsidR="00997206" w:rsidRPr="00883F17">
          <w:rPr>
            <w:rFonts w:asciiTheme="minorHAnsi" w:eastAsia="Cambria" w:hAnsiTheme="minorHAnsi" w:cs="Cambria"/>
            <w:i/>
            <w:iCs/>
            <w:lang w:val="en-US"/>
            <w:rPrChange w:id="2315" w:author="Microsoft Office User" w:date="2023-07-10T07:16:00Z">
              <w:rPr>
                <w:rFonts w:ascii="Cambria" w:eastAsia="Cambria" w:hAnsi="Cambria" w:cs="Cambria"/>
                <w:lang w:val="en-US"/>
              </w:rPr>
            </w:rPrChange>
          </w:rPr>
          <w:t>p</w:t>
        </w:r>
        <w:r w:rsidR="00997206" w:rsidRPr="00883F17">
          <w:rPr>
            <w:rFonts w:asciiTheme="minorHAnsi" w:eastAsia="Cambria" w:hAnsiTheme="minorHAnsi" w:cs="Cambria"/>
            <w:lang w:val="en-US"/>
            <w:rPrChange w:id="2316" w:author="Microsoft Office User" w:date="2023-07-10T07:16:00Z">
              <w:rPr>
                <w:rFonts w:ascii="Cambria" w:eastAsia="Cambria" w:hAnsi="Cambria" w:cs="Cambria"/>
                <w:lang w:val="en-US"/>
              </w:rPr>
            </w:rPrChange>
          </w:rPr>
          <w:t>=0.1</w:t>
        </w:r>
      </w:ins>
      <w:ins w:id="2317" w:author="Microsoft Office User" w:date="2023-06-27T16:31:00Z">
        <w:r w:rsidR="00652FA3" w:rsidRPr="00883F17">
          <w:rPr>
            <w:rFonts w:asciiTheme="minorHAnsi" w:eastAsia="Cambria" w:hAnsiTheme="minorHAnsi" w:cs="Cambria"/>
            <w:lang w:val="en-US"/>
            <w:rPrChange w:id="2318" w:author="Microsoft Office User" w:date="2023-07-10T07:16:00Z">
              <w:rPr>
                <w:rFonts w:ascii="Cambria" w:eastAsia="Cambria" w:hAnsi="Cambria" w:cs="Cambria"/>
                <w:lang w:val="en-US"/>
              </w:rPr>
            </w:rPrChange>
          </w:rPr>
          <w:t>, r</w:t>
        </w:r>
        <w:r w:rsidR="00652FA3" w:rsidRPr="00883F17">
          <w:rPr>
            <w:rFonts w:asciiTheme="minorHAnsi" w:eastAsia="Cambria" w:hAnsiTheme="minorHAnsi" w:cs="Cambria"/>
            <w:vertAlign w:val="superscript"/>
            <w:lang w:val="en-US"/>
            <w:rPrChange w:id="2319" w:author="Microsoft Office User" w:date="2023-07-10T07:16:00Z">
              <w:rPr>
                <w:rFonts w:ascii="Cambria" w:eastAsia="Cambria" w:hAnsi="Cambria" w:cs="Cambria"/>
                <w:lang w:val="en-US"/>
              </w:rPr>
            </w:rPrChange>
          </w:rPr>
          <w:t>2</w:t>
        </w:r>
        <w:r w:rsidR="00652FA3" w:rsidRPr="00883F17">
          <w:rPr>
            <w:rFonts w:asciiTheme="minorHAnsi" w:eastAsia="Cambria" w:hAnsiTheme="minorHAnsi" w:cs="Cambria"/>
            <w:lang w:val="en-US"/>
            <w:rPrChange w:id="2320" w:author="Microsoft Office User" w:date="2023-07-10T07:16:00Z">
              <w:rPr>
                <w:rFonts w:ascii="Cambria" w:eastAsia="Cambria" w:hAnsi="Cambria" w:cs="Cambria"/>
                <w:lang w:val="en-US"/>
              </w:rPr>
            </w:rPrChange>
          </w:rPr>
          <w:t>=0.38</w:t>
        </w:r>
      </w:ins>
      <w:ins w:id="2321" w:author="Microsoft Office User" w:date="2023-05-16T15:27:00Z">
        <w:r w:rsidR="00997206" w:rsidRPr="00883F17">
          <w:rPr>
            <w:rFonts w:asciiTheme="minorHAnsi" w:eastAsia="Cambria" w:hAnsiTheme="minorHAnsi" w:cs="Cambria"/>
            <w:lang w:val="en-US"/>
            <w:rPrChange w:id="2322" w:author="Microsoft Office User" w:date="2023-07-10T07:16:00Z">
              <w:rPr>
                <w:rFonts w:ascii="Cambria" w:eastAsia="Cambria" w:hAnsi="Cambria" w:cs="Cambria"/>
                <w:lang w:val="en-US"/>
              </w:rPr>
            </w:rPrChange>
          </w:rPr>
          <w:t>)</w:t>
        </w:r>
      </w:ins>
      <w:ins w:id="2323" w:author="Microsoft Office User" w:date="2023-05-16T15:28:00Z">
        <w:r w:rsidR="00997206" w:rsidRPr="00883F17">
          <w:rPr>
            <w:rFonts w:asciiTheme="minorHAnsi" w:eastAsia="Cambria" w:hAnsiTheme="minorHAnsi" w:cs="Cambria"/>
            <w:lang w:val="en-US"/>
            <w:rPrChange w:id="2324" w:author="Microsoft Office User" w:date="2023-07-10T07:16:00Z">
              <w:rPr>
                <w:rFonts w:ascii="Cambria" w:eastAsia="Cambria" w:hAnsi="Cambria" w:cs="Cambria"/>
                <w:lang w:val="en-US"/>
              </w:rPr>
            </w:rPrChange>
          </w:rPr>
          <w:t>.</w:t>
        </w:r>
      </w:ins>
      <w:ins w:id="2325" w:author="Microsoft Office User" w:date="2023-05-16T15:27:00Z">
        <w:r w:rsidR="00997206" w:rsidRPr="00883F17">
          <w:rPr>
            <w:rFonts w:asciiTheme="minorHAnsi" w:eastAsia="Cambria" w:hAnsiTheme="minorHAnsi" w:cs="Cambria"/>
            <w:lang w:val="en-US"/>
            <w:rPrChange w:id="2326" w:author="Microsoft Office User" w:date="2023-07-10T07:16:00Z">
              <w:rPr>
                <w:rFonts w:ascii="Cambria" w:eastAsia="Cambria" w:hAnsi="Cambria" w:cs="Cambria"/>
                <w:lang w:val="en-US"/>
              </w:rPr>
            </w:rPrChange>
          </w:rPr>
          <w:t xml:space="preserve"> </w:t>
        </w:r>
      </w:ins>
      <w:ins w:id="2327" w:author="Microsoft Office User" w:date="2023-05-16T15:26:00Z">
        <w:r w:rsidR="00997206" w:rsidRPr="00883F17">
          <w:rPr>
            <w:rFonts w:asciiTheme="minorHAnsi" w:eastAsia="Cambria" w:hAnsiTheme="minorHAnsi" w:cs="Cambria"/>
            <w:lang w:val="en-US"/>
            <w:rPrChange w:id="2328" w:author="Microsoft Office User" w:date="2023-07-10T07:16:00Z">
              <w:rPr>
                <w:rFonts w:ascii="Cambria" w:eastAsia="Cambria" w:hAnsi="Cambria" w:cs="Cambria"/>
                <w:lang w:val="en-US"/>
              </w:rPr>
            </w:rPrChange>
          </w:rPr>
          <w:t xml:space="preserve"> </w:t>
        </w:r>
      </w:ins>
      <w:del w:id="2329" w:author="Microsoft Office User" w:date="2023-05-16T15:29:00Z">
        <w:r w:rsidR="00A868CD" w:rsidRPr="00883F17" w:rsidDel="00997206">
          <w:rPr>
            <w:rFonts w:asciiTheme="minorHAnsi" w:eastAsia="Cambria" w:hAnsiTheme="minorHAnsi" w:cs="Cambria"/>
            <w:lang w:val="en-US"/>
            <w:rPrChange w:id="2330" w:author="Microsoft Office User" w:date="2023-07-10T07:16:00Z">
              <w:rPr>
                <w:rFonts w:ascii="Cambria" w:eastAsia="Cambria" w:hAnsi="Cambria" w:cs="Cambria"/>
                <w:lang w:val="en-US"/>
              </w:rPr>
            </w:rPrChange>
          </w:rPr>
          <w:delText xml:space="preserve"> having a</w:delText>
        </w:r>
        <w:r w:rsidRPr="00883F17" w:rsidDel="00997206">
          <w:rPr>
            <w:rFonts w:asciiTheme="minorHAnsi" w:eastAsia="Cambria" w:hAnsiTheme="minorHAnsi" w:cs="Cambria"/>
            <w:rPrChange w:id="2331" w:author="Microsoft Office User" w:date="2023-07-10T07:16:00Z">
              <w:rPr>
                <w:rFonts w:ascii="Cambria" w:eastAsia="Cambria" w:hAnsi="Cambria" w:cs="Cambria"/>
              </w:rPr>
            </w:rPrChange>
          </w:rPr>
          <w:delText xml:space="preserve"> time lag in the relationship between the starch consumption/accumulation and growth. Starch </w:delText>
        </w:r>
        <w:r w:rsidRPr="00883F17" w:rsidDel="00997206">
          <w:rPr>
            <w:rFonts w:asciiTheme="minorHAnsi" w:hAnsiTheme="minorHAnsi"/>
            <w:rPrChange w:id="2332" w:author="Microsoft Office User" w:date="2023-07-10T07:16:00Z">
              <w:rPr/>
            </w:rPrChange>
          </w:rPr>
          <w:delText>a</w:delText>
        </w:r>
        <w:r w:rsidRPr="00883F17" w:rsidDel="00997206">
          <w:rPr>
            <w:rFonts w:asciiTheme="minorHAnsi" w:eastAsia="Cambria" w:hAnsiTheme="minorHAnsi" w:cs="Cambria"/>
            <w:rPrChange w:id="2333" w:author="Microsoft Office User" w:date="2023-07-10T07:16:00Z">
              <w:rPr>
                <w:rFonts w:ascii="Cambria" w:eastAsia="Cambria" w:hAnsi="Cambria" w:cs="Cambria"/>
              </w:rPr>
            </w:rPrChange>
          </w:rPr>
          <w:delText xml:space="preserve">ccumulation during the </w:delText>
        </w:r>
        <w:r w:rsidRPr="00883F17" w:rsidDel="00997206">
          <w:rPr>
            <w:rFonts w:asciiTheme="minorHAnsi" w:hAnsiTheme="minorHAnsi"/>
            <w:rPrChange w:id="2334" w:author="Microsoft Office User" w:date="2023-07-10T07:16:00Z">
              <w:rPr/>
            </w:rPrChange>
          </w:rPr>
          <w:delText>transition months between the dry and</w:delText>
        </w:r>
        <w:r w:rsidRPr="00883F17" w:rsidDel="00997206">
          <w:rPr>
            <w:rFonts w:asciiTheme="minorHAnsi" w:eastAsia="Cambria" w:hAnsiTheme="minorHAnsi" w:cs="Cambria"/>
            <w:rPrChange w:id="2335" w:author="Microsoft Office User" w:date="2023-07-10T07:16:00Z">
              <w:rPr>
                <w:rFonts w:ascii="Cambria" w:eastAsia="Cambria" w:hAnsi="Cambria" w:cs="Cambria"/>
              </w:rPr>
            </w:rPrChange>
          </w:rPr>
          <w:delText xml:space="preserve"> wet seasons (from </w:delText>
        </w:r>
        <w:r w:rsidRPr="00883F17" w:rsidDel="00997206">
          <w:rPr>
            <w:rFonts w:asciiTheme="minorHAnsi" w:hAnsiTheme="minorHAnsi"/>
            <w:rPrChange w:id="2336" w:author="Microsoft Office User" w:date="2023-07-10T07:16:00Z">
              <w:rPr/>
            </w:rPrChange>
          </w:rPr>
          <w:delText>September</w:delText>
        </w:r>
        <w:r w:rsidRPr="00883F17" w:rsidDel="00997206">
          <w:rPr>
            <w:rFonts w:asciiTheme="minorHAnsi" w:eastAsia="Cambria" w:hAnsiTheme="minorHAnsi" w:cs="Cambria"/>
            <w:rPrChange w:id="2337" w:author="Microsoft Office User" w:date="2023-07-10T07:16:00Z">
              <w:rPr>
                <w:rFonts w:ascii="Cambria" w:eastAsia="Cambria" w:hAnsi="Cambria" w:cs="Cambria"/>
              </w:rPr>
            </w:rPrChange>
          </w:rPr>
          <w:delText xml:space="preserve"> 2019 to November 2019) </w:delText>
        </w:r>
        <w:r w:rsidRPr="00883F17" w:rsidDel="00997206">
          <w:rPr>
            <w:rFonts w:asciiTheme="minorHAnsi" w:hAnsiTheme="minorHAnsi"/>
            <w:rPrChange w:id="2338" w:author="Microsoft Office User" w:date="2023-07-10T07:16:00Z">
              <w:rPr/>
            </w:rPrChange>
          </w:rPr>
          <w:delText>resulted in</w:delText>
        </w:r>
        <w:r w:rsidRPr="00883F17" w:rsidDel="00997206">
          <w:rPr>
            <w:rFonts w:asciiTheme="minorHAnsi" w:eastAsia="Cambria" w:hAnsiTheme="minorHAnsi" w:cs="Cambria"/>
            <w:rPrChange w:id="2339" w:author="Microsoft Office User" w:date="2023-07-10T07:16:00Z">
              <w:rPr>
                <w:rFonts w:ascii="Cambria" w:eastAsia="Cambria" w:hAnsi="Cambria" w:cs="Cambria"/>
              </w:rPr>
            </w:rPrChange>
          </w:rPr>
          <w:delText xml:space="preserve"> a decrease in growth rates during the peak of the wet season (</w:delText>
        </w:r>
        <w:r w:rsidRPr="00883F17" w:rsidDel="00997206">
          <w:rPr>
            <w:rFonts w:asciiTheme="minorHAnsi" w:hAnsiTheme="minorHAnsi"/>
            <w:rPrChange w:id="2340" w:author="Microsoft Office User" w:date="2023-07-10T07:16:00Z">
              <w:rPr/>
            </w:rPrChange>
          </w:rPr>
          <w:delText>September</w:delText>
        </w:r>
        <w:r w:rsidRPr="00883F17" w:rsidDel="00997206">
          <w:rPr>
            <w:rFonts w:asciiTheme="minorHAnsi" w:eastAsia="Cambria" w:hAnsiTheme="minorHAnsi" w:cs="Cambria"/>
            <w:rPrChange w:id="2341" w:author="Microsoft Office User" w:date="2023-07-10T07:16:00Z">
              <w:rPr>
                <w:rFonts w:ascii="Cambria" w:eastAsia="Cambria" w:hAnsi="Cambria" w:cs="Cambria"/>
              </w:rPr>
            </w:rPrChange>
          </w:rPr>
          <w:delText xml:space="preserve"> 2019 to February 2020). For instance, most of </w:delText>
        </w:r>
        <w:r w:rsidRPr="00883F17" w:rsidDel="00997206">
          <w:rPr>
            <w:rFonts w:asciiTheme="minorHAnsi" w:eastAsia="Cambria" w:hAnsiTheme="minorHAnsi" w:cs="Cambria"/>
            <w:i/>
            <w:rPrChange w:id="2342" w:author="Microsoft Office User" w:date="2023-07-10T07:16:00Z">
              <w:rPr>
                <w:rFonts w:ascii="Cambria" w:eastAsia="Cambria" w:hAnsi="Cambria" w:cs="Cambria"/>
                <w:i/>
              </w:rPr>
            </w:rPrChange>
          </w:rPr>
          <w:delText>O. leucoxylon</w:delText>
        </w:r>
        <w:r w:rsidRPr="00883F17" w:rsidDel="00997206">
          <w:rPr>
            <w:rFonts w:asciiTheme="minorHAnsi" w:eastAsia="Cambria" w:hAnsiTheme="minorHAnsi" w:cs="Cambria"/>
            <w:rPrChange w:id="2343" w:author="Microsoft Office User" w:date="2023-07-10T07:16:00Z">
              <w:rPr>
                <w:rFonts w:ascii="Cambria" w:eastAsia="Cambria" w:hAnsi="Cambria" w:cs="Cambria"/>
              </w:rPr>
            </w:rPrChange>
          </w:rPr>
          <w:delText xml:space="preserve"> accumulated starch during the period from </w:delText>
        </w:r>
        <w:r w:rsidRPr="00883F17" w:rsidDel="00997206">
          <w:rPr>
            <w:rFonts w:asciiTheme="minorHAnsi" w:hAnsiTheme="minorHAnsi"/>
            <w:rPrChange w:id="2344" w:author="Microsoft Office User" w:date="2023-07-10T07:16:00Z">
              <w:rPr/>
            </w:rPrChange>
          </w:rPr>
          <w:delText xml:space="preserve">September to </w:delText>
        </w:r>
        <w:r w:rsidRPr="00883F17" w:rsidDel="00997206">
          <w:rPr>
            <w:rFonts w:asciiTheme="minorHAnsi" w:eastAsia="Cambria" w:hAnsiTheme="minorHAnsi" w:cs="Cambria"/>
            <w:rPrChange w:id="2345" w:author="Microsoft Office User" w:date="2023-07-10T07:16:00Z">
              <w:rPr>
                <w:rFonts w:ascii="Cambria" w:eastAsia="Cambria" w:hAnsi="Cambria" w:cs="Cambria"/>
              </w:rPr>
            </w:rPrChange>
          </w:rPr>
          <w:delText xml:space="preserve">November 2019 (transition from dry to wet season), which resulted in lower growth rates </w:delText>
        </w:r>
        <w:r w:rsidRPr="00883F17" w:rsidDel="00997206">
          <w:rPr>
            <w:rFonts w:asciiTheme="minorHAnsi" w:hAnsiTheme="minorHAnsi"/>
            <w:rPrChange w:id="2346" w:author="Microsoft Office User" w:date="2023-07-10T07:16:00Z">
              <w:rPr/>
            </w:rPrChange>
          </w:rPr>
          <w:delText>during the</w:delText>
        </w:r>
        <w:r w:rsidRPr="00883F17" w:rsidDel="00997206">
          <w:rPr>
            <w:rFonts w:asciiTheme="minorHAnsi" w:eastAsia="Cambria" w:hAnsiTheme="minorHAnsi" w:cs="Cambria"/>
            <w:rPrChange w:id="2347" w:author="Microsoft Office User" w:date="2023-07-10T07:16:00Z">
              <w:rPr>
                <w:rFonts w:ascii="Cambria" w:eastAsia="Cambria" w:hAnsi="Cambria" w:cs="Cambria"/>
              </w:rPr>
            </w:rPrChange>
          </w:rPr>
          <w:delText xml:space="preserve"> wet </w:delText>
        </w:r>
        <w:r w:rsidRPr="00883F17" w:rsidDel="00997206">
          <w:rPr>
            <w:rFonts w:asciiTheme="minorHAnsi" w:hAnsiTheme="minorHAnsi"/>
            <w:rPrChange w:id="2348" w:author="Microsoft Office User" w:date="2023-07-10T07:16:00Z">
              <w:rPr/>
            </w:rPrChange>
          </w:rPr>
          <w:delText>season (December</w:delText>
        </w:r>
        <w:r w:rsidRPr="00883F17" w:rsidDel="00997206">
          <w:rPr>
            <w:rFonts w:asciiTheme="minorHAnsi" w:eastAsia="Cambria" w:hAnsiTheme="minorHAnsi" w:cs="Cambria"/>
            <w:rPrChange w:id="2349" w:author="Microsoft Office User" w:date="2023-07-10T07:16:00Z">
              <w:rPr>
                <w:rFonts w:ascii="Cambria" w:eastAsia="Cambria" w:hAnsi="Cambria" w:cs="Cambria"/>
              </w:rPr>
            </w:rPrChange>
          </w:rPr>
          <w:delText xml:space="preserve"> 2019 to February 2020</w:delText>
        </w:r>
        <w:r w:rsidRPr="00883F17" w:rsidDel="00997206">
          <w:rPr>
            <w:rFonts w:asciiTheme="minorHAnsi" w:hAnsiTheme="minorHAnsi"/>
            <w:rPrChange w:id="2350" w:author="Microsoft Office User" w:date="2023-07-10T07:16:00Z">
              <w:rPr/>
            </w:rPrChange>
          </w:rPr>
          <w:delText xml:space="preserve">, </w:delText>
        </w:r>
        <w:r w:rsidRPr="00883F17" w:rsidDel="00997206">
          <w:rPr>
            <w:rFonts w:asciiTheme="minorHAnsi" w:eastAsia="Cambria" w:hAnsiTheme="minorHAnsi" w:cs="Cambria"/>
            <w:i/>
            <w:rPrChange w:id="2351" w:author="Microsoft Office User" w:date="2023-07-10T07:16:00Z">
              <w:rPr>
                <w:rFonts w:ascii="Cambria" w:eastAsia="Cambria" w:hAnsi="Cambria" w:cs="Cambria"/>
                <w:i/>
              </w:rPr>
            </w:rPrChange>
          </w:rPr>
          <w:delText>p</w:delText>
        </w:r>
        <w:r w:rsidRPr="00883F17" w:rsidDel="00997206">
          <w:rPr>
            <w:rFonts w:asciiTheme="minorHAnsi" w:eastAsia="Cambria" w:hAnsiTheme="minorHAnsi" w:cs="Cambria"/>
            <w:rPrChange w:id="2352" w:author="Microsoft Office User" w:date="2023-07-10T07:16:00Z">
              <w:rPr>
                <w:rFonts w:ascii="Cambria" w:eastAsia="Cambria" w:hAnsi="Cambria" w:cs="Cambria"/>
              </w:rPr>
            </w:rPrChange>
          </w:rPr>
          <w:delText>=0.033, r</w:delText>
        </w:r>
        <w:r w:rsidRPr="00883F17" w:rsidDel="00997206">
          <w:rPr>
            <w:rFonts w:asciiTheme="minorHAnsi" w:eastAsia="Cambria" w:hAnsiTheme="minorHAnsi" w:cs="Cambria"/>
            <w:vertAlign w:val="superscript"/>
            <w:rPrChange w:id="2353" w:author="Microsoft Office User" w:date="2023-07-10T07:16:00Z">
              <w:rPr>
                <w:rFonts w:ascii="Cambria" w:eastAsia="Cambria" w:hAnsi="Cambria" w:cs="Cambria"/>
                <w:vertAlign w:val="superscript"/>
              </w:rPr>
            </w:rPrChange>
          </w:rPr>
          <w:delText>2</w:delText>
        </w:r>
        <w:r w:rsidRPr="00883F17" w:rsidDel="00997206">
          <w:rPr>
            <w:rFonts w:asciiTheme="minorHAnsi" w:eastAsia="Cambria" w:hAnsiTheme="minorHAnsi" w:cs="Cambria"/>
            <w:rPrChange w:id="2354" w:author="Microsoft Office User" w:date="2023-07-10T07:16:00Z">
              <w:rPr>
                <w:rFonts w:ascii="Cambria" w:eastAsia="Cambria" w:hAnsi="Cambria" w:cs="Cambria"/>
              </w:rPr>
            </w:rPrChange>
          </w:rPr>
          <w:delText xml:space="preserve">=0.41, </w:delText>
        </w:r>
        <w:r w:rsidRPr="00883F17" w:rsidDel="00997206">
          <w:rPr>
            <w:rFonts w:asciiTheme="minorHAnsi" w:hAnsiTheme="minorHAnsi"/>
            <w:rPrChange w:id="2355" w:author="Microsoft Office User" w:date="2023-07-10T07:16:00Z">
              <w:rPr/>
            </w:rPrChange>
          </w:rPr>
          <w:delText>Fig. 7</w:delText>
        </w:r>
        <w:r w:rsidRPr="00883F17" w:rsidDel="00997206">
          <w:rPr>
            <w:rFonts w:asciiTheme="minorHAnsi" w:eastAsia="Cambria" w:hAnsiTheme="minorHAnsi" w:cs="Cambria"/>
            <w:rPrChange w:id="2356" w:author="Microsoft Office User" w:date="2023-07-10T07:16:00Z">
              <w:rPr>
                <w:rFonts w:ascii="Cambria" w:eastAsia="Cambria" w:hAnsi="Cambria" w:cs="Cambria"/>
              </w:rPr>
            </w:rPrChange>
          </w:rPr>
          <w:delText xml:space="preserve">). A </w:delText>
        </w:r>
        <w:r w:rsidRPr="00883F17" w:rsidDel="00997206">
          <w:rPr>
            <w:rFonts w:asciiTheme="minorHAnsi" w:hAnsiTheme="minorHAnsi"/>
            <w:rPrChange w:id="2357" w:author="Microsoft Office User" w:date="2023-07-10T07:16:00Z">
              <w:rPr/>
            </w:rPrChange>
          </w:rPr>
          <w:delText>f</w:delText>
        </w:r>
        <w:r w:rsidRPr="00883F17" w:rsidDel="00997206">
          <w:rPr>
            <w:rFonts w:asciiTheme="minorHAnsi" w:eastAsia="Cambria" w:hAnsiTheme="minorHAnsi" w:cs="Cambria"/>
            <w:rPrChange w:id="2358" w:author="Microsoft Office User" w:date="2023-07-10T07:16:00Z">
              <w:rPr>
                <w:rFonts w:ascii="Cambria" w:eastAsia="Cambria" w:hAnsi="Cambria" w:cs="Cambria"/>
              </w:rPr>
            </w:rPrChange>
          </w:rPr>
          <w:delText xml:space="preserve">ew individuals consumed a small proportion of NSC, which </w:delText>
        </w:r>
        <w:r w:rsidRPr="00883F17" w:rsidDel="00997206">
          <w:rPr>
            <w:rFonts w:asciiTheme="minorHAnsi" w:hAnsiTheme="minorHAnsi"/>
            <w:rPrChange w:id="2359" w:author="Microsoft Office User" w:date="2023-07-10T07:16:00Z">
              <w:rPr/>
            </w:rPrChange>
          </w:rPr>
          <w:delText>had a positive effect on growth</w:delText>
        </w:r>
        <w:r w:rsidRPr="00883F17" w:rsidDel="00997206">
          <w:rPr>
            <w:rFonts w:asciiTheme="minorHAnsi" w:eastAsia="Cambria" w:hAnsiTheme="minorHAnsi" w:cs="Cambria"/>
            <w:rPrChange w:id="2360" w:author="Microsoft Office User" w:date="2023-07-10T07:16:00Z">
              <w:rPr>
                <w:rFonts w:ascii="Cambria" w:eastAsia="Cambria" w:hAnsi="Cambria" w:cs="Cambria"/>
              </w:rPr>
            </w:rPrChange>
          </w:rPr>
          <w:delText xml:space="preserve"> during the upcoming wet season (</w:delText>
        </w:r>
        <w:r w:rsidRPr="00883F17" w:rsidDel="00997206">
          <w:rPr>
            <w:rFonts w:asciiTheme="minorHAnsi" w:hAnsiTheme="minorHAnsi"/>
            <w:rPrChange w:id="2361" w:author="Microsoft Office User" w:date="2023-07-10T07:16:00Z">
              <w:rPr/>
            </w:rPrChange>
          </w:rPr>
          <w:delText>Fig. 7</w:delText>
        </w:r>
        <w:r w:rsidRPr="00883F17" w:rsidDel="00997206">
          <w:rPr>
            <w:rFonts w:asciiTheme="minorHAnsi" w:eastAsia="Cambria" w:hAnsiTheme="minorHAnsi" w:cs="Cambria"/>
            <w:rPrChange w:id="2362" w:author="Microsoft Office User" w:date="2023-07-10T07:16:00Z">
              <w:rPr>
                <w:rFonts w:ascii="Cambria" w:eastAsia="Cambria" w:hAnsi="Cambria" w:cs="Cambria"/>
              </w:rPr>
            </w:rPrChange>
          </w:rPr>
          <w:delText>). For this species, most of the trees consumed their reserves during the wet season, but it did not correlate with growth.</w:delText>
        </w:r>
      </w:del>
    </w:p>
    <w:p w14:paraId="78C785A2" w14:textId="7957399F" w:rsidR="00925F8D" w:rsidRPr="00883F17" w:rsidRDefault="00997206">
      <w:pPr>
        <w:pBdr>
          <w:top w:val="nil"/>
          <w:left w:val="nil"/>
          <w:bottom w:val="nil"/>
          <w:right w:val="nil"/>
          <w:between w:val="nil"/>
        </w:pBdr>
        <w:spacing w:before="180" w:after="180" w:line="480" w:lineRule="auto"/>
        <w:ind w:right="-261"/>
        <w:rPr>
          <w:rFonts w:asciiTheme="minorHAnsi" w:eastAsia="Cambria" w:hAnsiTheme="minorHAnsi" w:cs="Cambria"/>
          <w:lang w:val="en-US"/>
          <w:rPrChange w:id="2363" w:author="Microsoft Office User" w:date="2023-07-10T07:16:00Z">
            <w:rPr/>
          </w:rPrChange>
        </w:rPr>
      </w:pPr>
      <w:del w:id="2364" w:author="Microsoft Office User" w:date="2023-07-09T00:24:00Z">
        <w:r w:rsidRPr="00883F17" w:rsidDel="005231CA">
          <w:rPr>
            <w:rFonts w:asciiTheme="minorHAnsi" w:eastAsia="Cambria" w:hAnsiTheme="minorHAnsi" w:cs="Cambria"/>
            <w:rPrChange w:id="2365" w:author="Microsoft Office User" w:date="2023-07-10T07:16:00Z">
              <w:rPr>
                <w:rFonts w:ascii="Cambria" w:eastAsia="Cambria" w:hAnsi="Cambria" w:cs="Cambria"/>
              </w:rPr>
            </w:rPrChange>
          </w:rPr>
          <w:delText xml:space="preserve">Most of the </w:delText>
        </w:r>
        <w:r w:rsidRPr="00883F17" w:rsidDel="005231CA">
          <w:rPr>
            <w:rFonts w:asciiTheme="minorHAnsi" w:eastAsia="Cambria" w:hAnsiTheme="minorHAnsi" w:cs="Cambria"/>
            <w:i/>
            <w:rPrChange w:id="2366" w:author="Microsoft Office User" w:date="2023-07-10T07:16:00Z">
              <w:rPr>
                <w:rFonts w:ascii="Cambria" w:eastAsia="Cambria" w:hAnsi="Cambria" w:cs="Cambria"/>
                <w:i/>
              </w:rPr>
            </w:rPrChange>
          </w:rPr>
          <w:delText>S. guianensis</w:delText>
        </w:r>
        <w:r w:rsidRPr="00883F17" w:rsidDel="005231CA">
          <w:rPr>
            <w:rFonts w:asciiTheme="minorHAnsi" w:eastAsia="Cambria" w:hAnsiTheme="minorHAnsi" w:cs="Cambria"/>
            <w:rPrChange w:id="2367" w:author="Microsoft Office User" w:date="2023-07-10T07:16:00Z">
              <w:rPr>
                <w:rFonts w:ascii="Cambria" w:eastAsia="Cambria" w:hAnsi="Cambria" w:cs="Cambria"/>
              </w:rPr>
            </w:rPrChange>
          </w:rPr>
          <w:delText xml:space="preserve"> trees </w:delText>
        </w:r>
      </w:del>
      <w:del w:id="2368" w:author="Microsoft Office User" w:date="2023-05-16T15:37:00Z">
        <w:r w:rsidRPr="00883F17" w:rsidDel="00C50110">
          <w:rPr>
            <w:rFonts w:asciiTheme="minorHAnsi" w:eastAsia="Cambria" w:hAnsiTheme="minorHAnsi" w:cs="Cambria"/>
            <w:rPrChange w:id="2369" w:author="Microsoft Office User" w:date="2023-07-10T07:16:00Z">
              <w:rPr>
                <w:rFonts w:ascii="Cambria" w:eastAsia="Cambria" w:hAnsi="Cambria" w:cs="Cambria"/>
              </w:rPr>
            </w:rPrChange>
          </w:rPr>
          <w:delText xml:space="preserve">also </w:delText>
        </w:r>
      </w:del>
      <w:del w:id="2370" w:author="Microsoft Office User" w:date="2023-07-09T00:24:00Z">
        <w:r w:rsidRPr="00883F17" w:rsidDel="005231CA">
          <w:rPr>
            <w:rFonts w:asciiTheme="minorHAnsi" w:eastAsia="Cambria" w:hAnsiTheme="minorHAnsi" w:cs="Cambria"/>
            <w:rPrChange w:id="2371" w:author="Microsoft Office User" w:date="2023-07-10T07:16:00Z">
              <w:rPr>
                <w:rFonts w:ascii="Cambria" w:eastAsia="Cambria" w:hAnsi="Cambria" w:cs="Cambria"/>
              </w:rPr>
            </w:rPrChange>
          </w:rPr>
          <w:delText>accumulated starch during the</w:delText>
        </w:r>
        <w:r w:rsidRPr="00883F17" w:rsidDel="005231CA">
          <w:rPr>
            <w:rFonts w:asciiTheme="minorHAnsi" w:hAnsiTheme="minorHAnsi"/>
            <w:rPrChange w:id="2372" w:author="Microsoft Office User" w:date="2023-07-10T07:16:00Z">
              <w:rPr/>
            </w:rPrChange>
          </w:rPr>
          <w:delText xml:space="preserve"> transition months between dry and wet </w:delText>
        </w:r>
        <w:r w:rsidRPr="00883F17" w:rsidDel="005231CA">
          <w:rPr>
            <w:rFonts w:asciiTheme="minorHAnsi" w:eastAsia="Cambria" w:hAnsiTheme="minorHAnsi" w:cs="Cambria"/>
            <w:rPrChange w:id="2373" w:author="Microsoft Office User" w:date="2023-07-10T07:16:00Z">
              <w:rPr>
                <w:rFonts w:ascii="Cambria" w:eastAsia="Cambria" w:hAnsi="Cambria" w:cs="Cambria"/>
              </w:rPr>
            </w:rPrChange>
          </w:rPr>
          <w:delText xml:space="preserve">season, which also had a very marginal negative impact on the stem growth during the </w:delText>
        </w:r>
      </w:del>
      <w:del w:id="2374" w:author="Microsoft Office User" w:date="2023-06-27T16:45:00Z">
        <w:r w:rsidRPr="00883F17" w:rsidDel="00652FA3">
          <w:rPr>
            <w:rFonts w:asciiTheme="minorHAnsi" w:eastAsia="Cambria" w:hAnsiTheme="minorHAnsi" w:cs="Cambria"/>
            <w:rPrChange w:id="2375" w:author="Microsoft Office User" w:date="2023-07-10T07:16:00Z">
              <w:rPr>
                <w:rFonts w:ascii="Cambria" w:eastAsia="Cambria" w:hAnsi="Cambria" w:cs="Cambria"/>
              </w:rPr>
            </w:rPrChange>
          </w:rPr>
          <w:delText xml:space="preserve">upcoming </w:delText>
        </w:r>
      </w:del>
      <w:del w:id="2376" w:author="Microsoft Office User" w:date="2023-07-09T00:24:00Z">
        <w:r w:rsidRPr="00883F17" w:rsidDel="005231CA">
          <w:rPr>
            <w:rFonts w:asciiTheme="minorHAnsi" w:eastAsia="Cambria" w:hAnsiTheme="minorHAnsi" w:cs="Cambria"/>
            <w:rPrChange w:id="2377" w:author="Microsoft Office User" w:date="2023-07-10T07:16:00Z">
              <w:rPr>
                <w:rFonts w:ascii="Cambria" w:eastAsia="Cambria" w:hAnsi="Cambria" w:cs="Cambria"/>
              </w:rPr>
            </w:rPrChange>
          </w:rPr>
          <w:delText>wet season (</w:delText>
        </w:r>
        <w:r w:rsidRPr="00883F17" w:rsidDel="005231CA">
          <w:rPr>
            <w:rFonts w:asciiTheme="minorHAnsi" w:eastAsia="Cambria" w:hAnsiTheme="minorHAnsi" w:cs="Cambria"/>
            <w:i/>
            <w:rPrChange w:id="2378" w:author="Microsoft Office User" w:date="2023-07-10T07:16:00Z">
              <w:rPr>
                <w:rFonts w:ascii="Cambria" w:eastAsia="Cambria" w:hAnsi="Cambria" w:cs="Cambria"/>
                <w:i/>
              </w:rPr>
            </w:rPrChange>
          </w:rPr>
          <w:delText>p</w:delText>
        </w:r>
        <w:r w:rsidRPr="00883F17" w:rsidDel="005231CA">
          <w:rPr>
            <w:rFonts w:asciiTheme="minorHAnsi" w:eastAsia="Cambria" w:hAnsiTheme="minorHAnsi" w:cs="Cambria"/>
            <w:rPrChange w:id="2379" w:author="Microsoft Office User" w:date="2023-07-10T07:16:00Z">
              <w:rPr>
                <w:rFonts w:ascii="Cambria" w:eastAsia="Cambria" w:hAnsi="Cambria" w:cs="Cambria"/>
              </w:rPr>
            </w:rPrChange>
          </w:rPr>
          <w:delText>=0.10, r</w:delText>
        </w:r>
        <w:r w:rsidRPr="00883F17" w:rsidDel="005231CA">
          <w:rPr>
            <w:rFonts w:asciiTheme="minorHAnsi" w:eastAsia="Cambria" w:hAnsiTheme="minorHAnsi" w:cs="Cambria"/>
            <w:vertAlign w:val="superscript"/>
            <w:rPrChange w:id="2380" w:author="Microsoft Office User" w:date="2023-07-10T07:16:00Z">
              <w:rPr>
                <w:rFonts w:ascii="Cambria" w:eastAsia="Cambria" w:hAnsi="Cambria" w:cs="Cambria"/>
                <w:vertAlign w:val="superscript"/>
              </w:rPr>
            </w:rPrChange>
          </w:rPr>
          <w:delText>2</w:delText>
        </w:r>
        <w:r w:rsidRPr="00883F17" w:rsidDel="005231CA">
          <w:rPr>
            <w:rFonts w:asciiTheme="minorHAnsi" w:eastAsia="Cambria" w:hAnsiTheme="minorHAnsi" w:cs="Cambria"/>
            <w:rPrChange w:id="2381" w:author="Microsoft Office User" w:date="2023-07-10T07:16:00Z">
              <w:rPr>
                <w:rFonts w:ascii="Cambria" w:eastAsia="Cambria" w:hAnsi="Cambria" w:cs="Cambria"/>
              </w:rPr>
            </w:rPrChange>
          </w:rPr>
          <w:delText xml:space="preserve">=0.38, </w:delText>
        </w:r>
        <w:r w:rsidRPr="00883F17" w:rsidDel="005231CA">
          <w:rPr>
            <w:rFonts w:asciiTheme="minorHAnsi" w:hAnsiTheme="minorHAnsi"/>
            <w:rPrChange w:id="2382" w:author="Microsoft Office User" w:date="2023-07-10T07:16:00Z">
              <w:rPr/>
            </w:rPrChange>
          </w:rPr>
          <w:delText>Fig. 7</w:delText>
        </w:r>
        <w:r w:rsidRPr="00883F17" w:rsidDel="005231CA">
          <w:rPr>
            <w:rFonts w:asciiTheme="minorHAnsi" w:eastAsia="Cambria" w:hAnsiTheme="minorHAnsi" w:cs="Cambria"/>
            <w:rPrChange w:id="2383" w:author="Microsoft Office User" w:date="2023-07-10T07:16:00Z">
              <w:rPr>
                <w:rFonts w:ascii="Cambria" w:eastAsia="Cambria" w:hAnsi="Cambria" w:cs="Cambria"/>
              </w:rPr>
            </w:rPrChange>
          </w:rPr>
          <w:delText xml:space="preserve">). For this species, it </w:delText>
        </w:r>
        <w:r w:rsidRPr="00883F17" w:rsidDel="005231CA">
          <w:rPr>
            <w:rFonts w:asciiTheme="minorHAnsi" w:hAnsiTheme="minorHAnsi"/>
            <w:rPrChange w:id="2384" w:author="Microsoft Office User" w:date="2023-07-10T07:16:00Z">
              <w:rPr/>
            </w:rPrChange>
          </w:rPr>
          <w:delText>was</w:delText>
        </w:r>
        <w:r w:rsidRPr="00883F17" w:rsidDel="005231CA">
          <w:rPr>
            <w:rFonts w:asciiTheme="minorHAnsi" w:eastAsia="Cambria" w:hAnsiTheme="minorHAnsi" w:cs="Cambria"/>
            <w:rPrChange w:id="2385" w:author="Microsoft Office User" w:date="2023-07-10T07:16:00Z">
              <w:rPr>
                <w:rFonts w:ascii="Cambria" w:eastAsia="Cambria" w:hAnsi="Cambria" w:cs="Cambria"/>
              </w:rPr>
            </w:rPrChange>
          </w:rPr>
          <w:delText xml:space="preserve"> not clear when trees consumed more starch. During the peak of the wet season</w:delText>
        </w:r>
      </w:del>
      <w:del w:id="2386" w:author="Microsoft Office User" w:date="2023-05-16T15:40:00Z">
        <w:r w:rsidRPr="00883F17" w:rsidDel="00C50110">
          <w:rPr>
            <w:rFonts w:asciiTheme="minorHAnsi" w:eastAsia="Cambria" w:hAnsiTheme="minorHAnsi" w:cs="Cambria"/>
            <w:rPrChange w:id="2387" w:author="Microsoft Office User" w:date="2023-07-10T07:16:00Z">
              <w:rPr>
                <w:rFonts w:ascii="Cambria" w:eastAsia="Cambria" w:hAnsi="Cambria" w:cs="Cambria"/>
              </w:rPr>
            </w:rPrChange>
          </w:rPr>
          <w:delText xml:space="preserve"> for instance,</w:delText>
        </w:r>
      </w:del>
      <w:del w:id="2388" w:author="Microsoft Office User" w:date="2023-05-16T15:39:00Z">
        <w:r w:rsidRPr="00883F17" w:rsidDel="00C50110">
          <w:rPr>
            <w:rFonts w:asciiTheme="minorHAnsi" w:eastAsia="Cambria" w:hAnsiTheme="minorHAnsi" w:cs="Cambria"/>
            <w:rPrChange w:id="2389" w:author="Microsoft Office User" w:date="2023-07-10T07:16:00Z">
              <w:rPr>
                <w:rFonts w:ascii="Cambria" w:eastAsia="Cambria" w:hAnsi="Cambria" w:cs="Cambria"/>
              </w:rPr>
            </w:rPrChange>
          </w:rPr>
          <w:delText xml:space="preserve"> </w:delText>
        </w:r>
      </w:del>
      <w:del w:id="2390" w:author="Microsoft Office User" w:date="2023-05-16T15:40:00Z">
        <w:r w:rsidRPr="00883F17" w:rsidDel="00C50110">
          <w:rPr>
            <w:rFonts w:asciiTheme="minorHAnsi" w:eastAsia="Cambria" w:hAnsiTheme="minorHAnsi" w:cs="Cambria"/>
            <w:rPrChange w:id="2391" w:author="Microsoft Office User" w:date="2023-07-10T07:16:00Z">
              <w:rPr>
                <w:rFonts w:ascii="Cambria" w:eastAsia="Cambria" w:hAnsi="Cambria" w:cs="Cambria"/>
              </w:rPr>
            </w:rPrChange>
          </w:rPr>
          <w:delText>about half of sampled individuals consumed starch while half of them accumulated it, but it was also not related with stem growth.</w:delText>
        </w:r>
      </w:del>
    </w:p>
    <w:p w14:paraId="195EA10C" w14:textId="3383E615" w:rsidR="00925F8D" w:rsidRDefault="00000000">
      <w:pPr>
        <w:pBdr>
          <w:top w:val="nil"/>
          <w:left w:val="nil"/>
          <w:bottom w:val="nil"/>
          <w:right w:val="nil"/>
          <w:between w:val="nil"/>
        </w:pBdr>
        <w:spacing w:before="180" w:after="180" w:line="480" w:lineRule="auto"/>
        <w:ind w:right="-261"/>
        <w:rPr>
          <w:ins w:id="2392" w:author="Microsoft Office User" w:date="2023-07-10T07:28:00Z"/>
          <w:rFonts w:asciiTheme="minorHAnsi" w:eastAsia="Cambria" w:hAnsiTheme="minorHAnsi" w:cs="Cambria"/>
        </w:rPr>
      </w:pPr>
      <w:r w:rsidRPr="00883F17">
        <w:rPr>
          <w:rFonts w:asciiTheme="minorHAnsi" w:hAnsiTheme="minorHAnsi"/>
          <w:rPrChange w:id="2393" w:author="Microsoft Office User" w:date="2023-07-10T07:16:00Z">
            <w:rPr/>
          </w:rPrChange>
        </w:rPr>
        <w:t xml:space="preserve">We observed </w:t>
      </w:r>
      <w:r w:rsidRPr="00883F17">
        <w:rPr>
          <w:rFonts w:asciiTheme="minorHAnsi" w:eastAsia="Cambria" w:hAnsiTheme="minorHAnsi" w:cs="Cambria"/>
          <w:rPrChange w:id="2394" w:author="Microsoft Office User" w:date="2023-07-10T07:16:00Z">
            <w:rPr>
              <w:rFonts w:ascii="Cambria" w:eastAsia="Cambria" w:hAnsi="Cambria" w:cs="Cambria"/>
            </w:rPr>
          </w:rPrChange>
        </w:rPr>
        <w:t xml:space="preserve">that </w:t>
      </w:r>
      <w:r w:rsidRPr="00883F17">
        <w:rPr>
          <w:rFonts w:asciiTheme="minorHAnsi" w:hAnsiTheme="minorHAnsi"/>
          <w:rPrChange w:id="2395" w:author="Microsoft Office User" w:date="2023-07-10T07:16:00Z">
            <w:rPr/>
          </w:rPrChange>
        </w:rPr>
        <w:t>s</w:t>
      </w:r>
      <w:r w:rsidRPr="00883F17">
        <w:rPr>
          <w:rFonts w:asciiTheme="minorHAnsi" w:eastAsia="Cambria" w:hAnsiTheme="minorHAnsi" w:cs="Cambria"/>
          <w:rPrChange w:id="2396" w:author="Microsoft Office User" w:date="2023-07-10T07:16:00Z">
            <w:rPr>
              <w:rFonts w:ascii="Cambria" w:eastAsia="Cambria" w:hAnsi="Cambria" w:cs="Cambria"/>
            </w:rPr>
          </w:rPrChange>
        </w:rPr>
        <w:t xml:space="preserve">tarch mass </w:t>
      </w:r>
      <w:ins w:id="2397" w:author="Microsoft Office User" w:date="2023-06-27T16:46:00Z">
        <w:r w:rsidR="00652FA3" w:rsidRPr="00883F17">
          <w:rPr>
            <w:rFonts w:asciiTheme="minorHAnsi" w:hAnsiTheme="minorHAnsi"/>
            <w:lang w:val="en-US"/>
            <w:rPrChange w:id="2398" w:author="Microsoft Office User" w:date="2023-07-10T07:16:00Z">
              <w:rPr>
                <w:lang w:val="en-US"/>
              </w:rPr>
            </w:rPrChange>
          </w:rPr>
          <w:t>from the whole tree core was</w:t>
        </w:r>
      </w:ins>
      <w:del w:id="2399" w:author="Microsoft Office User" w:date="2023-06-27T16:46:00Z">
        <w:r w:rsidRPr="00883F17" w:rsidDel="00652FA3">
          <w:rPr>
            <w:rFonts w:asciiTheme="minorHAnsi" w:hAnsiTheme="minorHAnsi"/>
            <w:rPrChange w:id="2400" w:author="Microsoft Office User" w:date="2023-07-10T07:16:00Z">
              <w:rPr/>
            </w:rPrChange>
          </w:rPr>
          <w:delText>was</w:delText>
        </w:r>
      </w:del>
      <w:r w:rsidRPr="00883F17">
        <w:rPr>
          <w:rFonts w:asciiTheme="minorHAnsi" w:eastAsia="Cambria" w:hAnsiTheme="minorHAnsi" w:cs="Cambria"/>
          <w:rPrChange w:id="2401" w:author="Microsoft Office User" w:date="2023-07-10T07:16:00Z">
            <w:rPr>
              <w:rFonts w:ascii="Cambria" w:eastAsia="Cambria" w:hAnsi="Cambria" w:cs="Cambria"/>
            </w:rPr>
          </w:rPrChange>
        </w:rPr>
        <w:t xml:space="preserve"> related </w:t>
      </w:r>
      <w:r w:rsidRPr="00883F17">
        <w:rPr>
          <w:rFonts w:asciiTheme="minorHAnsi" w:hAnsiTheme="minorHAnsi"/>
          <w:rPrChange w:id="2402" w:author="Microsoft Office User" w:date="2023-07-10T07:16:00Z">
            <w:rPr/>
          </w:rPrChange>
        </w:rPr>
        <w:t>to</w:t>
      </w:r>
      <w:r w:rsidRPr="00883F17">
        <w:rPr>
          <w:rFonts w:asciiTheme="minorHAnsi" w:eastAsia="Cambria" w:hAnsiTheme="minorHAnsi" w:cs="Cambria"/>
          <w:rPrChange w:id="2403" w:author="Microsoft Office User" w:date="2023-07-10T07:16:00Z">
            <w:rPr>
              <w:rFonts w:ascii="Cambria" w:eastAsia="Cambria" w:hAnsi="Cambria" w:cs="Cambria"/>
            </w:rPr>
          </w:rPrChange>
        </w:rPr>
        <w:t xml:space="preserve"> annual stem growth,</w:t>
      </w:r>
      <w:r w:rsidRPr="00883F17">
        <w:rPr>
          <w:rFonts w:asciiTheme="minorHAnsi" w:hAnsiTheme="minorHAnsi"/>
          <w:rPrChange w:id="2404" w:author="Microsoft Office User" w:date="2023-07-10T07:16:00Z">
            <w:rPr/>
          </w:rPrChange>
        </w:rPr>
        <w:t xml:space="preserve"> but there were differences between storage strategies. </w:t>
      </w:r>
      <w:r w:rsidR="00A868CD" w:rsidRPr="00883F17">
        <w:rPr>
          <w:rFonts w:asciiTheme="minorHAnsi" w:hAnsiTheme="minorHAnsi"/>
          <w:lang w:val="en-US"/>
          <w:rPrChange w:id="2405" w:author="Microsoft Office User" w:date="2023-07-10T07:16:00Z">
            <w:rPr>
              <w:lang w:val="en-US"/>
            </w:rPr>
          </w:rPrChange>
        </w:rPr>
        <w:t>The</w:t>
      </w:r>
      <w:r w:rsidRPr="00883F17">
        <w:rPr>
          <w:rFonts w:asciiTheme="minorHAnsi" w:hAnsiTheme="minorHAnsi"/>
          <w:rPrChange w:id="2406" w:author="Microsoft Office User" w:date="2023-07-10T07:16:00Z">
            <w:rPr/>
          </w:rPrChange>
        </w:rPr>
        <w:t xml:space="preserve"> </w:t>
      </w:r>
      <w:r w:rsidRPr="00883F17">
        <w:rPr>
          <w:rFonts w:asciiTheme="minorHAnsi" w:eastAsia="Cambria" w:hAnsiTheme="minorHAnsi" w:cs="Cambria"/>
          <w:rPrChange w:id="2407" w:author="Microsoft Office User" w:date="2023-07-10T07:16:00Z">
            <w:rPr>
              <w:rFonts w:ascii="Cambria" w:eastAsia="Cambria" w:hAnsi="Cambria" w:cs="Cambria"/>
            </w:rPr>
          </w:rPrChange>
        </w:rPr>
        <w:t xml:space="preserve">storage-growth trade-off </w:t>
      </w:r>
      <w:ins w:id="2408" w:author="Microsoft Office User" w:date="2023-07-09T00:28:00Z">
        <w:r w:rsidR="004D0632" w:rsidRPr="00883F17">
          <w:rPr>
            <w:rFonts w:asciiTheme="minorHAnsi" w:eastAsia="Cambria" w:hAnsiTheme="minorHAnsi" w:cs="Cambria"/>
            <w:lang w:val="en-US"/>
            <w:rPrChange w:id="2409" w:author="Microsoft Office User" w:date="2023-07-10T07:16:00Z">
              <w:rPr>
                <w:rFonts w:ascii="Cambria" w:eastAsia="Cambria" w:hAnsi="Cambria" w:cs="Cambria"/>
                <w:lang w:val="en-US"/>
              </w:rPr>
            </w:rPrChange>
          </w:rPr>
          <w:t xml:space="preserve">trend </w:t>
        </w:r>
      </w:ins>
      <w:r w:rsidR="00A868CD" w:rsidRPr="00883F17">
        <w:rPr>
          <w:rFonts w:asciiTheme="minorHAnsi" w:eastAsia="Cambria" w:hAnsiTheme="minorHAnsi" w:cs="Cambria"/>
          <w:lang w:val="en-US"/>
          <w:rPrChange w:id="2410" w:author="Microsoft Office User" w:date="2023-07-10T07:16:00Z">
            <w:rPr>
              <w:rFonts w:ascii="Cambria" w:eastAsia="Cambria" w:hAnsi="Cambria" w:cs="Cambria"/>
              <w:lang w:val="en-US"/>
            </w:rPr>
          </w:rPrChange>
        </w:rPr>
        <w:t>was</w:t>
      </w:r>
      <w:r w:rsidRPr="00883F17">
        <w:rPr>
          <w:rFonts w:asciiTheme="minorHAnsi" w:eastAsia="Cambria" w:hAnsiTheme="minorHAnsi" w:cs="Cambria"/>
          <w:rPrChange w:id="2411" w:author="Microsoft Office User" w:date="2023-07-10T07:16:00Z">
            <w:rPr>
              <w:rFonts w:ascii="Cambria" w:eastAsia="Cambria" w:hAnsi="Cambria" w:cs="Cambria"/>
            </w:rPr>
          </w:rPrChange>
        </w:rPr>
        <w:t xml:space="preserve"> </w:t>
      </w:r>
      <w:r w:rsidR="00A868CD" w:rsidRPr="00883F17">
        <w:rPr>
          <w:rFonts w:asciiTheme="minorHAnsi" w:eastAsia="Cambria" w:hAnsiTheme="minorHAnsi" w:cs="Cambria"/>
          <w:lang w:val="en-US"/>
          <w:rPrChange w:id="2412" w:author="Microsoft Office User" w:date="2023-07-10T07:16:00Z">
            <w:rPr>
              <w:rFonts w:ascii="Cambria" w:eastAsia="Cambria" w:hAnsi="Cambria" w:cs="Cambria"/>
              <w:lang w:val="en-US"/>
            </w:rPr>
          </w:rPrChange>
        </w:rPr>
        <w:t xml:space="preserve">still </w:t>
      </w:r>
      <w:r w:rsidRPr="00883F17">
        <w:rPr>
          <w:rFonts w:asciiTheme="minorHAnsi" w:hAnsiTheme="minorHAnsi"/>
          <w:rPrChange w:id="2413" w:author="Microsoft Office User" w:date="2023-07-10T07:16:00Z">
            <w:rPr/>
          </w:rPrChange>
        </w:rPr>
        <w:t xml:space="preserve">distinguishable </w:t>
      </w:r>
      <w:r w:rsidRPr="00883F17">
        <w:rPr>
          <w:rFonts w:asciiTheme="minorHAnsi" w:eastAsia="Cambria" w:hAnsiTheme="minorHAnsi" w:cs="Cambria"/>
          <w:rPrChange w:id="2414" w:author="Microsoft Office User" w:date="2023-07-10T07:16:00Z">
            <w:rPr>
              <w:rFonts w:ascii="Cambria" w:eastAsia="Cambria" w:hAnsi="Cambria" w:cs="Cambria"/>
            </w:rPr>
          </w:rPrChange>
        </w:rPr>
        <w:t xml:space="preserve">for the fiber-storing species </w:t>
      </w:r>
      <w:r w:rsidRPr="00883F17">
        <w:rPr>
          <w:rFonts w:asciiTheme="minorHAnsi" w:eastAsia="Cambria" w:hAnsiTheme="minorHAnsi" w:cs="Cambria"/>
          <w:i/>
          <w:rPrChange w:id="2415" w:author="Microsoft Office User" w:date="2023-07-10T07:16:00Z">
            <w:rPr>
              <w:rFonts w:ascii="Cambria" w:eastAsia="Cambria" w:hAnsi="Cambria" w:cs="Cambria"/>
              <w:i/>
            </w:rPr>
          </w:rPrChange>
        </w:rPr>
        <w:t>D. microcarpa</w:t>
      </w:r>
      <w:r w:rsidRPr="00883F17">
        <w:rPr>
          <w:rFonts w:asciiTheme="minorHAnsi" w:eastAsia="Cambria" w:hAnsiTheme="minorHAnsi" w:cs="Cambria"/>
          <w:rPrChange w:id="2416" w:author="Microsoft Office User" w:date="2023-07-10T07:16:00Z">
            <w:rPr>
              <w:rFonts w:ascii="Cambria" w:eastAsia="Cambria" w:hAnsi="Cambria" w:cs="Cambria"/>
            </w:rPr>
          </w:rPrChange>
        </w:rPr>
        <w:t>, which showed a</w:t>
      </w:r>
      <w:del w:id="2417" w:author="Microsoft Office User" w:date="2023-07-09T00:29:00Z">
        <w:r w:rsidRPr="00883F17" w:rsidDel="004D0632">
          <w:rPr>
            <w:rFonts w:asciiTheme="minorHAnsi" w:eastAsia="Cambria" w:hAnsiTheme="minorHAnsi" w:cs="Cambria"/>
            <w:rPrChange w:id="2418" w:author="Microsoft Office User" w:date="2023-07-10T07:16:00Z">
              <w:rPr>
                <w:rFonts w:ascii="Cambria" w:eastAsia="Cambria" w:hAnsi="Cambria" w:cs="Cambria"/>
              </w:rPr>
            </w:rPrChange>
          </w:rPr>
          <w:delText xml:space="preserve"> </w:delText>
        </w:r>
      </w:del>
      <w:ins w:id="2419" w:author="Microsoft Office User" w:date="2023-07-09T00:29:00Z">
        <w:r w:rsidR="004D0632" w:rsidRPr="00883F17">
          <w:rPr>
            <w:rFonts w:asciiTheme="minorHAnsi" w:eastAsia="Cambria" w:hAnsiTheme="minorHAnsi" w:cs="Cambria"/>
            <w:lang w:val="en-US"/>
            <w:rPrChange w:id="2420" w:author="Microsoft Office User" w:date="2023-07-10T07:16:00Z">
              <w:rPr>
                <w:rFonts w:ascii="Cambria" w:eastAsia="Cambria" w:hAnsi="Cambria" w:cs="Cambria"/>
                <w:lang w:val="en-US"/>
              </w:rPr>
            </w:rPrChange>
          </w:rPr>
          <w:t xml:space="preserve"> not significant</w:t>
        </w:r>
      </w:ins>
      <w:ins w:id="2421" w:author="Microsoft Office User" w:date="2023-05-16T16:00:00Z">
        <w:r w:rsidR="004475BE" w:rsidRPr="00883F17">
          <w:rPr>
            <w:rFonts w:asciiTheme="minorHAnsi" w:eastAsia="Cambria" w:hAnsiTheme="minorHAnsi" w:cs="Cambria"/>
            <w:lang w:val="en-US"/>
            <w:rPrChange w:id="2422" w:author="Microsoft Office User" w:date="2023-07-10T07:16:00Z">
              <w:rPr>
                <w:rFonts w:ascii="Cambria" w:eastAsia="Cambria" w:hAnsi="Cambria" w:cs="Cambria"/>
                <w:lang w:val="en-US"/>
              </w:rPr>
            </w:rPrChange>
          </w:rPr>
          <w:t xml:space="preserve"> </w:t>
        </w:r>
      </w:ins>
      <w:del w:id="2423" w:author="Microsoft Office User" w:date="2023-05-16T16:00:00Z">
        <w:r w:rsidRPr="00883F17" w:rsidDel="004475BE">
          <w:rPr>
            <w:rFonts w:asciiTheme="minorHAnsi" w:eastAsia="Cambria" w:hAnsiTheme="minorHAnsi" w:cs="Cambria"/>
            <w:rPrChange w:id="2424" w:author="Microsoft Office User" w:date="2023-07-10T07:16:00Z">
              <w:rPr>
                <w:rFonts w:ascii="Cambria" w:eastAsia="Cambria" w:hAnsi="Cambria" w:cs="Cambria"/>
              </w:rPr>
            </w:rPrChange>
          </w:rPr>
          <w:delText xml:space="preserve">marginal </w:delText>
        </w:r>
      </w:del>
      <w:r w:rsidRPr="00883F17">
        <w:rPr>
          <w:rFonts w:asciiTheme="minorHAnsi" w:eastAsia="Cambria" w:hAnsiTheme="minorHAnsi" w:cs="Cambria"/>
          <w:rPrChange w:id="2425" w:author="Microsoft Office User" w:date="2023-07-10T07:16:00Z">
            <w:rPr>
              <w:rFonts w:ascii="Cambria" w:eastAsia="Cambria" w:hAnsi="Cambria" w:cs="Cambria"/>
            </w:rPr>
          </w:rPrChange>
        </w:rPr>
        <w:t xml:space="preserve">negative relationship between the starch </w:t>
      </w:r>
      <w:r w:rsidRPr="00883F17">
        <w:rPr>
          <w:rFonts w:asciiTheme="minorHAnsi" w:hAnsiTheme="minorHAnsi"/>
          <w:rPrChange w:id="2426" w:author="Microsoft Office User" w:date="2023-07-10T07:16:00Z">
            <w:rPr/>
          </w:rPrChange>
        </w:rPr>
        <w:t>mass</w:t>
      </w:r>
      <w:r w:rsidRPr="00883F17">
        <w:rPr>
          <w:rFonts w:asciiTheme="minorHAnsi" w:eastAsia="Cambria" w:hAnsiTheme="minorHAnsi" w:cs="Cambria"/>
          <w:rPrChange w:id="2427" w:author="Microsoft Office User" w:date="2023-07-10T07:16:00Z">
            <w:rPr>
              <w:rFonts w:ascii="Cambria" w:eastAsia="Cambria" w:hAnsi="Cambria" w:cs="Cambria"/>
            </w:rPr>
          </w:rPrChange>
        </w:rPr>
        <w:t xml:space="preserve"> in February 2020 and the annual growth calculated from February 2019 to February 2020 (</w:t>
      </w:r>
      <w:r w:rsidRPr="00883F17">
        <w:rPr>
          <w:rFonts w:asciiTheme="minorHAnsi" w:eastAsia="Cambria" w:hAnsiTheme="minorHAnsi" w:cs="Cambria"/>
          <w:i/>
          <w:rPrChange w:id="2428" w:author="Microsoft Office User" w:date="2023-07-10T07:16:00Z">
            <w:rPr>
              <w:rFonts w:ascii="Cambria" w:eastAsia="Cambria" w:hAnsi="Cambria" w:cs="Cambria"/>
              <w:i/>
            </w:rPr>
          </w:rPrChange>
        </w:rPr>
        <w:t>p</w:t>
      </w:r>
      <w:r w:rsidRPr="00883F17">
        <w:rPr>
          <w:rFonts w:asciiTheme="minorHAnsi" w:eastAsia="Cambria" w:hAnsiTheme="minorHAnsi" w:cs="Cambria"/>
          <w:rPrChange w:id="2429" w:author="Microsoft Office User" w:date="2023-07-10T07:16:00Z">
            <w:rPr>
              <w:rFonts w:ascii="Cambria" w:eastAsia="Cambria" w:hAnsi="Cambria" w:cs="Cambria"/>
            </w:rPr>
          </w:rPrChange>
        </w:rPr>
        <w:t>=0.11, r</w:t>
      </w:r>
      <w:r w:rsidRPr="00883F17">
        <w:rPr>
          <w:rFonts w:asciiTheme="minorHAnsi" w:eastAsia="Cambria" w:hAnsiTheme="minorHAnsi" w:cs="Cambria"/>
          <w:vertAlign w:val="superscript"/>
          <w:rPrChange w:id="2430" w:author="Microsoft Office User" w:date="2023-07-10T07:16:00Z">
            <w:rPr>
              <w:rFonts w:ascii="Cambria" w:eastAsia="Cambria" w:hAnsi="Cambria" w:cs="Cambria"/>
              <w:vertAlign w:val="superscript"/>
            </w:rPr>
          </w:rPrChange>
        </w:rPr>
        <w:t>2</w:t>
      </w:r>
      <w:r w:rsidRPr="00883F17">
        <w:rPr>
          <w:rFonts w:asciiTheme="minorHAnsi" w:eastAsia="Cambria" w:hAnsiTheme="minorHAnsi" w:cs="Cambria"/>
          <w:rPrChange w:id="2431" w:author="Microsoft Office User" w:date="2023-07-10T07:16:00Z">
            <w:rPr>
              <w:rFonts w:ascii="Cambria" w:eastAsia="Cambria" w:hAnsi="Cambria" w:cs="Cambria"/>
            </w:rPr>
          </w:rPrChange>
        </w:rPr>
        <w:t xml:space="preserve">=0.31, Fig. </w:t>
      </w:r>
      <w:del w:id="2432" w:author="Microsoft Office User" w:date="2023-07-09T00:29:00Z">
        <w:r w:rsidRPr="00883F17" w:rsidDel="004D0632">
          <w:rPr>
            <w:rFonts w:asciiTheme="minorHAnsi" w:hAnsiTheme="minorHAnsi"/>
            <w:rPrChange w:id="2433" w:author="Microsoft Office User" w:date="2023-07-10T07:16:00Z">
              <w:rPr/>
            </w:rPrChange>
          </w:rPr>
          <w:delText>8</w:delText>
        </w:r>
      </w:del>
      <w:ins w:id="2434" w:author="Microsoft Office User" w:date="2023-07-09T00:29:00Z">
        <w:r w:rsidR="004D0632" w:rsidRPr="00883F17">
          <w:rPr>
            <w:rFonts w:asciiTheme="minorHAnsi" w:hAnsiTheme="minorHAnsi"/>
            <w:lang w:val="en-US"/>
            <w:rPrChange w:id="2435" w:author="Microsoft Office User" w:date="2023-07-10T07:16:00Z">
              <w:rPr>
                <w:lang w:val="en-US"/>
              </w:rPr>
            </w:rPrChange>
          </w:rPr>
          <w:t>S4</w:t>
        </w:r>
      </w:ins>
      <w:r w:rsidRPr="00883F17">
        <w:rPr>
          <w:rFonts w:asciiTheme="minorHAnsi" w:eastAsia="Cambria" w:hAnsiTheme="minorHAnsi" w:cs="Cambria"/>
          <w:rPrChange w:id="2436" w:author="Microsoft Office User" w:date="2023-07-10T07:16:00Z">
            <w:rPr>
              <w:rFonts w:ascii="Cambria" w:eastAsia="Cambria" w:hAnsi="Cambria" w:cs="Cambria"/>
            </w:rPr>
          </w:rPrChange>
        </w:rPr>
        <w:t xml:space="preserve">). </w:t>
      </w:r>
      <w:ins w:id="2437" w:author="Microsoft Office User" w:date="2023-06-28T15:02:00Z">
        <w:r w:rsidR="00AE15AA" w:rsidRPr="00883F17">
          <w:rPr>
            <w:rFonts w:asciiTheme="minorHAnsi" w:eastAsia="Cambria" w:hAnsiTheme="minorHAnsi" w:cs="Cambria"/>
            <w:lang w:val="en-US"/>
            <w:rPrChange w:id="2438" w:author="Microsoft Office User" w:date="2023-07-10T07:16:00Z">
              <w:rPr>
                <w:rFonts w:ascii="Cambria" w:eastAsia="Cambria" w:hAnsi="Cambria" w:cs="Cambria"/>
                <w:lang w:val="en-US"/>
              </w:rPr>
            </w:rPrChange>
          </w:rPr>
          <w:t xml:space="preserve">There is more statistical support </w:t>
        </w:r>
      </w:ins>
      <w:ins w:id="2439" w:author="Microsoft Office User" w:date="2023-06-28T15:03:00Z">
        <w:r w:rsidR="00AE15AA" w:rsidRPr="00883F17">
          <w:rPr>
            <w:rFonts w:asciiTheme="minorHAnsi" w:eastAsia="Cambria" w:hAnsiTheme="minorHAnsi" w:cs="Cambria"/>
            <w:lang w:val="en-US"/>
            <w:rPrChange w:id="2440" w:author="Microsoft Office User" w:date="2023-07-10T07:16:00Z">
              <w:rPr>
                <w:rFonts w:ascii="Cambria" w:eastAsia="Cambria" w:hAnsi="Cambria" w:cs="Cambria"/>
                <w:lang w:val="en-US"/>
              </w:rPr>
            </w:rPrChange>
          </w:rPr>
          <w:t xml:space="preserve">for a significant relationship </w:t>
        </w:r>
      </w:ins>
      <w:del w:id="2441" w:author="Microsoft Office User" w:date="2023-06-28T15:03:00Z">
        <w:r w:rsidRPr="00883F17" w:rsidDel="00AE15AA">
          <w:rPr>
            <w:rFonts w:asciiTheme="minorHAnsi" w:eastAsia="Cambria" w:hAnsiTheme="minorHAnsi" w:cs="Cambria"/>
            <w:rPrChange w:id="2442" w:author="Microsoft Office User" w:date="2023-07-10T07:16:00Z">
              <w:rPr>
                <w:rFonts w:ascii="Cambria" w:eastAsia="Cambria" w:hAnsi="Cambria" w:cs="Cambria"/>
              </w:rPr>
            </w:rPrChange>
          </w:rPr>
          <w:delText xml:space="preserve">This trade-off </w:delText>
        </w:r>
        <w:r w:rsidRPr="00883F17" w:rsidDel="00AE15AA">
          <w:rPr>
            <w:rFonts w:asciiTheme="minorHAnsi" w:hAnsiTheme="minorHAnsi"/>
            <w:rPrChange w:id="2443" w:author="Microsoft Office User" w:date="2023-07-10T07:16:00Z">
              <w:rPr/>
            </w:rPrChange>
          </w:rPr>
          <w:delText>is</w:delText>
        </w:r>
        <w:r w:rsidRPr="00883F17" w:rsidDel="00AE15AA">
          <w:rPr>
            <w:rFonts w:asciiTheme="minorHAnsi" w:eastAsia="Cambria" w:hAnsiTheme="minorHAnsi" w:cs="Cambria"/>
            <w:rPrChange w:id="2444" w:author="Microsoft Office User" w:date="2023-07-10T07:16:00Z">
              <w:rPr>
                <w:rFonts w:ascii="Cambria" w:eastAsia="Cambria" w:hAnsi="Cambria" w:cs="Cambria"/>
              </w:rPr>
            </w:rPrChange>
          </w:rPr>
          <w:delText xml:space="preserve"> stronger</w:delText>
        </w:r>
      </w:del>
      <w:ins w:id="2445" w:author="Microsoft Office User" w:date="2023-05-16T16:00:00Z">
        <w:r w:rsidR="004475BE" w:rsidRPr="00883F17">
          <w:rPr>
            <w:rFonts w:asciiTheme="minorHAnsi" w:eastAsia="Cambria" w:hAnsiTheme="minorHAnsi" w:cs="Cambria"/>
            <w:lang w:val="en-US"/>
            <w:rPrChange w:id="2446" w:author="Microsoft Office User" w:date="2023-07-10T07:16:00Z">
              <w:rPr>
                <w:rFonts w:ascii="Cambria" w:eastAsia="Cambria" w:hAnsi="Cambria" w:cs="Cambria"/>
                <w:lang w:val="en-US"/>
              </w:rPr>
            </w:rPrChange>
          </w:rPr>
          <w:t xml:space="preserve">but </w:t>
        </w:r>
      </w:ins>
      <w:ins w:id="2447" w:author="Microsoft Office User" w:date="2023-07-10T07:27:00Z">
        <w:r w:rsidR="00AF67B4">
          <w:rPr>
            <w:rFonts w:asciiTheme="minorHAnsi" w:eastAsia="Cambria" w:hAnsiTheme="minorHAnsi" w:cs="Cambria"/>
            <w:lang w:val="en-US"/>
          </w:rPr>
          <w:t xml:space="preserve">it is </w:t>
        </w:r>
      </w:ins>
      <w:ins w:id="2448" w:author="Microsoft Office User" w:date="2023-05-16T16:00:00Z">
        <w:r w:rsidR="004475BE" w:rsidRPr="00883F17">
          <w:rPr>
            <w:rFonts w:asciiTheme="minorHAnsi" w:eastAsia="Cambria" w:hAnsiTheme="minorHAnsi" w:cs="Cambria"/>
            <w:lang w:val="en-US"/>
            <w:rPrChange w:id="2449" w:author="Microsoft Office User" w:date="2023-07-10T07:16:00Z">
              <w:rPr>
                <w:rFonts w:ascii="Cambria" w:eastAsia="Cambria" w:hAnsi="Cambria" w:cs="Cambria"/>
                <w:lang w:val="en-US"/>
              </w:rPr>
            </w:rPrChange>
          </w:rPr>
          <w:t>still</w:t>
        </w:r>
      </w:ins>
      <w:ins w:id="2450" w:author="Microsoft Office User" w:date="2023-06-28T15:03:00Z">
        <w:r w:rsidR="00AE15AA" w:rsidRPr="00883F17">
          <w:rPr>
            <w:rFonts w:asciiTheme="minorHAnsi" w:eastAsia="Cambria" w:hAnsiTheme="minorHAnsi" w:cs="Cambria"/>
            <w:lang w:val="en-US"/>
            <w:rPrChange w:id="2451" w:author="Microsoft Office User" w:date="2023-07-10T07:16:00Z">
              <w:rPr>
                <w:rFonts w:ascii="Cambria" w:eastAsia="Cambria" w:hAnsi="Cambria" w:cs="Cambria"/>
                <w:lang w:val="en-US"/>
              </w:rPr>
            </w:rPrChange>
          </w:rPr>
          <w:t xml:space="preserve"> very</w:t>
        </w:r>
      </w:ins>
      <w:ins w:id="2452" w:author="Microsoft Office User" w:date="2023-05-16T16:00:00Z">
        <w:r w:rsidR="004475BE" w:rsidRPr="00883F17">
          <w:rPr>
            <w:rFonts w:asciiTheme="minorHAnsi" w:eastAsia="Cambria" w:hAnsiTheme="minorHAnsi" w:cs="Cambria"/>
            <w:lang w:val="en-US"/>
            <w:rPrChange w:id="2453" w:author="Microsoft Office User" w:date="2023-07-10T07:16:00Z">
              <w:rPr>
                <w:rFonts w:ascii="Cambria" w:eastAsia="Cambria" w:hAnsi="Cambria" w:cs="Cambria"/>
                <w:lang w:val="en-US"/>
              </w:rPr>
            </w:rPrChange>
          </w:rPr>
          <w:t xml:space="preserve"> marginal</w:t>
        </w:r>
      </w:ins>
      <w:r w:rsidRPr="00883F17">
        <w:rPr>
          <w:rFonts w:asciiTheme="minorHAnsi" w:eastAsia="Cambria" w:hAnsiTheme="minorHAnsi" w:cs="Cambria"/>
          <w:rPrChange w:id="2454" w:author="Microsoft Office User" w:date="2023-07-10T07:16:00Z">
            <w:rPr>
              <w:rFonts w:ascii="Cambria" w:eastAsia="Cambria" w:hAnsi="Cambria" w:cs="Cambria"/>
            </w:rPr>
          </w:rPrChange>
        </w:rPr>
        <w:t xml:space="preserve"> (</w:t>
      </w:r>
      <w:r w:rsidRPr="00883F17">
        <w:rPr>
          <w:rFonts w:asciiTheme="minorHAnsi" w:hAnsiTheme="minorHAnsi"/>
          <w:i/>
          <w:rPrChange w:id="2455" w:author="Microsoft Office User" w:date="2023-07-10T07:16:00Z">
            <w:rPr>
              <w:i/>
            </w:rPr>
          </w:rPrChange>
        </w:rPr>
        <w:t>p</w:t>
      </w:r>
      <w:r w:rsidRPr="00883F17">
        <w:rPr>
          <w:rFonts w:asciiTheme="minorHAnsi" w:hAnsiTheme="minorHAnsi"/>
          <w:rPrChange w:id="2456" w:author="Microsoft Office User" w:date="2023-07-10T07:16:00Z">
            <w:rPr/>
          </w:rPrChange>
        </w:rPr>
        <w:t>=0.08, r</w:t>
      </w:r>
      <w:r w:rsidRPr="00883F17">
        <w:rPr>
          <w:rFonts w:asciiTheme="minorHAnsi" w:hAnsiTheme="minorHAnsi"/>
          <w:vertAlign w:val="superscript"/>
          <w:rPrChange w:id="2457" w:author="Microsoft Office User" w:date="2023-07-10T07:16:00Z">
            <w:rPr>
              <w:vertAlign w:val="superscript"/>
            </w:rPr>
          </w:rPrChange>
        </w:rPr>
        <w:t>2</w:t>
      </w:r>
      <w:r w:rsidRPr="00883F17">
        <w:rPr>
          <w:rFonts w:asciiTheme="minorHAnsi" w:hAnsiTheme="minorHAnsi"/>
          <w:rPrChange w:id="2458" w:author="Microsoft Office User" w:date="2023-07-10T07:16:00Z">
            <w:rPr/>
          </w:rPrChange>
        </w:rPr>
        <w:t>=0.30</w:t>
      </w:r>
      <w:r w:rsidRPr="00883F17">
        <w:rPr>
          <w:rFonts w:asciiTheme="minorHAnsi" w:eastAsia="Cambria" w:hAnsiTheme="minorHAnsi" w:cs="Cambria"/>
          <w:rPrChange w:id="2459" w:author="Microsoft Office User" w:date="2023-07-10T07:16:00Z">
            <w:rPr>
              <w:rFonts w:ascii="Cambria" w:eastAsia="Cambria" w:hAnsi="Cambria" w:cs="Cambria"/>
            </w:rPr>
          </w:rPrChange>
        </w:rPr>
        <w:t xml:space="preserve">) if we </w:t>
      </w:r>
      <w:r w:rsidRPr="00883F17">
        <w:rPr>
          <w:rFonts w:asciiTheme="minorHAnsi" w:hAnsiTheme="minorHAnsi"/>
          <w:rPrChange w:id="2460" w:author="Microsoft Office User" w:date="2023-07-10T07:16:00Z">
            <w:rPr/>
          </w:rPrChange>
        </w:rPr>
        <w:t>consider only the mean growth during the growing season</w:t>
      </w:r>
      <w:r w:rsidRPr="00883F17">
        <w:rPr>
          <w:rFonts w:asciiTheme="minorHAnsi" w:eastAsia="Cambria" w:hAnsiTheme="minorHAnsi" w:cs="Cambria"/>
          <w:rPrChange w:id="2461" w:author="Microsoft Office User" w:date="2023-07-10T07:16:00Z">
            <w:rPr>
              <w:rFonts w:ascii="Cambria" w:eastAsia="Cambria" w:hAnsi="Cambria" w:cs="Cambria"/>
            </w:rPr>
          </w:rPrChange>
        </w:rPr>
        <w:t xml:space="preserve"> and compare it w</w:t>
      </w:r>
      <w:r w:rsidRPr="00883F17">
        <w:rPr>
          <w:rFonts w:asciiTheme="minorHAnsi" w:hAnsiTheme="minorHAnsi"/>
          <w:rPrChange w:id="2462" w:author="Microsoft Office User" w:date="2023-07-10T07:16:00Z">
            <w:rPr/>
          </w:rPrChange>
        </w:rPr>
        <w:t xml:space="preserve">ith </w:t>
      </w:r>
      <w:r w:rsidRPr="00883F17">
        <w:rPr>
          <w:rFonts w:asciiTheme="minorHAnsi" w:eastAsia="Cambria" w:hAnsiTheme="minorHAnsi" w:cs="Cambria"/>
          <w:rPrChange w:id="2463" w:author="Microsoft Office User" w:date="2023-07-10T07:16:00Z">
            <w:rPr>
              <w:rFonts w:ascii="Cambria" w:eastAsia="Cambria" w:hAnsi="Cambria" w:cs="Cambria"/>
            </w:rPr>
          </w:rPrChange>
        </w:rPr>
        <w:t xml:space="preserve">the starch </w:t>
      </w:r>
      <w:del w:id="2464" w:author="Microsoft Office User" w:date="2023-07-09T00:30:00Z">
        <w:r w:rsidRPr="00883F17" w:rsidDel="004D0632">
          <w:rPr>
            <w:rFonts w:asciiTheme="minorHAnsi" w:eastAsia="Cambria" w:hAnsiTheme="minorHAnsi" w:cs="Cambria"/>
            <w:rPrChange w:id="2465" w:author="Microsoft Office User" w:date="2023-07-10T07:16:00Z">
              <w:rPr>
                <w:rFonts w:ascii="Cambria" w:eastAsia="Cambria" w:hAnsi="Cambria" w:cs="Cambria"/>
              </w:rPr>
            </w:rPrChange>
          </w:rPr>
          <w:delText xml:space="preserve">content </w:delText>
        </w:r>
      </w:del>
      <w:ins w:id="2466" w:author="Microsoft Office User" w:date="2023-07-09T00:30:00Z">
        <w:r w:rsidR="004D0632" w:rsidRPr="00883F17">
          <w:rPr>
            <w:rFonts w:asciiTheme="minorHAnsi" w:eastAsia="Cambria" w:hAnsiTheme="minorHAnsi" w:cs="Cambria"/>
            <w:lang w:val="en-US"/>
            <w:rPrChange w:id="2467" w:author="Microsoft Office User" w:date="2023-07-10T07:16:00Z">
              <w:rPr>
                <w:rFonts w:ascii="Cambria" w:eastAsia="Cambria" w:hAnsi="Cambria" w:cs="Cambria"/>
                <w:lang w:val="en-US"/>
              </w:rPr>
            </w:rPrChange>
          </w:rPr>
          <w:t>mass</w:t>
        </w:r>
        <w:r w:rsidR="004D0632" w:rsidRPr="00883F17">
          <w:rPr>
            <w:rFonts w:asciiTheme="minorHAnsi" w:eastAsia="Cambria" w:hAnsiTheme="minorHAnsi" w:cs="Cambria"/>
            <w:rPrChange w:id="2468" w:author="Microsoft Office User" w:date="2023-07-10T07:16:00Z">
              <w:rPr>
                <w:rFonts w:ascii="Cambria" w:eastAsia="Cambria" w:hAnsi="Cambria" w:cs="Cambria"/>
              </w:rPr>
            </w:rPrChange>
          </w:rPr>
          <w:t xml:space="preserve"> </w:t>
        </w:r>
        <w:r w:rsidR="004D0632" w:rsidRPr="00883F17">
          <w:rPr>
            <w:rFonts w:asciiTheme="minorHAnsi" w:eastAsia="Cambria" w:hAnsiTheme="minorHAnsi" w:cs="Cambria"/>
            <w:lang w:val="en-US"/>
            <w:rPrChange w:id="2469" w:author="Microsoft Office User" w:date="2023-07-10T07:16:00Z">
              <w:rPr>
                <w:rFonts w:ascii="Cambria" w:eastAsia="Cambria" w:hAnsi="Cambria" w:cs="Cambria"/>
                <w:lang w:val="en-US"/>
              </w:rPr>
            </w:rPrChange>
          </w:rPr>
          <w:t xml:space="preserve">measured </w:t>
        </w:r>
      </w:ins>
      <w:r w:rsidRPr="00883F17">
        <w:rPr>
          <w:rFonts w:asciiTheme="minorHAnsi" w:hAnsiTheme="minorHAnsi"/>
          <w:rPrChange w:id="2470" w:author="Microsoft Office User" w:date="2023-07-10T07:16:00Z">
            <w:rPr/>
          </w:rPrChange>
        </w:rPr>
        <w:t>in</w:t>
      </w:r>
      <w:r w:rsidRPr="00883F17">
        <w:rPr>
          <w:rFonts w:asciiTheme="minorHAnsi" w:eastAsia="Cambria" w:hAnsiTheme="minorHAnsi" w:cs="Cambria"/>
          <w:rPrChange w:id="2471" w:author="Microsoft Office User" w:date="2023-07-10T07:16:00Z">
            <w:rPr>
              <w:rFonts w:ascii="Cambria" w:eastAsia="Cambria" w:hAnsi="Cambria" w:cs="Cambria"/>
            </w:rPr>
          </w:rPrChange>
        </w:rPr>
        <w:t xml:space="preserve"> </w:t>
      </w:r>
      <w:r w:rsidRPr="00883F17">
        <w:rPr>
          <w:rFonts w:asciiTheme="minorHAnsi" w:hAnsiTheme="minorHAnsi"/>
          <w:rPrChange w:id="2472" w:author="Microsoft Office User" w:date="2023-07-10T07:16:00Z">
            <w:rPr/>
          </w:rPrChange>
        </w:rPr>
        <w:t>February.</w:t>
      </w:r>
      <w:r w:rsidRPr="00883F17">
        <w:rPr>
          <w:rFonts w:asciiTheme="minorHAnsi" w:eastAsia="Cambria" w:hAnsiTheme="minorHAnsi" w:cs="Cambria"/>
          <w:rPrChange w:id="2473" w:author="Microsoft Office User" w:date="2023-07-10T07:16:00Z">
            <w:rPr>
              <w:rFonts w:ascii="Cambria" w:eastAsia="Cambria" w:hAnsi="Cambria" w:cs="Cambria"/>
            </w:rPr>
          </w:rPrChange>
        </w:rPr>
        <w:t xml:space="preserve"> </w:t>
      </w:r>
      <w:del w:id="2474" w:author="Microsoft Office User" w:date="2023-05-16T16:02:00Z">
        <w:r w:rsidRPr="00883F17" w:rsidDel="004475BE">
          <w:rPr>
            <w:rFonts w:asciiTheme="minorHAnsi" w:eastAsia="Cambria" w:hAnsiTheme="minorHAnsi" w:cs="Cambria"/>
            <w:rPrChange w:id="2475" w:author="Microsoft Office User" w:date="2023-07-10T07:16:00Z">
              <w:rPr>
                <w:rFonts w:ascii="Cambria" w:eastAsia="Cambria" w:hAnsi="Cambria" w:cs="Cambria"/>
              </w:rPr>
            </w:rPrChange>
          </w:rPr>
          <w:delText xml:space="preserve">This means that trees that grew </w:delText>
        </w:r>
        <w:r w:rsidR="00A868CD" w:rsidRPr="00883F17" w:rsidDel="004475BE">
          <w:rPr>
            <w:rFonts w:asciiTheme="minorHAnsi" w:hAnsiTheme="minorHAnsi"/>
            <w:lang w:val="en-US"/>
            <w:rPrChange w:id="2476" w:author="Microsoft Office User" w:date="2023-07-10T07:16:00Z">
              <w:rPr>
                <w:lang w:val="en-US"/>
              </w:rPr>
            </w:rPrChange>
          </w:rPr>
          <w:delText>slower</w:delText>
        </w:r>
        <w:r w:rsidRPr="00883F17" w:rsidDel="004475BE">
          <w:rPr>
            <w:rFonts w:asciiTheme="minorHAnsi" w:eastAsia="Cambria" w:hAnsiTheme="minorHAnsi" w:cs="Cambria"/>
            <w:rPrChange w:id="2477" w:author="Microsoft Office User" w:date="2023-07-10T07:16:00Z">
              <w:rPr>
                <w:rFonts w:ascii="Cambria" w:eastAsia="Cambria" w:hAnsi="Cambria" w:cs="Cambria"/>
              </w:rPr>
            </w:rPrChange>
          </w:rPr>
          <w:delText xml:space="preserve"> during 2019 accumulated more starch, suggesting a higher priority for starch st</w:delText>
        </w:r>
        <w:r w:rsidRPr="00883F17" w:rsidDel="004475BE">
          <w:rPr>
            <w:rFonts w:asciiTheme="minorHAnsi" w:hAnsiTheme="minorHAnsi"/>
            <w:rPrChange w:id="2478" w:author="Microsoft Office User" w:date="2023-07-10T07:16:00Z">
              <w:rPr/>
            </w:rPrChange>
          </w:rPr>
          <w:delText>orage</w:delText>
        </w:r>
        <w:r w:rsidRPr="00883F17" w:rsidDel="004475BE">
          <w:rPr>
            <w:rFonts w:asciiTheme="minorHAnsi" w:eastAsia="Cambria" w:hAnsiTheme="minorHAnsi" w:cs="Cambria"/>
            <w:rPrChange w:id="2479" w:author="Microsoft Office User" w:date="2023-07-10T07:16:00Z">
              <w:rPr>
                <w:rFonts w:ascii="Cambria" w:eastAsia="Cambria" w:hAnsi="Cambria" w:cs="Cambria"/>
              </w:rPr>
            </w:rPrChange>
          </w:rPr>
          <w:delText xml:space="preserve"> in this fiber-storing species. </w:delText>
        </w:r>
      </w:del>
      <w:r w:rsidRPr="00883F17">
        <w:rPr>
          <w:rFonts w:asciiTheme="minorHAnsi" w:eastAsia="Cambria" w:hAnsiTheme="minorHAnsi" w:cs="Cambria"/>
          <w:rPrChange w:id="2480" w:author="Microsoft Office User" w:date="2023-07-10T07:16:00Z">
            <w:rPr>
              <w:rFonts w:ascii="Cambria" w:eastAsia="Cambria" w:hAnsi="Cambria" w:cs="Cambria"/>
            </w:rPr>
          </w:rPrChange>
        </w:rPr>
        <w:t xml:space="preserve">The </w:t>
      </w:r>
      <w:ins w:id="2481" w:author="Microsoft Office User" w:date="2023-07-09T00:31:00Z">
        <w:r w:rsidR="004D0632" w:rsidRPr="00883F17">
          <w:rPr>
            <w:rFonts w:asciiTheme="minorHAnsi" w:eastAsia="Cambria" w:hAnsiTheme="minorHAnsi" w:cs="Cambria"/>
            <w:lang w:val="en-US"/>
            <w:rPrChange w:id="2482" w:author="Microsoft Office User" w:date="2023-07-10T07:16:00Z">
              <w:rPr>
                <w:rFonts w:ascii="Cambria" w:eastAsia="Cambria" w:hAnsi="Cambria" w:cs="Cambria"/>
                <w:lang w:val="en-US"/>
              </w:rPr>
            </w:rPrChange>
          </w:rPr>
          <w:t>semi-deciduous/</w:t>
        </w:r>
      </w:ins>
      <w:r w:rsidRPr="00883F17">
        <w:rPr>
          <w:rFonts w:asciiTheme="minorHAnsi" w:hAnsiTheme="minorHAnsi"/>
          <w:rPrChange w:id="2483" w:author="Microsoft Office User" w:date="2023-07-10T07:16:00Z">
            <w:rPr/>
          </w:rPrChange>
        </w:rPr>
        <w:t>parenchyma-storing</w:t>
      </w:r>
      <w:r w:rsidRPr="00883F17">
        <w:rPr>
          <w:rFonts w:asciiTheme="minorHAnsi" w:eastAsia="Cambria" w:hAnsiTheme="minorHAnsi" w:cs="Cambria"/>
          <w:rPrChange w:id="2484" w:author="Microsoft Office User" w:date="2023-07-10T07:16:00Z">
            <w:rPr>
              <w:rFonts w:ascii="Cambria" w:eastAsia="Cambria" w:hAnsi="Cambria" w:cs="Cambria"/>
            </w:rPr>
          </w:rPrChange>
        </w:rPr>
        <w:t xml:space="preserve"> species</w:t>
      </w:r>
      <w:ins w:id="2485" w:author="Microsoft Office User" w:date="2023-07-09T00:31:00Z">
        <w:r w:rsidR="004D0632" w:rsidRPr="00883F17">
          <w:rPr>
            <w:rFonts w:asciiTheme="minorHAnsi" w:eastAsia="Cambria" w:hAnsiTheme="minorHAnsi" w:cs="Cambria"/>
            <w:lang w:val="en-US"/>
            <w:rPrChange w:id="2486" w:author="Microsoft Office User" w:date="2023-07-10T07:16:00Z">
              <w:rPr>
                <w:rFonts w:ascii="Cambria" w:eastAsia="Cambria" w:hAnsi="Cambria" w:cs="Cambria"/>
                <w:lang w:val="en-US"/>
              </w:rPr>
            </w:rPrChange>
          </w:rPr>
          <w:t xml:space="preserve"> (</w:t>
        </w:r>
        <w:r w:rsidR="004D0632" w:rsidRPr="00883F17">
          <w:rPr>
            <w:rFonts w:asciiTheme="minorHAnsi" w:eastAsia="Cambria" w:hAnsiTheme="minorHAnsi" w:cs="Cambria"/>
            <w:i/>
            <w:iCs/>
            <w:lang w:val="en-US"/>
            <w:rPrChange w:id="2487" w:author="Microsoft Office User" w:date="2023-07-10T07:16:00Z">
              <w:rPr>
                <w:rFonts w:ascii="Cambria" w:eastAsia="Cambria" w:hAnsi="Cambria" w:cs="Cambria"/>
                <w:i/>
                <w:iCs/>
                <w:lang w:val="en-US"/>
              </w:rPr>
            </w:rPrChange>
          </w:rPr>
          <w:t>S. guianensis</w:t>
        </w:r>
        <w:r w:rsidR="004D0632" w:rsidRPr="00883F17">
          <w:rPr>
            <w:rFonts w:asciiTheme="minorHAnsi" w:eastAsia="Cambria" w:hAnsiTheme="minorHAnsi" w:cs="Cambria"/>
            <w:lang w:val="en-US"/>
            <w:rPrChange w:id="2488" w:author="Microsoft Office User" w:date="2023-07-10T07:16:00Z">
              <w:rPr>
                <w:rFonts w:ascii="Cambria" w:eastAsia="Cambria" w:hAnsi="Cambria" w:cs="Cambria"/>
                <w:lang w:val="en-US"/>
              </w:rPr>
            </w:rPrChange>
          </w:rPr>
          <w:t>)</w:t>
        </w:r>
      </w:ins>
      <w:r w:rsidRPr="00883F17">
        <w:rPr>
          <w:rFonts w:asciiTheme="minorHAnsi" w:eastAsia="Cambria" w:hAnsiTheme="minorHAnsi" w:cs="Cambria"/>
          <w:rPrChange w:id="2489" w:author="Microsoft Office User" w:date="2023-07-10T07:16:00Z">
            <w:rPr>
              <w:rFonts w:ascii="Cambria" w:eastAsia="Cambria" w:hAnsi="Cambria" w:cs="Cambria"/>
            </w:rPr>
          </w:rPrChange>
        </w:rPr>
        <w:t xml:space="preserve"> showed positive correlation between annual growth and starch </w:t>
      </w:r>
      <w:del w:id="2490" w:author="Microsoft Office User" w:date="2023-07-09T00:31:00Z">
        <w:r w:rsidRPr="00883F17" w:rsidDel="004D0632">
          <w:rPr>
            <w:rFonts w:asciiTheme="minorHAnsi" w:eastAsia="Cambria" w:hAnsiTheme="minorHAnsi" w:cs="Cambria"/>
            <w:rPrChange w:id="2491" w:author="Microsoft Office User" w:date="2023-07-10T07:16:00Z">
              <w:rPr>
                <w:rFonts w:ascii="Cambria" w:eastAsia="Cambria" w:hAnsi="Cambria" w:cs="Cambria"/>
              </w:rPr>
            </w:rPrChange>
          </w:rPr>
          <w:delText xml:space="preserve">content </w:delText>
        </w:r>
      </w:del>
      <w:ins w:id="2492" w:author="Microsoft Office User" w:date="2023-07-09T00:31:00Z">
        <w:r w:rsidR="004D0632" w:rsidRPr="00883F17">
          <w:rPr>
            <w:rFonts w:asciiTheme="minorHAnsi" w:eastAsia="Cambria" w:hAnsiTheme="minorHAnsi" w:cs="Cambria"/>
            <w:lang w:val="en-US"/>
            <w:rPrChange w:id="2493" w:author="Microsoft Office User" w:date="2023-07-10T07:16:00Z">
              <w:rPr>
                <w:rFonts w:ascii="Cambria" w:eastAsia="Cambria" w:hAnsi="Cambria" w:cs="Cambria"/>
                <w:lang w:val="en-US"/>
              </w:rPr>
            </w:rPrChange>
          </w:rPr>
          <w:t>mass</w:t>
        </w:r>
        <w:r w:rsidR="004D0632" w:rsidRPr="00883F17">
          <w:rPr>
            <w:rFonts w:asciiTheme="minorHAnsi" w:eastAsia="Cambria" w:hAnsiTheme="minorHAnsi" w:cs="Cambria"/>
            <w:rPrChange w:id="2494" w:author="Microsoft Office User" w:date="2023-07-10T07:16:00Z">
              <w:rPr>
                <w:rFonts w:ascii="Cambria" w:eastAsia="Cambria" w:hAnsi="Cambria" w:cs="Cambria"/>
              </w:rPr>
            </w:rPrChange>
          </w:rPr>
          <w:t xml:space="preserve"> </w:t>
        </w:r>
      </w:ins>
      <w:r w:rsidRPr="00883F17">
        <w:rPr>
          <w:rFonts w:asciiTheme="minorHAnsi" w:eastAsia="Cambria" w:hAnsiTheme="minorHAnsi" w:cs="Cambria"/>
          <w:rPrChange w:id="2495" w:author="Microsoft Office User" w:date="2023-07-10T07:16:00Z">
            <w:rPr>
              <w:rFonts w:ascii="Cambria" w:eastAsia="Cambria" w:hAnsi="Cambria" w:cs="Cambria"/>
            </w:rPr>
          </w:rPrChange>
        </w:rPr>
        <w:t>during the dry season</w:t>
      </w:r>
      <w:ins w:id="2496" w:author="Microsoft Office User" w:date="2023-07-09T00:31:00Z">
        <w:r w:rsidR="004D0632" w:rsidRPr="00883F17">
          <w:rPr>
            <w:rFonts w:asciiTheme="minorHAnsi" w:eastAsia="Cambria" w:hAnsiTheme="minorHAnsi" w:cs="Cambria"/>
            <w:lang w:val="en-US"/>
            <w:rPrChange w:id="2497" w:author="Microsoft Office User" w:date="2023-07-10T07:16:00Z">
              <w:rPr>
                <w:rFonts w:ascii="Cambria" w:eastAsia="Cambria" w:hAnsi="Cambria" w:cs="Cambria"/>
                <w:lang w:val="en-US"/>
              </w:rPr>
            </w:rPrChange>
          </w:rPr>
          <w:t xml:space="preserve"> (</w:t>
        </w:r>
      </w:ins>
      <w:ins w:id="2498" w:author="Microsoft Office User" w:date="2023-07-09T00:32:00Z">
        <w:r w:rsidR="004D0632" w:rsidRPr="00883F17">
          <w:rPr>
            <w:rFonts w:asciiTheme="minorHAnsi" w:eastAsia="Cambria" w:hAnsiTheme="minorHAnsi" w:cs="Cambria"/>
            <w:lang w:val="en-US"/>
            <w:rPrChange w:id="2499" w:author="Microsoft Office User" w:date="2023-07-10T07:16:00Z">
              <w:rPr>
                <w:rFonts w:ascii="Cambria" w:eastAsia="Cambria" w:hAnsi="Cambria" w:cs="Cambria"/>
                <w:lang w:val="en-US"/>
              </w:rPr>
            </w:rPrChange>
          </w:rPr>
          <w:t xml:space="preserve">August 2019, </w:t>
        </w:r>
        <w:r w:rsidR="004D0632" w:rsidRPr="00883F17">
          <w:rPr>
            <w:rFonts w:asciiTheme="minorHAnsi" w:eastAsia="Cambria" w:hAnsiTheme="minorHAnsi" w:cs="Cambria"/>
            <w:i/>
            <w:iCs/>
            <w:lang w:val="en-US"/>
            <w:rPrChange w:id="2500" w:author="Microsoft Office User" w:date="2023-07-10T07:16:00Z">
              <w:rPr>
                <w:rFonts w:ascii="Cambria" w:eastAsia="Cambria" w:hAnsi="Cambria" w:cs="Cambria"/>
                <w:i/>
                <w:iCs/>
                <w:lang w:val="en-US"/>
              </w:rPr>
            </w:rPrChange>
          </w:rPr>
          <w:t xml:space="preserve">p=0.003, </w:t>
        </w:r>
        <w:r w:rsidR="004D0632" w:rsidRPr="00883F17">
          <w:rPr>
            <w:rFonts w:asciiTheme="minorHAnsi" w:eastAsia="Cambria" w:hAnsiTheme="minorHAnsi" w:cs="Cambria"/>
            <w:lang w:val="en-US"/>
            <w:rPrChange w:id="2501" w:author="Microsoft Office User" w:date="2023-07-10T07:16:00Z">
              <w:rPr>
                <w:rFonts w:ascii="Cambria" w:eastAsia="Cambria" w:hAnsi="Cambria" w:cs="Cambria"/>
                <w:lang w:val="en-US"/>
              </w:rPr>
            </w:rPrChange>
          </w:rPr>
          <w:t xml:space="preserve"> r</w:t>
        </w:r>
        <w:r w:rsidR="004D0632" w:rsidRPr="00883F17">
          <w:rPr>
            <w:rFonts w:asciiTheme="minorHAnsi" w:eastAsia="Cambria" w:hAnsiTheme="minorHAnsi" w:cs="Cambria"/>
            <w:vertAlign w:val="superscript"/>
            <w:lang w:val="en-US"/>
            <w:rPrChange w:id="2502" w:author="Microsoft Office User" w:date="2023-07-10T07:16:00Z">
              <w:rPr>
                <w:rFonts w:ascii="Cambria" w:eastAsia="Cambria" w:hAnsi="Cambria" w:cs="Cambria"/>
                <w:lang w:val="en-US"/>
              </w:rPr>
            </w:rPrChange>
          </w:rPr>
          <w:t>2</w:t>
        </w:r>
        <w:r w:rsidR="004D0632" w:rsidRPr="00883F17">
          <w:rPr>
            <w:rFonts w:asciiTheme="minorHAnsi" w:eastAsia="Cambria" w:hAnsiTheme="minorHAnsi" w:cs="Cambria"/>
            <w:lang w:val="en-US"/>
            <w:rPrChange w:id="2503" w:author="Microsoft Office User" w:date="2023-07-10T07:16:00Z">
              <w:rPr>
                <w:rFonts w:ascii="Cambria" w:eastAsia="Cambria" w:hAnsi="Cambria" w:cs="Cambria"/>
                <w:lang w:val="en-US"/>
              </w:rPr>
            </w:rPrChange>
          </w:rPr>
          <w:t>= 0.79,</w:t>
        </w:r>
      </w:ins>
      <w:ins w:id="2504" w:author="Microsoft Office User" w:date="2023-07-09T00:33:00Z">
        <w:r w:rsidR="004D0632" w:rsidRPr="00883F17">
          <w:rPr>
            <w:rFonts w:asciiTheme="minorHAnsi" w:eastAsia="Cambria" w:hAnsiTheme="minorHAnsi" w:cs="Cambria"/>
            <w:lang w:val="en-US"/>
            <w:rPrChange w:id="2505" w:author="Microsoft Office User" w:date="2023-07-10T07:16:00Z">
              <w:rPr>
                <w:rFonts w:ascii="Cambria" w:eastAsia="Cambria" w:hAnsi="Cambria" w:cs="Cambria"/>
                <w:lang w:val="en-US"/>
              </w:rPr>
            </w:rPrChange>
          </w:rPr>
          <w:t xml:space="preserve"> Fig. S4</w:t>
        </w:r>
      </w:ins>
      <w:ins w:id="2506" w:author="Microsoft Office User" w:date="2023-07-09T00:32:00Z">
        <w:r w:rsidR="004D0632" w:rsidRPr="00883F17">
          <w:rPr>
            <w:rFonts w:asciiTheme="minorHAnsi" w:eastAsia="Cambria" w:hAnsiTheme="minorHAnsi" w:cs="Cambria"/>
            <w:lang w:val="en-US"/>
            <w:rPrChange w:id="2507" w:author="Microsoft Office User" w:date="2023-07-10T07:16:00Z">
              <w:rPr>
                <w:rFonts w:ascii="Cambria" w:eastAsia="Cambria" w:hAnsi="Cambria" w:cs="Cambria"/>
                <w:lang w:val="en-US"/>
              </w:rPr>
            </w:rPrChange>
          </w:rPr>
          <w:t>)</w:t>
        </w:r>
      </w:ins>
      <w:ins w:id="2508" w:author="Microsoft Office User" w:date="2023-07-09T00:33:00Z">
        <w:r w:rsidR="004D0632" w:rsidRPr="00883F17">
          <w:rPr>
            <w:rFonts w:asciiTheme="minorHAnsi" w:eastAsia="Cambria" w:hAnsiTheme="minorHAnsi" w:cs="Cambria"/>
            <w:lang w:val="en-US"/>
            <w:rPrChange w:id="2509" w:author="Microsoft Office User" w:date="2023-07-10T07:16:00Z">
              <w:rPr>
                <w:rFonts w:ascii="Cambria" w:eastAsia="Cambria" w:hAnsi="Cambria" w:cs="Cambria"/>
                <w:lang w:val="en-US"/>
              </w:rPr>
            </w:rPrChange>
          </w:rPr>
          <w:t xml:space="preserve">, and </w:t>
        </w:r>
      </w:ins>
      <w:ins w:id="2510" w:author="Microsoft Office User" w:date="2023-07-09T00:34:00Z">
        <w:r w:rsidR="004D0632" w:rsidRPr="00883F17">
          <w:rPr>
            <w:rFonts w:asciiTheme="minorHAnsi" w:eastAsia="Cambria" w:hAnsiTheme="minorHAnsi" w:cs="Cambria"/>
            <w:lang w:val="en-US"/>
            <w:rPrChange w:id="2511" w:author="Microsoft Office User" w:date="2023-07-10T07:16:00Z">
              <w:rPr>
                <w:rFonts w:ascii="Cambria" w:eastAsia="Cambria" w:hAnsi="Cambria" w:cs="Cambria"/>
                <w:lang w:val="en-US"/>
              </w:rPr>
            </w:rPrChange>
          </w:rPr>
          <w:t>it also showed a positive correlation between annual growth and starch content in the wet season (Feb</w:t>
        </w:r>
      </w:ins>
      <w:ins w:id="2512" w:author="Microsoft Office User" w:date="2023-07-09T00:35:00Z">
        <w:r w:rsidR="004D0632" w:rsidRPr="00883F17">
          <w:rPr>
            <w:rFonts w:asciiTheme="minorHAnsi" w:eastAsia="Cambria" w:hAnsiTheme="minorHAnsi" w:cs="Cambria"/>
            <w:lang w:val="en-US"/>
            <w:rPrChange w:id="2513" w:author="Microsoft Office User" w:date="2023-07-10T07:16:00Z">
              <w:rPr>
                <w:rFonts w:ascii="Cambria" w:eastAsia="Cambria" w:hAnsi="Cambria" w:cs="Cambria"/>
                <w:lang w:val="en-US"/>
              </w:rPr>
            </w:rPrChange>
          </w:rPr>
          <w:t xml:space="preserve">ruary 2020, p=0.05, </w:t>
        </w:r>
        <w:r w:rsidR="004D0632" w:rsidRPr="00883F17">
          <w:rPr>
            <w:rFonts w:asciiTheme="minorHAnsi" w:eastAsia="Cambria" w:hAnsiTheme="minorHAnsi" w:cs="Cambria"/>
            <w:lang w:val="en-US"/>
            <w:rPrChange w:id="2514" w:author="Microsoft Office User" w:date="2023-07-10T07:16:00Z">
              <w:rPr>
                <w:rFonts w:ascii="Cambria" w:eastAsia="Cambria" w:hAnsi="Cambria" w:cs="Cambria"/>
                <w:lang w:val="en-US"/>
              </w:rPr>
            </w:rPrChange>
          </w:rPr>
          <w:lastRenderedPageBreak/>
          <w:t>r</w:t>
        </w:r>
        <w:r w:rsidR="004D0632" w:rsidRPr="00883F17">
          <w:rPr>
            <w:rFonts w:asciiTheme="minorHAnsi" w:eastAsia="Cambria" w:hAnsiTheme="minorHAnsi" w:cs="Cambria"/>
            <w:vertAlign w:val="superscript"/>
            <w:lang w:val="en-US"/>
            <w:rPrChange w:id="2515" w:author="Microsoft Office User" w:date="2023-07-10T07:16:00Z">
              <w:rPr>
                <w:rFonts w:ascii="Cambria" w:eastAsia="Cambria" w:hAnsi="Cambria" w:cs="Cambria"/>
                <w:lang w:val="en-US"/>
              </w:rPr>
            </w:rPrChange>
          </w:rPr>
          <w:t>2</w:t>
        </w:r>
        <w:r w:rsidR="004D0632" w:rsidRPr="00883F17">
          <w:rPr>
            <w:rFonts w:asciiTheme="minorHAnsi" w:eastAsia="Cambria" w:hAnsiTheme="minorHAnsi" w:cs="Cambria"/>
            <w:lang w:val="en-US"/>
            <w:rPrChange w:id="2516" w:author="Microsoft Office User" w:date="2023-07-10T07:16:00Z">
              <w:rPr>
                <w:rFonts w:ascii="Cambria" w:eastAsia="Cambria" w:hAnsi="Cambria" w:cs="Cambria"/>
                <w:lang w:val="en-US"/>
              </w:rPr>
            </w:rPrChange>
          </w:rPr>
          <w:t>=0.51, Fig. S4)</w:t>
        </w:r>
      </w:ins>
      <w:ins w:id="2517" w:author="Microsoft Office User" w:date="2023-07-09T00:33:00Z">
        <w:r w:rsidR="004D0632" w:rsidRPr="00883F17">
          <w:rPr>
            <w:rFonts w:asciiTheme="minorHAnsi" w:eastAsia="Cambria" w:hAnsiTheme="minorHAnsi" w:cs="Cambria"/>
            <w:lang w:val="en-US"/>
            <w:rPrChange w:id="2518" w:author="Microsoft Office User" w:date="2023-07-10T07:16:00Z">
              <w:rPr>
                <w:rFonts w:ascii="Cambria" w:eastAsia="Cambria" w:hAnsi="Cambria" w:cs="Cambria"/>
                <w:lang w:val="en-US"/>
              </w:rPr>
            </w:rPrChange>
          </w:rPr>
          <w:t xml:space="preserve">. </w:t>
        </w:r>
      </w:ins>
      <w:ins w:id="2519" w:author="Microsoft Office User" w:date="2023-07-09T00:35:00Z">
        <w:r w:rsidR="004D0632" w:rsidRPr="00883F17">
          <w:rPr>
            <w:rFonts w:asciiTheme="minorHAnsi" w:eastAsia="Cambria" w:hAnsiTheme="minorHAnsi" w:cs="Cambria"/>
            <w:lang w:val="en-US"/>
            <w:rPrChange w:id="2520" w:author="Microsoft Office User" w:date="2023-07-10T07:16:00Z">
              <w:rPr>
                <w:rFonts w:ascii="Cambria" w:eastAsia="Cambria" w:hAnsi="Cambria" w:cs="Cambria"/>
                <w:lang w:val="en-US"/>
              </w:rPr>
            </w:rPrChange>
          </w:rPr>
          <w:t>Ev</w:t>
        </w:r>
      </w:ins>
      <w:ins w:id="2521" w:author="Microsoft Office User" w:date="2023-07-09T00:36:00Z">
        <w:r w:rsidR="004D0632" w:rsidRPr="00883F17">
          <w:rPr>
            <w:rFonts w:asciiTheme="minorHAnsi" w:eastAsia="Cambria" w:hAnsiTheme="minorHAnsi" w:cs="Cambria"/>
            <w:lang w:val="en-US"/>
            <w:rPrChange w:id="2522" w:author="Microsoft Office User" w:date="2023-07-10T07:16:00Z">
              <w:rPr>
                <w:rFonts w:ascii="Cambria" w:eastAsia="Cambria" w:hAnsi="Cambria" w:cs="Cambria"/>
                <w:lang w:val="en-US"/>
              </w:rPr>
            </w:rPrChange>
          </w:rPr>
          <w:t>ergreen/parenchyma-storing species (</w:t>
        </w:r>
      </w:ins>
      <w:del w:id="2523" w:author="Microsoft Office User" w:date="2023-07-09T00:33:00Z">
        <w:r w:rsidRPr="00883F17" w:rsidDel="004D0632">
          <w:rPr>
            <w:rFonts w:asciiTheme="minorHAnsi" w:eastAsia="Cambria" w:hAnsiTheme="minorHAnsi" w:cs="Cambria"/>
            <w:rPrChange w:id="2524" w:author="Microsoft Office User" w:date="2023-07-10T07:16:00Z">
              <w:rPr>
                <w:rFonts w:ascii="Cambria" w:eastAsia="Cambria" w:hAnsi="Cambria" w:cs="Cambria"/>
              </w:rPr>
            </w:rPrChange>
          </w:rPr>
          <w:delText xml:space="preserve">. </w:delText>
        </w:r>
      </w:del>
      <w:del w:id="2525" w:author="Microsoft Office User" w:date="2023-07-09T00:35:00Z">
        <w:r w:rsidRPr="00883F17" w:rsidDel="004D0632">
          <w:rPr>
            <w:rFonts w:asciiTheme="minorHAnsi" w:eastAsia="Cambria" w:hAnsiTheme="minorHAnsi" w:cs="Cambria"/>
            <w:rPrChange w:id="2526" w:author="Microsoft Office User" w:date="2023-07-10T07:16:00Z">
              <w:rPr>
                <w:rFonts w:ascii="Cambria" w:eastAsia="Cambria" w:hAnsi="Cambria" w:cs="Cambria"/>
              </w:rPr>
            </w:rPrChange>
          </w:rPr>
          <w:delText xml:space="preserve">For instance, </w:delText>
        </w:r>
      </w:del>
      <w:r w:rsidRPr="00883F17">
        <w:rPr>
          <w:rFonts w:asciiTheme="minorHAnsi" w:eastAsia="Cambria" w:hAnsiTheme="minorHAnsi" w:cs="Cambria"/>
          <w:i/>
          <w:rPrChange w:id="2527" w:author="Microsoft Office User" w:date="2023-07-10T07:16:00Z">
            <w:rPr>
              <w:rFonts w:ascii="Cambria" w:eastAsia="Cambria" w:hAnsi="Cambria" w:cs="Cambria"/>
              <w:i/>
            </w:rPr>
          </w:rPrChange>
        </w:rPr>
        <w:t>O. leucoxylon</w:t>
      </w:r>
      <w:ins w:id="2528" w:author="Microsoft Office User" w:date="2023-07-09T00:36:00Z">
        <w:r w:rsidR="004D0632" w:rsidRPr="00883F17">
          <w:rPr>
            <w:rFonts w:asciiTheme="minorHAnsi" w:eastAsia="Cambria" w:hAnsiTheme="minorHAnsi" w:cs="Cambria"/>
            <w:iCs/>
            <w:lang w:val="en-US"/>
            <w:rPrChange w:id="2529" w:author="Microsoft Office User" w:date="2023-07-10T07:16:00Z">
              <w:rPr>
                <w:rFonts w:ascii="Cambria" w:eastAsia="Cambria" w:hAnsi="Cambria" w:cs="Cambria"/>
                <w:iCs/>
                <w:lang w:val="en-US"/>
              </w:rPr>
            </w:rPrChange>
          </w:rPr>
          <w:t>)</w:t>
        </w:r>
      </w:ins>
      <w:r w:rsidRPr="00883F17">
        <w:rPr>
          <w:rFonts w:asciiTheme="minorHAnsi" w:eastAsia="Cambria" w:hAnsiTheme="minorHAnsi" w:cs="Cambria"/>
          <w:rPrChange w:id="2530" w:author="Microsoft Office User" w:date="2023-07-10T07:16:00Z">
            <w:rPr>
              <w:rFonts w:ascii="Cambria" w:eastAsia="Cambria" w:hAnsi="Cambria" w:cs="Cambria"/>
            </w:rPr>
          </w:rPrChange>
        </w:rPr>
        <w:t xml:space="preserve"> showed a</w:t>
      </w:r>
      <w:ins w:id="2531" w:author="Microsoft Office User" w:date="2023-06-28T15:04:00Z">
        <w:r w:rsidR="00AE15AA" w:rsidRPr="00883F17">
          <w:rPr>
            <w:rFonts w:asciiTheme="minorHAnsi" w:eastAsia="Cambria" w:hAnsiTheme="minorHAnsi" w:cs="Cambria"/>
            <w:lang w:val="en-US"/>
            <w:rPrChange w:id="2532" w:author="Microsoft Office User" w:date="2023-07-10T07:16:00Z">
              <w:rPr>
                <w:rFonts w:ascii="Cambria" w:eastAsia="Cambria" w:hAnsi="Cambria" w:cs="Cambria"/>
                <w:lang w:val="en-US"/>
              </w:rPr>
            </w:rPrChange>
          </w:rPr>
          <w:t xml:space="preserve"> marginal</w:t>
        </w:r>
      </w:ins>
      <w:r w:rsidRPr="00883F17">
        <w:rPr>
          <w:rFonts w:asciiTheme="minorHAnsi" w:eastAsia="Cambria" w:hAnsiTheme="minorHAnsi" w:cs="Cambria"/>
          <w:rPrChange w:id="2533" w:author="Microsoft Office User" w:date="2023-07-10T07:16:00Z">
            <w:rPr>
              <w:rFonts w:ascii="Cambria" w:eastAsia="Cambria" w:hAnsi="Cambria" w:cs="Cambria"/>
            </w:rPr>
          </w:rPrChange>
        </w:rPr>
        <w:t xml:space="preserve"> positive relationship between starch content in May 2019 (</w:t>
      </w:r>
      <w:r w:rsidRPr="00883F17">
        <w:rPr>
          <w:rFonts w:asciiTheme="minorHAnsi" w:hAnsiTheme="minorHAnsi"/>
          <w:rPrChange w:id="2534" w:author="Microsoft Office User" w:date="2023-07-10T07:16:00Z">
            <w:rPr/>
          </w:rPrChange>
        </w:rPr>
        <w:t xml:space="preserve">transition </w:t>
      </w:r>
      <w:ins w:id="2535" w:author="Microsoft Office User" w:date="2023-05-16T16:02:00Z">
        <w:r w:rsidR="004475BE" w:rsidRPr="00883F17">
          <w:rPr>
            <w:rFonts w:asciiTheme="minorHAnsi" w:hAnsiTheme="minorHAnsi"/>
            <w:lang w:val="en-US"/>
            <w:rPrChange w:id="2536" w:author="Microsoft Office User" w:date="2023-07-10T07:16:00Z">
              <w:rPr>
                <w:lang w:val="en-US"/>
              </w:rPr>
            </w:rPrChange>
          </w:rPr>
          <w:t xml:space="preserve">months </w:t>
        </w:r>
      </w:ins>
      <w:del w:id="2537" w:author="Microsoft Office User" w:date="2023-05-16T16:02:00Z">
        <w:r w:rsidRPr="00883F17" w:rsidDel="004475BE">
          <w:rPr>
            <w:rFonts w:asciiTheme="minorHAnsi" w:hAnsiTheme="minorHAnsi"/>
            <w:rPrChange w:id="2538" w:author="Microsoft Office User" w:date="2023-07-10T07:16:00Z">
              <w:rPr/>
            </w:rPrChange>
          </w:rPr>
          <w:delText xml:space="preserve">time </w:delText>
        </w:r>
      </w:del>
      <w:r w:rsidRPr="00883F17">
        <w:rPr>
          <w:rFonts w:asciiTheme="minorHAnsi" w:hAnsiTheme="minorHAnsi"/>
          <w:rPrChange w:id="2539" w:author="Microsoft Office User" w:date="2023-07-10T07:16:00Z">
            <w:rPr/>
          </w:rPrChange>
        </w:rPr>
        <w:t>between the wet and the dry seasons</w:t>
      </w:r>
      <w:r w:rsidRPr="00883F17">
        <w:rPr>
          <w:rFonts w:asciiTheme="minorHAnsi" w:eastAsia="Cambria" w:hAnsiTheme="minorHAnsi" w:cs="Cambria"/>
          <w:rPrChange w:id="2540" w:author="Microsoft Office User" w:date="2023-07-10T07:16:00Z">
            <w:rPr>
              <w:rFonts w:ascii="Cambria" w:eastAsia="Cambria" w:hAnsi="Cambria" w:cs="Cambria"/>
            </w:rPr>
          </w:rPrChange>
        </w:rPr>
        <w:t>) and the annual stem growth (</w:t>
      </w:r>
      <w:r w:rsidRPr="00883F17">
        <w:rPr>
          <w:rFonts w:asciiTheme="minorHAnsi" w:eastAsia="Cambria" w:hAnsiTheme="minorHAnsi" w:cs="Cambria"/>
          <w:i/>
          <w:rPrChange w:id="2541" w:author="Microsoft Office User" w:date="2023-07-10T07:16:00Z">
            <w:rPr>
              <w:rFonts w:ascii="Cambria" w:eastAsia="Cambria" w:hAnsi="Cambria" w:cs="Cambria"/>
              <w:i/>
            </w:rPr>
          </w:rPrChange>
        </w:rPr>
        <w:t>p</w:t>
      </w:r>
      <w:r w:rsidRPr="00883F17">
        <w:rPr>
          <w:rFonts w:asciiTheme="minorHAnsi" w:hAnsiTheme="minorHAnsi"/>
          <w:rPrChange w:id="2542" w:author="Microsoft Office User" w:date="2023-07-10T07:16:00Z">
            <w:rPr/>
          </w:rPrChange>
        </w:rPr>
        <w:t>=0.088, r</w:t>
      </w:r>
      <w:r w:rsidRPr="00883F17">
        <w:rPr>
          <w:rFonts w:asciiTheme="minorHAnsi" w:hAnsiTheme="minorHAnsi"/>
          <w:vertAlign w:val="superscript"/>
          <w:rPrChange w:id="2543" w:author="Microsoft Office User" w:date="2023-07-10T07:16:00Z">
            <w:rPr>
              <w:vertAlign w:val="superscript"/>
            </w:rPr>
          </w:rPrChange>
        </w:rPr>
        <w:t>2</w:t>
      </w:r>
      <w:r w:rsidRPr="00883F17">
        <w:rPr>
          <w:rFonts w:asciiTheme="minorHAnsi" w:hAnsiTheme="minorHAnsi"/>
          <w:rPrChange w:id="2544" w:author="Microsoft Office User" w:date="2023-07-10T07:16:00Z">
            <w:rPr/>
          </w:rPrChange>
        </w:rPr>
        <w:t>=0.4</w:t>
      </w:r>
      <w:ins w:id="2545" w:author="Microsoft Office User" w:date="2023-07-09T00:37:00Z">
        <w:r w:rsidR="004D0632" w:rsidRPr="00883F17">
          <w:rPr>
            <w:rFonts w:asciiTheme="minorHAnsi" w:hAnsiTheme="minorHAnsi"/>
            <w:lang w:val="en-US"/>
            <w:rPrChange w:id="2546" w:author="Microsoft Office User" w:date="2023-07-10T07:16:00Z">
              <w:rPr>
                <w:lang w:val="en-US"/>
              </w:rPr>
            </w:rPrChange>
          </w:rPr>
          <w:t>, Fig. S4</w:t>
        </w:r>
      </w:ins>
      <w:del w:id="2547" w:author="Microsoft Office User" w:date="2023-07-09T00:36:00Z">
        <w:r w:rsidRPr="00883F17" w:rsidDel="004D0632">
          <w:rPr>
            <w:rFonts w:asciiTheme="minorHAnsi" w:eastAsia="Cambria" w:hAnsiTheme="minorHAnsi" w:cs="Cambria"/>
            <w:rPrChange w:id="2548" w:author="Microsoft Office User" w:date="2023-07-10T07:16:00Z">
              <w:rPr>
                <w:rFonts w:ascii="Cambria" w:eastAsia="Cambria" w:hAnsi="Cambria" w:cs="Cambria"/>
              </w:rPr>
            </w:rPrChange>
          </w:rPr>
          <w:delText xml:space="preserve">), while </w:delText>
        </w:r>
        <w:r w:rsidRPr="00883F17" w:rsidDel="004D0632">
          <w:rPr>
            <w:rFonts w:asciiTheme="minorHAnsi" w:eastAsia="Cambria" w:hAnsiTheme="minorHAnsi" w:cs="Cambria"/>
            <w:i/>
            <w:rPrChange w:id="2549" w:author="Microsoft Office User" w:date="2023-07-10T07:16:00Z">
              <w:rPr>
                <w:rFonts w:ascii="Cambria" w:eastAsia="Cambria" w:hAnsi="Cambria" w:cs="Cambria"/>
                <w:i/>
              </w:rPr>
            </w:rPrChange>
          </w:rPr>
          <w:delText>S. guianensis</w:delText>
        </w:r>
        <w:r w:rsidRPr="00883F17" w:rsidDel="004D0632">
          <w:rPr>
            <w:rFonts w:asciiTheme="minorHAnsi" w:eastAsia="Cambria" w:hAnsiTheme="minorHAnsi" w:cs="Cambria"/>
            <w:rPrChange w:id="2550" w:author="Microsoft Office User" w:date="2023-07-10T07:16:00Z">
              <w:rPr>
                <w:rFonts w:ascii="Cambria" w:eastAsia="Cambria" w:hAnsi="Cambria" w:cs="Cambria"/>
              </w:rPr>
            </w:rPrChange>
          </w:rPr>
          <w:delText xml:space="preserve"> showed it during August 2019 (</w:delText>
        </w:r>
        <w:r w:rsidRPr="00883F17" w:rsidDel="004D0632">
          <w:rPr>
            <w:rFonts w:asciiTheme="minorHAnsi" w:eastAsia="Cambria" w:hAnsiTheme="minorHAnsi" w:cs="Cambria"/>
            <w:i/>
            <w:rPrChange w:id="2551" w:author="Microsoft Office User" w:date="2023-07-10T07:16:00Z">
              <w:rPr>
                <w:rFonts w:ascii="Cambria" w:eastAsia="Cambria" w:hAnsi="Cambria" w:cs="Cambria"/>
                <w:i/>
              </w:rPr>
            </w:rPrChange>
          </w:rPr>
          <w:delText>p</w:delText>
        </w:r>
        <w:r w:rsidRPr="00883F17" w:rsidDel="004D0632">
          <w:rPr>
            <w:rFonts w:asciiTheme="minorHAnsi" w:hAnsiTheme="minorHAnsi"/>
            <w:rPrChange w:id="2552" w:author="Microsoft Office User" w:date="2023-07-10T07:16:00Z">
              <w:rPr/>
            </w:rPrChange>
          </w:rPr>
          <w:delText>=0.003, r</w:delText>
        </w:r>
        <w:r w:rsidRPr="00883F17" w:rsidDel="004D0632">
          <w:rPr>
            <w:rFonts w:asciiTheme="minorHAnsi" w:hAnsiTheme="minorHAnsi"/>
            <w:vertAlign w:val="superscript"/>
            <w:rPrChange w:id="2553" w:author="Microsoft Office User" w:date="2023-07-10T07:16:00Z">
              <w:rPr>
                <w:vertAlign w:val="superscript"/>
              </w:rPr>
            </w:rPrChange>
          </w:rPr>
          <w:delText>2</w:delText>
        </w:r>
        <w:r w:rsidRPr="00883F17" w:rsidDel="004D0632">
          <w:rPr>
            <w:rFonts w:asciiTheme="minorHAnsi" w:hAnsiTheme="minorHAnsi"/>
            <w:rPrChange w:id="2554" w:author="Microsoft Office User" w:date="2023-07-10T07:16:00Z">
              <w:rPr/>
            </w:rPrChange>
          </w:rPr>
          <w:delText>=0.76</w:delText>
        </w:r>
        <w:r w:rsidRPr="00883F17" w:rsidDel="004D0632">
          <w:rPr>
            <w:rFonts w:asciiTheme="minorHAnsi" w:eastAsia="Cambria" w:hAnsiTheme="minorHAnsi" w:cs="Cambria"/>
            <w:rPrChange w:id="2555" w:author="Microsoft Office User" w:date="2023-07-10T07:16:00Z">
              <w:rPr>
                <w:rFonts w:ascii="Cambria" w:eastAsia="Cambria" w:hAnsi="Cambria" w:cs="Cambria"/>
              </w:rPr>
            </w:rPrChange>
          </w:rPr>
          <w:delText xml:space="preserve">, </w:delText>
        </w:r>
        <w:r w:rsidRPr="00883F17" w:rsidDel="004D0632">
          <w:rPr>
            <w:rFonts w:asciiTheme="minorHAnsi" w:hAnsiTheme="minorHAnsi"/>
            <w:rPrChange w:id="2556" w:author="Microsoft Office User" w:date="2023-07-10T07:16:00Z">
              <w:rPr/>
            </w:rPrChange>
          </w:rPr>
          <w:delText>Fig. 8</w:delText>
        </w:r>
        <w:r w:rsidRPr="00883F17" w:rsidDel="004D0632">
          <w:rPr>
            <w:rFonts w:asciiTheme="minorHAnsi" w:eastAsia="Cambria" w:hAnsiTheme="minorHAnsi" w:cs="Cambria"/>
            <w:rPrChange w:id="2557" w:author="Microsoft Office User" w:date="2023-07-10T07:16:00Z">
              <w:rPr>
                <w:rFonts w:ascii="Cambria" w:eastAsia="Cambria" w:hAnsi="Cambria" w:cs="Cambria"/>
              </w:rPr>
            </w:rPrChange>
          </w:rPr>
          <w:delText>)</w:delText>
        </w:r>
      </w:del>
      <w:ins w:id="2558" w:author="Microsoft Office User" w:date="2023-07-09T00:37:00Z">
        <w:r w:rsidR="004D0632" w:rsidRPr="00883F17">
          <w:rPr>
            <w:rFonts w:asciiTheme="minorHAnsi" w:eastAsia="Cambria" w:hAnsiTheme="minorHAnsi" w:cs="Cambria"/>
            <w:lang w:val="en-US"/>
            <w:rPrChange w:id="2559" w:author="Microsoft Office User" w:date="2023-07-10T07:16:00Z">
              <w:rPr>
                <w:rFonts w:ascii="Cambria" w:eastAsia="Cambria" w:hAnsi="Cambria" w:cs="Cambria"/>
                <w:lang w:val="en-US"/>
              </w:rPr>
            </w:rPrChange>
          </w:rPr>
          <w:t>)</w:t>
        </w:r>
      </w:ins>
      <w:r w:rsidRPr="00883F17">
        <w:rPr>
          <w:rFonts w:asciiTheme="minorHAnsi" w:eastAsia="Cambria" w:hAnsiTheme="minorHAnsi" w:cs="Cambria"/>
          <w:rPrChange w:id="2560" w:author="Microsoft Office User" w:date="2023-07-10T07:16:00Z">
            <w:rPr>
              <w:rFonts w:ascii="Cambria" w:eastAsia="Cambria" w:hAnsi="Cambria" w:cs="Cambria"/>
            </w:rPr>
          </w:rPrChange>
        </w:rPr>
        <w:t>.</w:t>
      </w:r>
    </w:p>
    <w:p w14:paraId="4D1433AC" w14:textId="661E7351" w:rsidR="00AF67B4" w:rsidRPr="00883F17" w:rsidRDefault="00AF67B4">
      <w:pPr>
        <w:pBdr>
          <w:top w:val="nil"/>
          <w:left w:val="nil"/>
          <w:bottom w:val="nil"/>
          <w:right w:val="nil"/>
          <w:between w:val="nil"/>
        </w:pBdr>
        <w:spacing w:before="180" w:after="180" w:line="480" w:lineRule="auto"/>
        <w:ind w:right="-261"/>
        <w:rPr>
          <w:ins w:id="2561" w:author="Microsoft Office User" w:date="2023-06-22T11:34:00Z"/>
          <w:rFonts w:asciiTheme="minorHAnsi" w:eastAsia="Cambria" w:hAnsiTheme="minorHAnsi" w:cs="Cambria"/>
          <w:lang w:val="en-US"/>
          <w:rPrChange w:id="2562" w:author="Microsoft Office User" w:date="2023-07-10T07:16:00Z">
            <w:rPr>
              <w:ins w:id="2563" w:author="Microsoft Office User" w:date="2023-06-22T11:34:00Z"/>
              <w:rFonts w:ascii="Cambria" w:eastAsia="Cambria" w:hAnsi="Cambria" w:cs="Cambria"/>
            </w:rPr>
          </w:rPrChange>
        </w:rPr>
      </w:pPr>
      <w:ins w:id="2564" w:author="Microsoft Office User" w:date="2023-06-22T11:33:00Z">
        <w:r w:rsidRPr="00883F17">
          <w:rPr>
            <w:rFonts w:asciiTheme="minorHAnsi" w:hAnsiTheme="minorHAnsi"/>
            <w:noProof/>
            <w:rPrChange w:id="2565" w:author="Microsoft Office User" w:date="2023-07-10T07:16:00Z">
              <w:rPr>
                <w:noProof/>
              </w:rPr>
            </w:rPrChange>
          </w:rPr>
          <w:drawing>
            <wp:anchor distT="0" distB="0" distL="114300" distR="114300" simplePos="0" relativeHeight="251660288" behindDoc="0" locked="0" layoutInCell="1" allowOverlap="1" wp14:anchorId="42667473" wp14:editId="535A013E">
              <wp:simplePos x="0" y="0"/>
              <wp:positionH relativeFrom="margin">
                <wp:posOffset>13244</wp:posOffset>
              </wp:positionH>
              <wp:positionV relativeFrom="margin">
                <wp:posOffset>1516652</wp:posOffset>
              </wp:positionV>
              <wp:extent cx="3034665" cy="70751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4665" cy="7075170"/>
                      </a:xfrm>
                      <a:prstGeom prst="rect">
                        <a:avLst/>
                      </a:prstGeom>
                    </pic:spPr>
                  </pic:pic>
                </a:graphicData>
              </a:graphic>
              <wp14:sizeRelH relativeFrom="margin">
                <wp14:pctWidth>0</wp14:pctWidth>
              </wp14:sizeRelH>
              <wp14:sizeRelV relativeFrom="margin">
                <wp14:pctHeight>0</wp14:pctHeight>
              </wp14:sizeRelV>
            </wp:anchor>
          </w:drawing>
        </w:r>
      </w:ins>
    </w:p>
    <w:p w14:paraId="0FAA843B" w14:textId="70DEE1D4" w:rsidR="00BC6713" w:rsidRPr="00883F17" w:rsidDel="004D0632" w:rsidRDefault="00BC6713" w:rsidP="004F1C4D">
      <w:pPr>
        <w:pBdr>
          <w:top w:val="nil"/>
          <w:left w:val="nil"/>
          <w:bottom w:val="nil"/>
          <w:right w:val="nil"/>
          <w:between w:val="nil"/>
        </w:pBdr>
        <w:tabs>
          <w:tab w:val="left" w:pos="1544"/>
        </w:tabs>
        <w:spacing w:before="180" w:after="180" w:line="480" w:lineRule="auto"/>
        <w:ind w:right="-261"/>
        <w:rPr>
          <w:del w:id="2566" w:author="Microsoft Office User" w:date="2023-06-27T16:51:00Z"/>
          <w:rFonts w:asciiTheme="minorHAnsi" w:eastAsia="Cambria" w:hAnsiTheme="minorHAnsi" w:cs="Cambria"/>
          <w:rPrChange w:id="2567" w:author="Microsoft Office User" w:date="2023-07-10T07:16:00Z">
            <w:rPr>
              <w:del w:id="2568" w:author="Microsoft Office User" w:date="2023-06-27T16:51:00Z"/>
              <w:rFonts w:ascii="Cambria" w:eastAsia="Cambria" w:hAnsi="Cambria" w:cs="Cambria"/>
            </w:rPr>
          </w:rPrChange>
        </w:rPr>
      </w:pPr>
    </w:p>
    <w:p w14:paraId="5E551350" w14:textId="3CCAADC6" w:rsidR="00925F8D" w:rsidRPr="00883F17" w:rsidDel="004D0632" w:rsidRDefault="00805E4A" w:rsidP="004F1C4D">
      <w:pPr>
        <w:pBdr>
          <w:top w:val="nil"/>
          <w:left w:val="nil"/>
          <w:bottom w:val="nil"/>
          <w:right w:val="nil"/>
          <w:between w:val="nil"/>
        </w:pBdr>
        <w:tabs>
          <w:tab w:val="left" w:pos="1544"/>
        </w:tabs>
        <w:spacing w:before="180" w:after="180" w:line="480" w:lineRule="auto"/>
        <w:ind w:right="-261"/>
        <w:rPr>
          <w:del w:id="2569" w:author="Microsoft Office User" w:date="2023-07-09T00:38:00Z"/>
          <w:rFonts w:asciiTheme="minorHAnsi" w:hAnsiTheme="minorHAnsi"/>
          <w:b/>
          <w:bCs/>
          <w:color w:val="000000"/>
          <w:rPrChange w:id="2570" w:author="Microsoft Office User" w:date="2023-07-10T07:16:00Z">
            <w:rPr>
              <w:del w:id="2571" w:author="Microsoft Office User" w:date="2023-07-09T00:38:00Z"/>
            </w:rPr>
          </w:rPrChange>
        </w:rPr>
      </w:pPr>
      <w:del w:id="2572" w:author="Microsoft Office User" w:date="2023-06-22T11:32:00Z">
        <w:r w:rsidRPr="00883F17" w:rsidDel="00BC6713">
          <w:rPr>
            <w:rFonts w:asciiTheme="minorHAnsi" w:hAnsiTheme="minorHAnsi"/>
            <w:noProof/>
            <w:rPrChange w:id="2573" w:author="Microsoft Office User" w:date="2023-07-10T07:16:00Z">
              <w:rPr>
                <w:noProof/>
              </w:rPr>
            </w:rPrChange>
          </w:rPr>
          <w:drawing>
            <wp:anchor distT="0" distB="0" distL="114300" distR="114300" simplePos="0" relativeHeight="251658240" behindDoc="0" locked="0" layoutInCell="1" allowOverlap="1" wp14:anchorId="2C7F1ECC" wp14:editId="0B62CBD3">
              <wp:simplePos x="0" y="0"/>
              <wp:positionH relativeFrom="column">
                <wp:posOffset>-2654935</wp:posOffset>
              </wp:positionH>
              <wp:positionV relativeFrom="paragraph">
                <wp:posOffset>2654300</wp:posOffset>
              </wp:positionV>
              <wp:extent cx="8158480" cy="2851785"/>
              <wp:effectExtent l="0" t="953"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8158480" cy="2851785"/>
                      </a:xfrm>
                      <a:prstGeom prst="rect">
                        <a:avLst/>
                      </a:prstGeom>
                    </pic:spPr>
                  </pic:pic>
                </a:graphicData>
              </a:graphic>
              <wp14:sizeRelH relativeFrom="margin">
                <wp14:pctWidth>0</wp14:pctWidth>
              </wp14:sizeRelH>
              <wp14:sizeRelV relativeFrom="margin">
                <wp14:pctHeight>0</wp14:pctHeight>
              </wp14:sizeRelV>
            </wp:anchor>
          </w:drawing>
        </w:r>
      </w:del>
      <w:r w:rsidR="004F1C4D" w:rsidRPr="00883F17">
        <w:rPr>
          <w:rFonts w:asciiTheme="minorHAnsi" w:hAnsiTheme="minorHAnsi"/>
          <w:b/>
          <w:bCs/>
          <w:color w:val="000000"/>
          <w:rPrChange w:id="2574" w:author="Microsoft Office User" w:date="2023-07-10T07:16:00Z">
            <w:rPr>
              <w:rFonts w:ascii="Cambria" w:hAnsi="Cambria"/>
              <w:b/>
              <w:bCs/>
              <w:color w:val="000000"/>
            </w:rPr>
          </w:rPrChange>
        </w:rPr>
        <w:t>Figure 7:</w:t>
      </w:r>
      <w:r w:rsidR="004F1C4D" w:rsidRPr="00883F17">
        <w:rPr>
          <w:rFonts w:asciiTheme="minorHAnsi" w:hAnsiTheme="minorHAnsi"/>
          <w:color w:val="000000"/>
          <w:rPrChange w:id="2575" w:author="Microsoft Office User" w:date="2023-07-10T07:16:00Z">
            <w:rPr>
              <w:rFonts w:ascii="Cambria" w:hAnsi="Cambria"/>
              <w:color w:val="000000"/>
            </w:rPr>
          </w:rPrChange>
        </w:rPr>
        <w:t xml:space="preserve"> Relationship between changes in starch mass (accumulation or consumption of starch) and three-month growth in 2019 for the three species studied. The dotted line marks the 0, points on the left indicate starch consumption and those on the right indicate scratch accumulation. The dry season is indicated by shaded yellow areas, while the wet season is indicated</w:t>
      </w:r>
      <w:ins w:id="2576" w:author="Microsoft Office User" w:date="2023-06-22T11:35:00Z">
        <w:r w:rsidR="00BC6713" w:rsidRPr="00883F17">
          <w:rPr>
            <w:rFonts w:asciiTheme="minorHAnsi" w:hAnsiTheme="minorHAnsi"/>
            <w:color w:val="000000"/>
            <w:lang w:val="en-US"/>
            <w:rPrChange w:id="2577" w:author="Microsoft Office User" w:date="2023-07-10T07:16:00Z">
              <w:rPr>
                <w:rFonts w:ascii="Cambria" w:hAnsi="Cambria"/>
                <w:color w:val="000000"/>
                <w:lang w:val="en-US"/>
              </w:rPr>
            </w:rPrChange>
          </w:rPr>
          <w:t xml:space="preserve"> </w:t>
        </w:r>
      </w:ins>
      <w:del w:id="2578" w:author="Microsoft Office User" w:date="2023-06-22T11:35:00Z">
        <w:r w:rsidR="004F1C4D" w:rsidRPr="00883F17" w:rsidDel="00BC6713">
          <w:rPr>
            <w:rFonts w:asciiTheme="minorHAnsi" w:hAnsiTheme="minorHAnsi"/>
            <w:color w:val="000000"/>
            <w:rPrChange w:id="2579" w:author="Microsoft Office User" w:date="2023-07-10T07:16:00Z">
              <w:rPr>
                <w:rFonts w:ascii="Cambria" w:hAnsi="Cambria"/>
                <w:color w:val="000000"/>
              </w:rPr>
            </w:rPrChange>
          </w:rPr>
          <w:delText xml:space="preserve"> </w:delText>
        </w:r>
      </w:del>
      <w:r w:rsidR="004F1C4D" w:rsidRPr="00883F17">
        <w:rPr>
          <w:rFonts w:asciiTheme="minorHAnsi" w:hAnsiTheme="minorHAnsi"/>
          <w:color w:val="000000"/>
          <w:rPrChange w:id="2580" w:author="Microsoft Office User" w:date="2023-07-10T07:16:00Z">
            <w:rPr>
              <w:rFonts w:ascii="Cambria" w:hAnsi="Cambria"/>
              <w:color w:val="000000"/>
            </w:rPr>
          </w:rPrChange>
        </w:rPr>
        <w:t>by shaded</w:t>
      </w:r>
      <w:r w:rsidR="004F1C4D" w:rsidRPr="00883F17">
        <w:rPr>
          <w:rFonts w:asciiTheme="minorHAnsi" w:hAnsiTheme="minorHAnsi"/>
          <w:color w:val="000000"/>
          <w:lang w:val="en-US"/>
          <w:rPrChange w:id="2581" w:author="Microsoft Office User" w:date="2023-07-10T07:16:00Z">
            <w:rPr>
              <w:rFonts w:ascii="Cambria" w:hAnsi="Cambria"/>
              <w:color w:val="000000"/>
              <w:lang w:val="en-US"/>
            </w:rPr>
          </w:rPrChange>
        </w:rPr>
        <w:t xml:space="preserve"> </w:t>
      </w:r>
      <w:r w:rsidR="004F1C4D" w:rsidRPr="00883F17">
        <w:rPr>
          <w:rFonts w:asciiTheme="minorHAnsi" w:hAnsiTheme="minorHAnsi"/>
          <w:color w:val="000000"/>
          <w:rPrChange w:id="2582" w:author="Microsoft Office User" w:date="2023-07-10T07:16:00Z">
            <w:rPr>
              <w:rFonts w:ascii="Cambria" w:hAnsi="Cambria"/>
              <w:color w:val="000000"/>
            </w:rPr>
          </w:rPrChange>
        </w:rPr>
        <w:t>blue areas. </w:t>
      </w:r>
      <w:del w:id="2583" w:author="Microsoft Office User" w:date="2023-07-09T00:38:00Z">
        <w:r w:rsidR="004F1C4D" w:rsidRPr="00883F17" w:rsidDel="004D0632">
          <w:rPr>
            <w:rFonts w:asciiTheme="minorHAnsi" w:hAnsiTheme="minorHAnsi"/>
            <w:rPrChange w:id="2584" w:author="Microsoft Office User" w:date="2023-07-10T07:16:00Z">
              <w:rPr/>
            </w:rPrChange>
          </w:rPr>
          <w:br w:type="textWrapping" w:clear="all"/>
        </w:r>
      </w:del>
    </w:p>
    <w:p w14:paraId="680EA77F" w14:textId="3FCA5F7D" w:rsidR="004F1C4D" w:rsidRPr="00883F17" w:rsidRDefault="004F1C4D" w:rsidP="004D0632">
      <w:pPr>
        <w:pBdr>
          <w:top w:val="nil"/>
          <w:left w:val="nil"/>
          <w:bottom w:val="nil"/>
          <w:right w:val="nil"/>
          <w:between w:val="nil"/>
        </w:pBdr>
        <w:tabs>
          <w:tab w:val="left" w:pos="1544"/>
        </w:tabs>
        <w:spacing w:before="180" w:after="180" w:line="480" w:lineRule="auto"/>
        <w:ind w:right="-261"/>
        <w:rPr>
          <w:rFonts w:asciiTheme="minorHAnsi" w:hAnsiTheme="minorHAnsi"/>
          <w:rPrChange w:id="2585" w:author="Microsoft Office User" w:date="2023-07-10T07:16:00Z">
            <w:rPr/>
          </w:rPrChange>
        </w:rPr>
        <w:pPrChange w:id="2586" w:author="Microsoft Office User" w:date="2023-07-09T00:38:00Z">
          <w:pPr>
            <w:pBdr>
              <w:top w:val="nil"/>
              <w:left w:val="nil"/>
              <w:bottom w:val="nil"/>
              <w:right w:val="nil"/>
              <w:between w:val="nil"/>
            </w:pBdr>
            <w:tabs>
              <w:tab w:val="left" w:pos="749"/>
            </w:tabs>
            <w:spacing w:before="180" w:after="180" w:line="480" w:lineRule="auto"/>
            <w:ind w:right="-261"/>
          </w:pPr>
        </w:pPrChange>
      </w:pPr>
      <w:del w:id="2587" w:author="Microsoft Office User" w:date="2023-06-22T11:38:00Z">
        <w:r w:rsidRPr="00883F17" w:rsidDel="00BC6713">
          <w:rPr>
            <w:rFonts w:asciiTheme="minorHAnsi" w:hAnsiTheme="minorHAnsi"/>
            <w:noProof/>
            <w:rPrChange w:id="2588" w:author="Microsoft Office User" w:date="2023-07-10T07:16:00Z">
              <w:rPr>
                <w:noProof/>
              </w:rPr>
            </w:rPrChange>
          </w:rPr>
          <w:drawing>
            <wp:anchor distT="0" distB="0" distL="114300" distR="114300" simplePos="0" relativeHeight="251659264" behindDoc="0" locked="0" layoutInCell="1" allowOverlap="1" wp14:anchorId="6307734C" wp14:editId="51BE1F71">
              <wp:simplePos x="0" y="0"/>
              <wp:positionH relativeFrom="column">
                <wp:posOffset>-2707640</wp:posOffset>
              </wp:positionH>
              <wp:positionV relativeFrom="paragraph">
                <wp:posOffset>2715895</wp:posOffset>
              </wp:positionV>
              <wp:extent cx="8252460" cy="2832100"/>
              <wp:effectExtent l="508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252460" cy="2832100"/>
                      </a:xfrm>
                      <a:prstGeom prst="rect">
                        <a:avLst/>
                      </a:prstGeom>
                    </pic:spPr>
                  </pic:pic>
                </a:graphicData>
              </a:graphic>
              <wp14:sizeRelH relativeFrom="margin">
                <wp14:pctWidth>0</wp14:pctWidth>
              </wp14:sizeRelH>
              <wp14:sizeRelV relativeFrom="margin">
                <wp14:pctHeight>0</wp14:pctHeight>
              </wp14:sizeRelV>
            </wp:anchor>
          </w:drawing>
        </w:r>
      </w:del>
      <w:del w:id="2589" w:author="Microsoft Office User" w:date="2023-06-22T11:35:00Z">
        <w:r w:rsidRPr="00883F17" w:rsidDel="00BC6713">
          <w:rPr>
            <w:rFonts w:asciiTheme="minorHAnsi" w:hAnsiTheme="minorHAnsi"/>
            <w:b/>
            <w:bCs/>
            <w:color w:val="000000"/>
            <w:rPrChange w:id="2590" w:author="Microsoft Office User" w:date="2023-07-10T07:16:00Z">
              <w:rPr>
                <w:rFonts w:ascii="Cambria" w:hAnsi="Cambria"/>
                <w:b/>
                <w:bCs/>
                <w:color w:val="000000"/>
              </w:rPr>
            </w:rPrChange>
          </w:rPr>
          <w:delText xml:space="preserve">Figure 8: </w:delText>
        </w:r>
        <w:r w:rsidRPr="00883F17" w:rsidDel="00BC6713">
          <w:rPr>
            <w:rFonts w:asciiTheme="minorHAnsi" w:hAnsiTheme="minorHAnsi"/>
            <w:color w:val="000000"/>
            <w:rPrChange w:id="2591" w:author="Microsoft Office User" w:date="2023-07-10T07:16:00Z">
              <w:rPr>
                <w:rFonts w:ascii="Cambria" w:hAnsi="Cambria"/>
                <w:color w:val="000000"/>
              </w:rPr>
            </w:rPrChange>
          </w:rPr>
          <w:delText>Relationship between annual growth and the starch content at different times of the year for each of the species studied. The yellow shaded panels correspond to the dry season, while the blue shaded panels correspond to the wet season. </w:delText>
        </w:r>
        <w:r w:rsidRPr="00883F17" w:rsidDel="00BC6713">
          <w:rPr>
            <w:rStyle w:val="apple-tab-span"/>
            <w:rFonts w:asciiTheme="minorHAnsi" w:hAnsiTheme="minorHAnsi"/>
            <w:i/>
            <w:iCs/>
            <w:color w:val="000000"/>
            <w:rPrChange w:id="2592" w:author="Microsoft Office User" w:date="2023-07-10T07:16:00Z">
              <w:rPr>
                <w:rStyle w:val="apple-tab-span"/>
                <w:rFonts w:ascii="Cambria" w:hAnsi="Cambria"/>
                <w:i/>
                <w:iCs/>
                <w:color w:val="000000"/>
              </w:rPr>
            </w:rPrChange>
          </w:rPr>
          <w:tab/>
        </w:r>
      </w:del>
      <w:r w:rsidRPr="00883F17">
        <w:rPr>
          <w:rFonts w:asciiTheme="minorHAnsi" w:hAnsiTheme="minorHAnsi"/>
          <w:rPrChange w:id="2593" w:author="Microsoft Office User" w:date="2023-07-10T07:16:00Z">
            <w:rPr/>
          </w:rPrChange>
        </w:rPr>
        <w:br w:type="textWrapping" w:clear="all"/>
      </w:r>
    </w:p>
    <w:p w14:paraId="00D2C89F" w14:textId="77777777" w:rsidR="00925F8D" w:rsidRPr="00883F17" w:rsidRDefault="00000000">
      <w:pPr>
        <w:numPr>
          <w:ilvl w:val="0"/>
          <w:numId w:val="2"/>
        </w:numPr>
        <w:pBdr>
          <w:top w:val="nil"/>
          <w:left w:val="nil"/>
          <w:bottom w:val="nil"/>
          <w:right w:val="nil"/>
          <w:between w:val="nil"/>
        </w:pBdr>
        <w:spacing w:before="180" w:after="180" w:line="480" w:lineRule="auto"/>
        <w:ind w:right="-261"/>
        <w:rPr>
          <w:rFonts w:asciiTheme="minorHAnsi" w:hAnsiTheme="minorHAnsi"/>
          <w:rPrChange w:id="2594" w:author="Microsoft Office User" w:date="2023-07-10T07:16:00Z">
            <w:rPr>
              <w:sz w:val="32"/>
              <w:szCs w:val="32"/>
            </w:rPr>
          </w:rPrChange>
        </w:rPr>
      </w:pPr>
      <w:r w:rsidRPr="00883F17">
        <w:rPr>
          <w:rFonts w:asciiTheme="minorHAnsi" w:eastAsia="Calibri" w:hAnsiTheme="minorHAnsi" w:cs="Calibri"/>
          <w:b/>
          <w:rPrChange w:id="2595" w:author="Microsoft Office User" w:date="2023-07-10T07:16:00Z">
            <w:rPr>
              <w:rFonts w:ascii="Calibri" w:eastAsia="Calibri" w:hAnsi="Calibri" w:cs="Calibri"/>
              <w:b/>
              <w:sz w:val="32"/>
              <w:szCs w:val="32"/>
            </w:rPr>
          </w:rPrChange>
        </w:rPr>
        <w:lastRenderedPageBreak/>
        <w:t>Discussion</w:t>
      </w:r>
      <w:r w:rsidRPr="00883F17">
        <w:rPr>
          <w:rFonts w:asciiTheme="minorHAnsi" w:hAnsiTheme="minorHAnsi"/>
          <w:b/>
          <w:rPrChange w:id="2596" w:author="Microsoft Office User" w:date="2023-07-10T07:16:00Z">
            <w:rPr>
              <w:b/>
              <w:sz w:val="32"/>
              <w:szCs w:val="32"/>
            </w:rPr>
          </w:rPrChange>
        </w:rPr>
        <w:tab/>
      </w:r>
    </w:p>
    <w:p w14:paraId="31672619" w14:textId="14816D69"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2597" w:author="Microsoft Office User" w:date="2023-07-10T07:16:00Z">
            <w:rPr/>
          </w:rPrChange>
        </w:rPr>
      </w:pPr>
      <w:r w:rsidRPr="00883F17">
        <w:rPr>
          <w:rFonts w:asciiTheme="minorHAnsi" w:hAnsiTheme="minorHAnsi"/>
          <w:rPrChange w:id="2598" w:author="Microsoft Office User" w:date="2023-07-10T07:16:00Z">
            <w:rPr/>
          </w:rPrChange>
        </w:rPr>
        <w:t>Our results support</w:t>
      </w:r>
      <w:ins w:id="2599" w:author="Microsoft Office User" w:date="2023-07-09T00:39:00Z">
        <w:r w:rsidR="005D242A" w:rsidRPr="00883F17">
          <w:rPr>
            <w:rFonts w:asciiTheme="minorHAnsi" w:hAnsiTheme="minorHAnsi"/>
            <w:lang w:val="en-US"/>
            <w:rPrChange w:id="2600" w:author="Microsoft Office User" w:date="2023-07-10T07:16:00Z">
              <w:rPr>
                <w:lang w:val="en-US"/>
              </w:rPr>
            </w:rPrChange>
          </w:rPr>
          <w:t>, in most of the cases,</w:t>
        </w:r>
      </w:ins>
      <w:ins w:id="2601" w:author="Microsoft Office User" w:date="2023-05-30T14:14:00Z">
        <w:r w:rsidR="00630885" w:rsidRPr="00883F17">
          <w:rPr>
            <w:rFonts w:asciiTheme="minorHAnsi" w:hAnsiTheme="minorHAnsi"/>
            <w:lang w:val="en-US"/>
            <w:rPrChange w:id="2602" w:author="Microsoft Office User" w:date="2023-07-10T07:16:00Z">
              <w:rPr>
                <w:lang w:val="en-US"/>
              </w:rPr>
            </w:rPrChange>
          </w:rPr>
          <w:t xml:space="preserve"> </w:t>
        </w:r>
      </w:ins>
      <w:del w:id="2603" w:author="Microsoft Office User" w:date="2023-05-30T14:17:00Z">
        <w:r w:rsidRPr="00883F17" w:rsidDel="00630885">
          <w:rPr>
            <w:rFonts w:asciiTheme="minorHAnsi" w:hAnsiTheme="minorHAnsi"/>
            <w:rPrChange w:id="2604" w:author="Microsoft Office User" w:date="2023-07-10T07:16:00Z">
              <w:rPr/>
            </w:rPrChange>
          </w:rPr>
          <w:delText xml:space="preserve"> </w:delText>
        </w:r>
      </w:del>
      <w:r w:rsidRPr="00883F17">
        <w:rPr>
          <w:rFonts w:asciiTheme="minorHAnsi" w:hAnsiTheme="minorHAnsi"/>
          <w:rPrChange w:id="2605" w:author="Microsoft Office User" w:date="2023-07-10T07:16:00Z">
            <w:rPr/>
          </w:rPrChange>
        </w:rPr>
        <w:t>the</w:t>
      </w:r>
      <w:ins w:id="2606" w:author="Microsoft Office User" w:date="2023-05-30T14:17:00Z">
        <w:r w:rsidR="00630885" w:rsidRPr="00883F17">
          <w:rPr>
            <w:rFonts w:asciiTheme="minorHAnsi" w:hAnsiTheme="minorHAnsi"/>
            <w:lang w:val="en-US"/>
            <w:rPrChange w:id="2607" w:author="Microsoft Office User" w:date="2023-07-10T07:16:00Z">
              <w:rPr>
                <w:lang w:val="en-US"/>
              </w:rPr>
            </w:rPrChange>
          </w:rPr>
          <w:t xml:space="preserve"> three</w:t>
        </w:r>
      </w:ins>
      <w:r w:rsidRPr="00883F17">
        <w:rPr>
          <w:rFonts w:asciiTheme="minorHAnsi" w:hAnsiTheme="minorHAnsi"/>
          <w:rPrChange w:id="2608" w:author="Microsoft Office User" w:date="2023-07-10T07:16:00Z">
            <w:rPr/>
          </w:rPrChange>
        </w:rPr>
        <w:t xml:space="preserve"> hypotheses set up </w:t>
      </w:r>
      <w:del w:id="2609" w:author="Microsoft Office User" w:date="2023-06-27T16:57:00Z">
        <w:r w:rsidRPr="00883F17" w:rsidDel="00AA1F83">
          <w:rPr>
            <w:rFonts w:asciiTheme="minorHAnsi" w:hAnsiTheme="minorHAnsi"/>
            <w:rPrChange w:id="2610" w:author="Microsoft Office User" w:date="2023-07-10T07:16:00Z">
              <w:rPr/>
            </w:rPrChange>
          </w:rPr>
          <w:delText xml:space="preserve">by </w:delText>
        </w:r>
      </w:del>
      <w:ins w:id="2611" w:author="Microsoft Office User" w:date="2023-06-27T16:57:00Z">
        <w:r w:rsidR="00AA1F83" w:rsidRPr="00883F17">
          <w:rPr>
            <w:rFonts w:asciiTheme="minorHAnsi" w:hAnsiTheme="minorHAnsi"/>
            <w:lang w:val="en-US"/>
            <w:rPrChange w:id="2612" w:author="Microsoft Office User" w:date="2023-07-10T07:16:00Z">
              <w:rPr>
                <w:lang w:val="en-US"/>
              </w:rPr>
            </w:rPrChange>
          </w:rPr>
          <w:t xml:space="preserve">in this paper and </w:t>
        </w:r>
      </w:ins>
      <w:ins w:id="2613" w:author="Microsoft Office User" w:date="2023-06-27T16:58:00Z">
        <w:r w:rsidR="00AA1F83" w:rsidRPr="00883F17">
          <w:rPr>
            <w:rFonts w:asciiTheme="minorHAnsi" w:hAnsiTheme="minorHAnsi"/>
            <w:lang w:val="en-US"/>
            <w:rPrChange w:id="2614" w:author="Microsoft Office User" w:date="2023-07-10T07:16:00Z">
              <w:rPr>
                <w:lang w:val="en-US"/>
              </w:rPr>
            </w:rPrChange>
          </w:rPr>
          <w:t>conceptualized in our</w:t>
        </w:r>
      </w:ins>
      <w:del w:id="2615" w:author="Microsoft Office User" w:date="2023-06-27T16:58:00Z">
        <w:r w:rsidRPr="00883F17" w:rsidDel="00AA1F83">
          <w:rPr>
            <w:rFonts w:asciiTheme="minorHAnsi" w:hAnsiTheme="minorHAnsi"/>
            <w:rPrChange w:id="2616" w:author="Microsoft Office User" w:date="2023-07-10T07:16:00Z">
              <w:rPr/>
            </w:rPrChange>
          </w:rPr>
          <w:delText>our conceptual</w:delText>
        </w:r>
      </w:del>
      <w:r w:rsidRPr="00883F17">
        <w:rPr>
          <w:rFonts w:asciiTheme="minorHAnsi" w:hAnsiTheme="minorHAnsi"/>
          <w:rPrChange w:id="2617" w:author="Microsoft Office User" w:date="2023-07-10T07:16:00Z">
            <w:rPr/>
          </w:rPrChange>
        </w:rPr>
        <w:t xml:space="preserve"> framework, which relates differences in carbon dynamics in mature trees to life history traits such as starch storage strategy and leaf habit (Fig. 1).</w:t>
      </w:r>
      <w:ins w:id="2618" w:author="Microsoft Office User" w:date="2023-07-10T07:30:00Z">
        <w:r w:rsidR="00AF67B4">
          <w:rPr>
            <w:rFonts w:asciiTheme="minorHAnsi" w:hAnsiTheme="minorHAnsi"/>
            <w:lang w:val="en-US"/>
          </w:rPr>
          <w:t xml:space="preserve"> Unfortunately, </w:t>
        </w:r>
      </w:ins>
      <w:r w:rsidRPr="00883F17">
        <w:rPr>
          <w:rFonts w:asciiTheme="minorHAnsi" w:hAnsiTheme="minorHAnsi"/>
          <w:rPrChange w:id="2619" w:author="Microsoft Office User" w:date="2023-07-10T07:16:00Z">
            <w:rPr/>
          </w:rPrChange>
        </w:rPr>
        <w:t xml:space="preserve"> </w:t>
      </w:r>
      <w:ins w:id="2620" w:author="Microsoft Office User" w:date="2023-07-10T07:30:00Z">
        <w:r w:rsidR="00AF67B4">
          <w:rPr>
            <w:rFonts w:asciiTheme="minorHAnsi" w:hAnsiTheme="minorHAnsi"/>
            <w:lang w:val="en-US"/>
          </w:rPr>
          <w:t>w</w:t>
        </w:r>
      </w:ins>
      <w:ins w:id="2621" w:author="Microsoft Office User" w:date="2023-05-08T16:19:00Z">
        <w:r w:rsidR="000C7CB6" w:rsidRPr="00883F17">
          <w:rPr>
            <w:rFonts w:asciiTheme="minorHAnsi" w:hAnsiTheme="minorHAnsi"/>
            <w:lang w:val="en-US"/>
            <w:rPrChange w:id="2622" w:author="Microsoft Office User" w:date="2023-07-10T07:16:00Z">
              <w:rPr>
                <w:lang w:val="en-US"/>
              </w:rPr>
            </w:rPrChange>
          </w:rPr>
          <w:t>e only evaluated three of the four conceptualized groups</w:t>
        </w:r>
      </w:ins>
      <w:ins w:id="2623" w:author="Microsoft Office User" w:date="2023-07-10T07:30:00Z">
        <w:r w:rsidR="00AF67B4">
          <w:rPr>
            <w:rFonts w:asciiTheme="minorHAnsi" w:hAnsiTheme="minorHAnsi"/>
            <w:lang w:val="en-US"/>
          </w:rPr>
          <w:t>, but</w:t>
        </w:r>
      </w:ins>
      <w:ins w:id="2624" w:author="Microsoft Office User" w:date="2023-05-08T16:19:00Z">
        <w:r w:rsidR="000C7CB6" w:rsidRPr="00883F17">
          <w:rPr>
            <w:rFonts w:asciiTheme="minorHAnsi" w:hAnsiTheme="minorHAnsi"/>
            <w:lang w:val="en-US"/>
            <w:rPrChange w:id="2625" w:author="Microsoft Office User" w:date="2023-07-10T07:16:00Z">
              <w:rPr>
                <w:lang w:val="en-US"/>
              </w:rPr>
            </w:rPrChange>
          </w:rPr>
          <w:t xml:space="preserve"> we expect that differences </w:t>
        </w:r>
      </w:ins>
      <w:ins w:id="2626" w:author="Microsoft Office User" w:date="2023-07-09T00:40:00Z">
        <w:r w:rsidR="005D242A" w:rsidRPr="00883F17">
          <w:rPr>
            <w:rFonts w:asciiTheme="minorHAnsi" w:hAnsiTheme="minorHAnsi"/>
            <w:lang w:val="en-US"/>
            <w:rPrChange w:id="2627" w:author="Microsoft Office User" w:date="2023-07-10T07:16:00Z">
              <w:rPr>
                <w:lang w:val="en-US"/>
              </w:rPr>
            </w:rPrChange>
          </w:rPr>
          <w:t xml:space="preserve">in terms of carbon fluxes </w:t>
        </w:r>
      </w:ins>
      <w:ins w:id="2628" w:author="Microsoft Office User" w:date="2023-05-08T16:19:00Z">
        <w:r w:rsidR="000C7CB6" w:rsidRPr="00883F17">
          <w:rPr>
            <w:rFonts w:asciiTheme="minorHAnsi" w:hAnsiTheme="minorHAnsi"/>
            <w:lang w:val="en-US"/>
            <w:rPrChange w:id="2629" w:author="Microsoft Office User" w:date="2023-07-10T07:16:00Z">
              <w:rPr>
                <w:lang w:val="en-US"/>
              </w:rPr>
            </w:rPrChange>
          </w:rPr>
          <w:t>be</w:t>
        </w:r>
      </w:ins>
      <w:ins w:id="2630" w:author="Microsoft Office User" w:date="2023-05-08T16:20:00Z">
        <w:r w:rsidR="000C7CB6" w:rsidRPr="00883F17">
          <w:rPr>
            <w:rFonts w:asciiTheme="minorHAnsi" w:hAnsiTheme="minorHAnsi"/>
            <w:lang w:val="en-US"/>
            <w:rPrChange w:id="2631" w:author="Microsoft Office User" w:date="2023-07-10T07:16:00Z">
              <w:rPr>
                <w:lang w:val="en-US"/>
              </w:rPr>
            </w:rPrChange>
          </w:rPr>
          <w:t xml:space="preserve">tween fiber storing species are not </w:t>
        </w:r>
      </w:ins>
      <w:ins w:id="2632" w:author="Microsoft Office User" w:date="2023-07-10T07:30:00Z">
        <w:r w:rsidR="00AF67B4">
          <w:rPr>
            <w:rFonts w:asciiTheme="minorHAnsi" w:hAnsiTheme="minorHAnsi"/>
            <w:lang w:val="en-US"/>
          </w:rPr>
          <w:t>significant</w:t>
        </w:r>
      </w:ins>
      <w:ins w:id="2633" w:author="Microsoft Office User" w:date="2023-05-08T16:20:00Z">
        <w:r w:rsidR="000C7CB6" w:rsidRPr="00883F17">
          <w:rPr>
            <w:rFonts w:asciiTheme="minorHAnsi" w:hAnsiTheme="minorHAnsi"/>
            <w:lang w:val="en-US"/>
            <w:rPrChange w:id="2634" w:author="Microsoft Office User" w:date="2023-07-10T07:16:00Z">
              <w:rPr>
                <w:lang w:val="en-US"/>
              </w:rPr>
            </w:rPrChange>
          </w:rPr>
          <w:t xml:space="preserve">. </w:t>
        </w:r>
      </w:ins>
      <w:del w:id="2635" w:author="Microsoft Office User" w:date="2023-07-10T07:33:00Z">
        <w:r w:rsidRPr="00883F17" w:rsidDel="00AF67B4">
          <w:rPr>
            <w:rFonts w:asciiTheme="minorHAnsi" w:hAnsiTheme="minorHAnsi"/>
            <w:rPrChange w:id="2636" w:author="Microsoft Office User" w:date="2023-07-10T07:16:00Z">
              <w:rPr/>
            </w:rPrChange>
          </w:rPr>
          <w:delText>The interaction between these traits in our conceptual framework illustrates the interplay between carbon sources (</w:delText>
        </w:r>
      </w:del>
      <w:del w:id="2637" w:author="Microsoft Office User" w:date="2023-06-27T16:56:00Z">
        <w:r w:rsidRPr="00883F17" w:rsidDel="00AA1F83">
          <w:rPr>
            <w:rFonts w:asciiTheme="minorHAnsi" w:hAnsiTheme="minorHAnsi"/>
            <w:rPrChange w:id="2638" w:author="Microsoft Office User" w:date="2023-07-10T07:16:00Z">
              <w:rPr/>
            </w:rPrChange>
          </w:rPr>
          <w:delText xml:space="preserve">e.g., </w:delText>
        </w:r>
      </w:del>
      <w:del w:id="2639" w:author="Microsoft Office User" w:date="2023-07-10T07:33:00Z">
        <w:r w:rsidRPr="00883F17" w:rsidDel="00AF67B4">
          <w:rPr>
            <w:rFonts w:asciiTheme="minorHAnsi" w:hAnsiTheme="minorHAnsi"/>
            <w:rPrChange w:id="2640" w:author="Microsoft Office User" w:date="2023-07-10T07:16:00Z">
              <w:rPr/>
            </w:rPrChange>
          </w:rPr>
          <w:delText xml:space="preserve">photosynthesis), the strength and seasonality of carbon sinks (e.g., respiration, growth and reproduction), and the NSC dynamics in stem wood, and together help to </w:delText>
        </w:r>
      </w:del>
      <w:del w:id="2641" w:author="Microsoft Office User" w:date="2023-05-11T16:58:00Z">
        <w:r w:rsidRPr="00883F17" w:rsidDel="00D72D70">
          <w:rPr>
            <w:rFonts w:asciiTheme="minorHAnsi" w:hAnsiTheme="minorHAnsi"/>
            <w:rPrChange w:id="2642" w:author="Microsoft Office User" w:date="2023-07-10T07:16:00Z">
              <w:rPr/>
            </w:rPrChange>
          </w:rPr>
          <w:delText xml:space="preserve">explain </w:delText>
        </w:r>
      </w:del>
      <w:del w:id="2643" w:author="Microsoft Office User" w:date="2023-07-10T07:33:00Z">
        <w:r w:rsidRPr="00883F17" w:rsidDel="00AF67B4">
          <w:rPr>
            <w:rFonts w:asciiTheme="minorHAnsi" w:hAnsiTheme="minorHAnsi"/>
            <w:rPrChange w:id="2644" w:author="Microsoft Office User" w:date="2023-07-10T07:16:00Z">
              <w:rPr/>
            </w:rPrChange>
          </w:rPr>
          <w:delText xml:space="preserve">differences in growth and mortality </w:delText>
        </w:r>
      </w:del>
      <w:del w:id="2645" w:author="Microsoft Office User" w:date="2023-07-09T00:41:00Z">
        <w:r w:rsidRPr="00883F17" w:rsidDel="005D242A">
          <w:rPr>
            <w:rFonts w:asciiTheme="minorHAnsi" w:hAnsiTheme="minorHAnsi"/>
            <w:rPrChange w:id="2646" w:author="Microsoft Office User" w:date="2023-07-10T07:16:00Z">
              <w:rPr/>
            </w:rPrChange>
          </w:rPr>
          <w:delText xml:space="preserve">response to stress </w:delText>
        </w:r>
      </w:del>
      <w:del w:id="2647" w:author="Microsoft Office User" w:date="2023-07-10T07:33:00Z">
        <w:r w:rsidRPr="00883F17" w:rsidDel="00AF67B4">
          <w:rPr>
            <w:rFonts w:asciiTheme="minorHAnsi" w:hAnsiTheme="minorHAnsi"/>
            <w:rPrChange w:id="2648" w:author="Microsoft Office User" w:date="2023-07-10T07:16:00Z">
              <w:rPr/>
            </w:rPrChange>
          </w:rPr>
          <w:delText>among species.</w:delText>
        </w:r>
      </w:del>
      <w:ins w:id="2649" w:author="Microsoft Office User" w:date="2023-07-10T07:33:00Z">
        <w:r w:rsidR="00AF67B4">
          <w:rPr>
            <w:rFonts w:asciiTheme="minorHAnsi" w:hAnsiTheme="minorHAnsi"/>
            <w:lang w:val="en-US"/>
          </w:rPr>
          <w:t xml:space="preserve"> We </w:t>
        </w:r>
      </w:ins>
      <w:del w:id="2650" w:author="Microsoft Office User" w:date="2023-07-10T07:33:00Z">
        <w:r w:rsidRPr="00883F17" w:rsidDel="00AF67B4">
          <w:rPr>
            <w:rFonts w:asciiTheme="minorHAnsi" w:hAnsiTheme="minorHAnsi"/>
            <w:rPrChange w:id="2651" w:author="Microsoft Office User" w:date="2023-07-10T07:16:00Z">
              <w:rPr/>
            </w:rPrChange>
          </w:rPr>
          <w:delText xml:space="preserve"> For instance,</w:delText>
        </w:r>
      </w:del>
      <w:ins w:id="2652" w:author="Microsoft Office User" w:date="2023-07-09T00:41:00Z">
        <w:r w:rsidR="005D242A" w:rsidRPr="00883F17">
          <w:rPr>
            <w:rFonts w:asciiTheme="minorHAnsi" w:hAnsiTheme="minorHAnsi"/>
            <w:lang w:val="en-US"/>
            <w:rPrChange w:id="2653" w:author="Microsoft Office User" w:date="2023-07-10T07:16:00Z">
              <w:rPr>
                <w:lang w:val="en-US"/>
              </w:rPr>
            </w:rPrChange>
          </w:rPr>
          <w:t>foun</w:t>
        </w:r>
      </w:ins>
      <w:ins w:id="2654" w:author="Microsoft Office User" w:date="2023-07-09T00:42:00Z">
        <w:r w:rsidR="005D242A" w:rsidRPr="00883F17">
          <w:rPr>
            <w:rFonts w:asciiTheme="minorHAnsi" w:hAnsiTheme="minorHAnsi"/>
            <w:lang w:val="en-US"/>
            <w:rPrChange w:id="2655" w:author="Microsoft Office User" w:date="2023-07-10T07:16:00Z">
              <w:rPr>
                <w:lang w:val="en-US"/>
              </w:rPr>
            </w:rPrChange>
          </w:rPr>
          <w:t xml:space="preserve">d </w:t>
        </w:r>
      </w:ins>
      <w:ins w:id="2656" w:author="Microsoft Office User" w:date="2023-07-10T07:32:00Z">
        <w:r w:rsidR="00AF67B4">
          <w:rPr>
            <w:rFonts w:asciiTheme="minorHAnsi" w:hAnsiTheme="minorHAnsi"/>
            <w:lang w:val="en-US"/>
          </w:rPr>
          <w:t xml:space="preserve">that </w:t>
        </w:r>
      </w:ins>
      <w:del w:id="2657" w:author="Microsoft Office User" w:date="2023-07-10T07:32:00Z">
        <w:r w:rsidRPr="00883F17" w:rsidDel="00AF67B4">
          <w:rPr>
            <w:rFonts w:asciiTheme="minorHAnsi" w:hAnsiTheme="minorHAnsi"/>
            <w:rPrChange w:id="2658" w:author="Microsoft Office User" w:date="2023-07-10T07:16:00Z">
              <w:rPr/>
            </w:rPrChange>
          </w:rPr>
          <w:delText xml:space="preserve"> </w:delText>
        </w:r>
      </w:del>
      <w:r w:rsidRPr="00883F17">
        <w:rPr>
          <w:rFonts w:asciiTheme="minorHAnsi" w:hAnsiTheme="minorHAnsi"/>
          <w:rPrChange w:id="2659" w:author="Microsoft Office User" w:date="2023-07-10T07:16:00Z">
            <w:rPr/>
          </w:rPrChange>
        </w:rPr>
        <w:t xml:space="preserve">the slow growing semi-deciduous/fiber-storing species </w:t>
      </w:r>
      <w:r w:rsidRPr="00883F17">
        <w:rPr>
          <w:rFonts w:asciiTheme="minorHAnsi" w:hAnsiTheme="minorHAnsi"/>
          <w:i/>
          <w:rPrChange w:id="2660" w:author="Microsoft Office User" w:date="2023-07-10T07:16:00Z">
            <w:rPr>
              <w:i/>
            </w:rPr>
          </w:rPrChange>
        </w:rPr>
        <w:t>Dacryodes microcarpa</w:t>
      </w:r>
      <w:r w:rsidRPr="00883F17">
        <w:rPr>
          <w:rFonts w:asciiTheme="minorHAnsi" w:hAnsiTheme="minorHAnsi"/>
          <w:rPrChange w:id="2661" w:author="Microsoft Office User" w:date="2023-07-10T07:16:00Z">
            <w:rPr/>
          </w:rPrChange>
        </w:rPr>
        <w:t xml:space="preserve"> showed stronger seasonality in </w:t>
      </w:r>
      <w:del w:id="2662" w:author="Microsoft Office User" w:date="2023-05-11T17:59:00Z">
        <w:r w:rsidRPr="00883F17" w:rsidDel="00D93EA6">
          <w:rPr>
            <w:rFonts w:asciiTheme="minorHAnsi" w:hAnsiTheme="minorHAnsi"/>
            <w:rPrChange w:id="2663" w:author="Microsoft Office User" w:date="2023-07-10T07:16:00Z">
              <w:rPr/>
            </w:rPrChange>
          </w:rPr>
          <w:delText xml:space="preserve">NSC </w:delText>
        </w:r>
      </w:del>
      <w:ins w:id="2664" w:author="Microsoft Office User" w:date="2023-05-11T17:59:00Z">
        <w:r w:rsidR="00D93EA6" w:rsidRPr="00883F17">
          <w:rPr>
            <w:rFonts w:asciiTheme="minorHAnsi" w:hAnsiTheme="minorHAnsi"/>
            <w:lang w:val="en-US"/>
            <w:rPrChange w:id="2665" w:author="Microsoft Office User" w:date="2023-07-10T07:16:00Z">
              <w:rPr>
                <w:lang w:val="en-US"/>
              </w:rPr>
            </w:rPrChange>
          </w:rPr>
          <w:t>starch</w:t>
        </w:r>
        <w:r w:rsidR="00D93EA6" w:rsidRPr="00883F17">
          <w:rPr>
            <w:rFonts w:asciiTheme="minorHAnsi" w:hAnsiTheme="minorHAnsi"/>
            <w:rPrChange w:id="2666" w:author="Microsoft Office User" w:date="2023-07-10T07:16:00Z">
              <w:rPr/>
            </w:rPrChange>
          </w:rPr>
          <w:t xml:space="preserve"> </w:t>
        </w:r>
      </w:ins>
      <w:r w:rsidRPr="00883F17">
        <w:rPr>
          <w:rFonts w:asciiTheme="minorHAnsi" w:hAnsiTheme="minorHAnsi"/>
          <w:rPrChange w:id="2667" w:author="Microsoft Office User" w:date="2023-07-10T07:16:00Z">
            <w:rPr/>
          </w:rPrChange>
        </w:rPr>
        <w:t>mass and growth rate</w:t>
      </w:r>
      <w:ins w:id="2668" w:author="Microsoft Office User" w:date="2023-07-10T07:35:00Z">
        <w:r w:rsidR="00AF67B4">
          <w:rPr>
            <w:rFonts w:asciiTheme="minorHAnsi" w:hAnsiTheme="minorHAnsi"/>
            <w:lang w:val="en-US"/>
          </w:rPr>
          <w:t>s</w:t>
        </w:r>
      </w:ins>
      <w:r w:rsidRPr="00883F17">
        <w:rPr>
          <w:rFonts w:asciiTheme="minorHAnsi" w:hAnsiTheme="minorHAnsi"/>
          <w:rPrChange w:id="2669" w:author="Microsoft Office User" w:date="2023-07-10T07:16:00Z">
            <w:rPr/>
          </w:rPrChange>
        </w:rPr>
        <w:t xml:space="preserve"> than the other functional groups. For such species, storing large amounts of starch is fundamental to meet the future high carbon demand for respiration (due to the large volume of living stem tissue</w:t>
      </w:r>
      <w:ins w:id="2670" w:author="Microsoft Office User" w:date="2023-05-30T14:18:00Z">
        <w:r w:rsidR="00630885" w:rsidRPr="00883F17">
          <w:rPr>
            <w:rFonts w:asciiTheme="minorHAnsi" w:hAnsiTheme="minorHAnsi"/>
            <w:lang w:val="en-US"/>
            <w:rPrChange w:id="2671" w:author="Microsoft Office User" w:date="2023-07-10T07:16:00Z">
              <w:rPr>
                <w:lang w:val="en-US"/>
              </w:rPr>
            </w:rPrChange>
          </w:rPr>
          <w:t>, which is parenchyma cells plus living fibers</w:t>
        </w:r>
      </w:ins>
      <w:r w:rsidRPr="00883F17">
        <w:rPr>
          <w:rFonts w:asciiTheme="minorHAnsi" w:hAnsiTheme="minorHAnsi"/>
          <w:rPrChange w:id="2672" w:author="Microsoft Office User" w:date="2023-07-10T07:16:00Z">
            <w:rPr/>
          </w:rPrChange>
        </w:rPr>
        <w:t>), resulting in a lower and more seasonal allocation of carbon to growth</w:t>
      </w:r>
      <w:ins w:id="2673" w:author="Microsoft Office User" w:date="2023-07-10T07:34:00Z">
        <w:r w:rsidR="00AF67B4">
          <w:rPr>
            <w:rFonts w:asciiTheme="minorHAnsi" w:hAnsiTheme="minorHAnsi"/>
            <w:lang w:val="en-US"/>
          </w:rPr>
          <w:t xml:space="preserve">. This </w:t>
        </w:r>
      </w:ins>
      <w:del w:id="2674" w:author="Microsoft Office User" w:date="2023-07-10T07:34:00Z">
        <w:r w:rsidRPr="00883F17" w:rsidDel="00AF67B4">
          <w:rPr>
            <w:rFonts w:asciiTheme="minorHAnsi" w:hAnsiTheme="minorHAnsi"/>
            <w:rPrChange w:id="2675" w:author="Microsoft Office User" w:date="2023-07-10T07:16:00Z">
              <w:rPr/>
            </w:rPrChange>
          </w:rPr>
          <w:delText xml:space="preserve">, which </w:delText>
        </w:r>
      </w:del>
      <w:del w:id="2676" w:author="Microsoft Office User" w:date="2023-05-11T16:59:00Z">
        <w:r w:rsidRPr="00883F17" w:rsidDel="00D72D70">
          <w:rPr>
            <w:rFonts w:asciiTheme="minorHAnsi" w:hAnsiTheme="minorHAnsi"/>
            <w:rPrChange w:id="2677" w:author="Microsoft Office User" w:date="2023-07-10T07:16:00Z">
              <w:rPr/>
            </w:rPrChange>
          </w:rPr>
          <w:delText xml:space="preserve">is </w:delText>
        </w:r>
      </w:del>
      <w:ins w:id="2678" w:author="Microsoft Office User" w:date="2023-05-11T16:59:00Z">
        <w:r w:rsidR="00D72D70" w:rsidRPr="00883F17">
          <w:rPr>
            <w:rFonts w:asciiTheme="minorHAnsi" w:hAnsiTheme="minorHAnsi"/>
            <w:lang w:val="en-US"/>
            <w:rPrChange w:id="2679" w:author="Microsoft Office User" w:date="2023-07-10T07:16:00Z">
              <w:rPr>
                <w:lang w:val="en-US"/>
              </w:rPr>
            </w:rPrChange>
          </w:rPr>
          <w:t>would</w:t>
        </w:r>
        <w:r w:rsidR="00D72D70" w:rsidRPr="00883F17">
          <w:rPr>
            <w:rFonts w:asciiTheme="minorHAnsi" w:hAnsiTheme="minorHAnsi"/>
            <w:rPrChange w:id="2680" w:author="Microsoft Office User" w:date="2023-07-10T07:16:00Z">
              <w:rPr/>
            </w:rPrChange>
          </w:rPr>
          <w:t xml:space="preserve"> </w:t>
        </w:r>
      </w:ins>
      <w:r w:rsidRPr="00883F17">
        <w:rPr>
          <w:rFonts w:asciiTheme="minorHAnsi" w:hAnsiTheme="minorHAnsi"/>
          <w:rPrChange w:id="2681" w:author="Microsoft Office User" w:date="2023-07-10T07:16:00Z">
            <w:rPr/>
          </w:rPrChange>
        </w:rPr>
        <w:t xml:space="preserve">likely </w:t>
      </w:r>
      <w:del w:id="2682" w:author="Microsoft Office User" w:date="2023-05-11T16:59:00Z">
        <w:r w:rsidRPr="00883F17" w:rsidDel="00D72D70">
          <w:rPr>
            <w:rFonts w:asciiTheme="minorHAnsi" w:hAnsiTheme="minorHAnsi"/>
            <w:rPrChange w:id="2683" w:author="Microsoft Office User" w:date="2023-07-10T07:16:00Z">
              <w:rPr/>
            </w:rPrChange>
          </w:rPr>
          <w:delText xml:space="preserve">to </w:delText>
        </w:r>
      </w:del>
      <w:r w:rsidRPr="00883F17">
        <w:rPr>
          <w:rFonts w:asciiTheme="minorHAnsi" w:hAnsiTheme="minorHAnsi"/>
          <w:rPrChange w:id="2684" w:author="Microsoft Office User" w:date="2023-07-10T07:16:00Z">
            <w:rPr/>
          </w:rPrChange>
        </w:rPr>
        <w:t>benefit plant competition/survival and result in low</w:t>
      </w:r>
      <w:ins w:id="2685" w:author="Microsoft Office User" w:date="2023-05-10T15:00:00Z">
        <w:r w:rsidR="00D27B3F" w:rsidRPr="00883F17">
          <w:rPr>
            <w:rFonts w:asciiTheme="minorHAnsi" w:hAnsiTheme="minorHAnsi"/>
            <w:lang w:val="en-US"/>
            <w:rPrChange w:id="2686" w:author="Microsoft Office User" w:date="2023-07-10T07:16:00Z">
              <w:rPr>
                <w:lang w:val="en-US"/>
              </w:rPr>
            </w:rPrChange>
          </w:rPr>
          <w:t xml:space="preserve"> </w:t>
        </w:r>
      </w:ins>
      <w:del w:id="2687" w:author="Microsoft Office User" w:date="2023-07-09T00:43:00Z">
        <w:r w:rsidRPr="00883F17" w:rsidDel="005D242A">
          <w:rPr>
            <w:rFonts w:asciiTheme="minorHAnsi" w:hAnsiTheme="minorHAnsi"/>
            <w:rPrChange w:id="2688" w:author="Microsoft Office User" w:date="2023-07-10T07:16:00Z">
              <w:rPr/>
            </w:rPrChange>
          </w:rPr>
          <w:delText xml:space="preserve"> </w:delText>
        </w:r>
      </w:del>
      <w:r w:rsidRPr="00883F17">
        <w:rPr>
          <w:rFonts w:asciiTheme="minorHAnsi" w:hAnsiTheme="minorHAnsi"/>
          <w:rPrChange w:id="2689" w:author="Microsoft Office User" w:date="2023-07-10T07:16:00Z">
            <w:rPr/>
          </w:rPrChange>
        </w:rPr>
        <w:t xml:space="preserve">mortality rates </w:t>
      </w:r>
      <w:del w:id="2690" w:author="Microsoft Office User" w:date="2023-05-11T17:00:00Z">
        <w:r w:rsidRPr="00883F17" w:rsidDel="00D72D70">
          <w:rPr>
            <w:rFonts w:asciiTheme="minorHAnsi" w:hAnsiTheme="minorHAnsi"/>
            <w:rPrChange w:id="2691" w:author="Microsoft Office User" w:date="2023-07-10T07:16:00Z">
              <w:rPr/>
            </w:rPrChange>
          </w:rPr>
          <w:delText xml:space="preserve">and long lived trees </w:delText>
        </w:r>
      </w:del>
      <w:r w:rsidRPr="00883F17">
        <w:rPr>
          <w:rFonts w:asciiTheme="minorHAnsi" w:hAnsiTheme="minorHAnsi"/>
          <w:rPrChange w:id="2692" w:author="Microsoft Office User" w:date="2023-07-10T07:16:00Z">
            <w:rPr/>
          </w:rPrChange>
        </w:rPr>
        <w:t>(</w:t>
      </w:r>
      <w:ins w:id="2693" w:author="Microsoft Office User" w:date="2023-07-10T07:34:00Z">
        <w:r w:rsidR="00AF67B4">
          <w:rPr>
            <w:rFonts w:asciiTheme="minorHAnsi" w:hAnsiTheme="minorHAnsi"/>
            <w:lang w:val="en-US"/>
          </w:rPr>
          <w:t xml:space="preserve">e.g. </w:t>
        </w:r>
      </w:ins>
      <w:r w:rsidRPr="00883F17">
        <w:rPr>
          <w:rFonts w:asciiTheme="minorHAnsi" w:hAnsiTheme="minorHAnsi"/>
          <w:rPrChange w:id="2694" w:author="Microsoft Office User" w:date="2023-07-10T07:16:00Z">
            <w:rPr/>
          </w:rPrChange>
        </w:rPr>
        <w:t>Table 1).</w:t>
      </w:r>
      <w:ins w:id="2695" w:author="Microsoft Office User" w:date="2023-06-27T17:06:00Z">
        <w:r w:rsidR="00AA1F83" w:rsidRPr="00883F17">
          <w:rPr>
            <w:rFonts w:asciiTheme="minorHAnsi" w:hAnsiTheme="minorHAnsi"/>
            <w:lang w:val="en-US"/>
            <w:rPrChange w:id="2696" w:author="Microsoft Office User" w:date="2023-07-10T07:16:00Z">
              <w:rPr>
                <w:lang w:val="en-US"/>
              </w:rPr>
            </w:rPrChange>
          </w:rPr>
          <w:t xml:space="preserve"> </w:t>
        </w:r>
      </w:ins>
      <w:ins w:id="2697" w:author="Microsoft Office User" w:date="2023-07-10T07:35:00Z">
        <w:r w:rsidR="00AF67B4">
          <w:rPr>
            <w:rFonts w:asciiTheme="minorHAnsi" w:hAnsiTheme="minorHAnsi"/>
            <w:lang w:val="en-US"/>
          </w:rPr>
          <w:t>Reducing wood growt</w:t>
        </w:r>
      </w:ins>
      <w:ins w:id="2698" w:author="Microsoft Office User" w:date="2023-07-10T07:36:00Z">
        <w:r w:rsidR="00AF67B4">
          <w:rPr>
            <w:rFonts w:asciiTheme="minorHAnsi" w:hAnsiTheme="minorHAnsi"/>
            <w:lang w:val="en-US"/>
          </w:rPr>
          <w:t xml:space="preserve">h during stressful periods </w:t>
        </w:r>
      </w:ins>
      <w:ins w:id="2699" w:author="Microsoft Office User" w:date="2023-06-27T17:06:00Z">
        <w:r w:rsidR="00AA1F83" w:rsidRPr="00883F17">
          <w:rPr>
            <w:rFonts w:asciiTheme="minorHAnsi" w:hAnsiTheme="minorHAnsi"/>
            <w:lang w:val="en-US"/>
            <w:rPrChange w:id="2700" w:author="Microsoft Office User" w:date="2023-07-10T07:16:00Z">
              <w:rPr>
                <w:lang w:val="en-US"/>
              </w:rPr>
            </w:rPrChange>
          </w:rPr>
          <w:t>wou</w:t>
        </w:r>
      </w:ins>
      <w:ins w:id="2701" w:author="Microsoft Office User" w:date="2023-06-27T17:07:00Z">
        <w:r w:rsidR="00AA1F83" w:rsidRPr="00883F17">
          <w:rPr>
            <w:rFonts w:asciiTheme="minorHAnsi" w:hAnsiTheme="minorHAnsi"/>
            <w:lang w:val="en-US"/>
            <w:rPrChange w:id="2702" w:author="Microsoft Office User" w:date="2023-07-10T07:16:00Z">
              <w:rPr>
                <w:lang w:val="en-US"/>
              </w:rPr>
            </w:rPrChange>
          </w:rPr>
          <w:t xml:space="preserve">ld help trees to reduce pressure </w:t>
        </w:r>
      </w:ins>
      <w:ins w:id="2703" w:author="Microsoft Office User" w:date="2023-07-09T00:45:00Z">
        <w:r w:rsidR="005D242A" w:rsidRPr="00883F17">
          <w:rPr>
            <w:rFonts w:asciiTheme="minorHAnsi" w:hAnsiTheme="minorHAnsi"/>
            <w:lang w:val="en-US"/>
            <w:rPrChange w:id="2704" w:author="Microsoft Office User" w:date="2023-07-10T07:16:00Z">
              <w:rPr>
                <w:lang w:val="en-US"/>
              </w:rPr>
            </w:rPrChange>
          </w:rPr>
          <w:t>on</w:t>
        </w:r>
      </w:ins>
      <w:ins w:id="2705" w:author="Microsoft Office User" w:date="2023-06-27T17:07:00Z">
        <w:r w:rsidR="00AA1F83" w:rsidRPr="00883F17">
          <w:rPr>
            <w:rFonts w:asciiTheme="minorHAnsi" w:hAnsiTheme="minorHAnsi"/>
            <w:lang w:val="en-US"/>
            <w:rPrChange w:id="2706" w:author="Microsoft Office User" w:date="2023-07-10T07:16:00Z">
              <w:rPr>
                <w:lang w:val="en-US"/>
              </w:rPr>
            </w:rPrChange>
          </w:rPr>
          <w:t xml:space="preserve"> the </w:t>
        </w:r>
      </w:ins>
      <w:ins w:id="2707" w:author="Microsoft Office User" w:date="2023-07-10T07:37:00Z">
        <w:r w:rsidR="00603EAA" w:rsidRPr="00603EAA">
          <w:rPr>
            <w:rFonts w:asciiTheme="minorHAnsi" w:hAnsiTheme="minorHAnsi"/>
            <w:lang w:val="en-US"/>
          </w:rPr>
          <w:t>carbo</w:t>
        </w:r>
        <w:r w:rsidR="00603EAA">
          <w:rPr>
            <w:rFonts w:asciiTheme="minorHAnsi" w:hAnsiTheme="minorHAnsi"/>
            <w:lang w:val="en-US"/>
          </w:rPr>
          <w:t>hydrates</w:t>
        </w:r>
      </w:ins>
      <w:ins w:id="2708" w:author="Microsoft Office User" w:date="2023-06-27T17:07:00Z">
        <w:r w:rsidR="00AA1F83" w:rsidRPr="00883F17">
          <w:rPr>
            <w:rFonts w:asciiTheme="minorHAnsi" w:hAnsiTheme="minorHAnsi"/>
            <w:lang w:val="en-US"/>
            <w:rPrChange w:id="2709" w:author="Microsoft Office User" w:date="2023-07-10T07:16:00Z">
              <w:rPr>
                <w:lang w:val="en-US"/>
              </w:rPr>
            </w:rPrChange>
          </w:rPr>
          <w:t xml:space="preserve"> resources and </w:t>
        </w:r>
      </w:ins>
      <w:ins w:id="2710" w:author="Microsoft Office User" w:date="2023-07-09T00:45:00Z">
        <w:r w:rsidR="005D242A" w:rsidRPr="00883F17">
          <w:rPr>
            <w:rFonts w:asciiTheme="minorHAnsi" w:hAnsiTheme="minorHAnsi"/>
            <w:lang w:val="en-US"/>
            <w:rPrChange w:id="2711" w:author="Microsoft Office User" w:date="2023-07-10T07:16:00Z">
              <w:rPr>
                <w:lang w:val="en-US"/>
              </w:rPr>
            </w:rPrChange>
          </w:rPr>
          <w:t>release</w:t>
        </w:r>
      </w:ins>
      <w:ins w:id="2712" w:author="Microsoft Office User" w:date="2023-06-27T17:07:00Z">
        <w:r w:rsidR="00AA1F83" w:rsidRPr="00883F17">
          <w:rPr>
            <w:rFonts w:asciiTheme="minorHAnsi" w:hAnsiTheme="minorHAnsi"/>
            <w:lang w:val="en-US"/>
            <w:rPrChange w:id="2713" w:author="Microsoft Office User" w:date="2023-07-10T07:16:00Z">
              <w:rPr>
                <w:lang w:val="en-US"/>
              </w:rPr>
            </w:rPrChange>
          </w:rPr>
          <w:t xml:space="preserve"> </w:t>
        </w:r>
      </w:ins>
      <w:ins w:id="2714" w:author="Microsoft Office User" w:date="2023-07-10T07:38:00Z">
        <w:r w:rsidR="00603EAA">
          <w:rPr>
            <w:rFonts w:asciiTheme="minorHAnsi" w:hAnsiTheme="minorHAnsi"/>
            <w:lang w:val="en-US"/>
          </w:rPr>
          <w:t>them to</w:t>
        </w:r>
      </w:ins>
      <w:ins w:id="2715" w:author="Microsoft Office User" w:date="2023-06-27T17:07:00Z">
        <w:r w:rsidR="00AA1F83" w:rsidRPr="00883F17">
          <w:rPr>
            <w:rFonts w:asciiTheme="minorHAnsi" w:hAnsiTheme="minorHAnsi"/>
            <w:lang w:val="en-US"/>
            <w:rPrChange w:id="2716" w:author="Microsoft Office User" w:date="2023-07-10T07:16:00Z">
              <w:rPr>
                <w:lang w:val="en-US"/>
              </w:rPr>
            </w:rPrChange>
          </w:rPr>
          <w:t xml:space="preserve"> keep cells</w:t>
        </w:r>
      </w:ins>
      <w:ins w:id="2717" w:author="Microsoft Office User" w:date="2023-06-27T17:08:00Z">
        <w:r w:rsidR="00AA1F83" w:rsidRPr="00883F17">
          <w:rPr>
            <w:rFonts w:asciiTheme="minorHAnsi" w:hAnsiTheme="minorHAnsi"/>
            <w:lang w:val="en-US"/>
            <w:rPrChange w:id="2718" w:author="Microsoft Office User" w:date="2023-07-10T07:16:00Z">
              <w:rPr>
                <w:lang w:val="en-US"/>
              </w:rPr>
            </w:rPrChange>
          </w:rPr>
          <w:t xml:space="preserve"> alive (</w:t>
        </w:r>
      </w:ins>
      <w:ins w:id="2719" w:author="Microsoft Office User" w:date="2023-07-10T07:38:00Z">
        <w:r w:rsidR="00603EAA" w:rsidRPr="00603EAA">
          <w:rPr>
            <w:rFonts w:asciiTheme="minorHAnsi" w:hAnsiTheme="minorHAnsi"/>
            <w:highlight w:val="yellow"/>
            <w:lang w:val="en-US"/>
            <w:rPrChange w:id="2720" w:author="Microsoft Office User" w:date="2023-07-10T07:39:00Z">
              <w:rPr>
                <w:rFonts w:asciiTheme="minorHAnsi" w:hAnsiTheme="minorHAnsi"/>
                <w:lang w:val="en-US"/>
              </w:rPr>
            </w:rPrChange>
          </w:rPr>
          <w:t>cite</w:t>
        </w:r>
      </w:ins>
      <w:ins w:id="2721" w:author="Microsoft Office User" w:date="2023-06-27T17:08:00Z">
        <w:r w:rsidR="00AA1F83" w:rsidRPr="00883F17">
          <w:rPr>
            <w:rFonts w:asciiTheme="minorHAnsi" w:hAnsiTheme="minorHAnsi"/>
            <w:lang w:val="en-US"/>
            <w:rPrChange w:id="2722" w:author="Microsoft Office User" w:date="2023-07-10T07:16:00Z">
              <w:rPr>
                <w:lang w:val="en-US"/>
              </w:rPr>
            </w:rPrChange>
          </w:rPr>
          <w:t>).</w:t>
        </w:r>
      </w:ins>
      <w:ins w:id="2723" w:author="Microsoft Office User" w:date="2023-07-09T00:46:00Z">
        <w:r w:rsidR="005D242A" w:rsidRPr="00883F17">
          <w:rPr>
            <w:rFonts w:asciiTheme="minorHAnsi" w:hAnsiTheme="minorHAnsi"/>
            <w:lang w:val="en-US"/>
            <w:rPrChange w:id="2724" w:author="Microsoft Office User" w:date="2023-07-10T07:16:00Z">
              <w:rPr>
                <w:lang w:val="en-US"/>
              </w:rPr>
            </w:rPrChange>
          </w:rPr>
          <w:t xml:space="preserve"> </w:t>
        </w:r>
      </w:ins>
      <w:ins w:id="2725" w:author="Microsoft Office User" w:date="2023-07-10T07:39:00Z">
        <w:r w:rsidR="00603EAA">
          <w:rPr>
            <w:rFonts w:asciiTheme="minorHAnsi" w:hAnsiTheme="minorHAnsi"/>
            <w:lang w:val="en-US"/>
          </w:rPr>
          <w:t>T</w:t>
        </w:r>
      </w:ins>
      <w:ins w:id="2726" w:author="Microsoft Office User" w:date="2023-07-09T00:46:00Z">
        <w:r w:rsidR="005D242A" w:rsidRPr="00883F17">
          <w:rPr>
            <w:rFonts w:asciiTheme="minorHAnsi" w:hAnsiTheme="minorHAnsi"/>
            <w:lang w:val="en-US"/>
            <w:rPrChange w:id="2727" w:author="Microsoft Office User" w:date="2023-07-10T07:16:00Z">
              <w:rPr>
                <w:lang w:val="en-US"/>
              </w:rPr>
            </w:rPrChange>
          </w:rPr>
          <w:t>he</w:t>
        </w:r>
      </w:ins>
      <w:ins w:id="2728" w:author="Microsoft Office User" w:date="2023-07-09T00:49:00Z">
        <w:r w:rsidR="00E300E9" w:rsidRPr="00883F17">
          <w:rPr>
            <w:rFonts w:asciiTheme="minorHAnsi" w:hAnsiTheme="minorHAnsi"/>
            <w:lang w:val="en-US"/>
            <w:rPrChange w:id="2729" w:author="Microsoft Office User" w:date="2023-07-10T07:16:00Z">
              <w:rPr>
                <w:lang w:val="en-US"/>
              </w:rPr>
            </w:rPrChange>
          </w:rPr>
          <w:t xml:space="preserve"> slow-growing</w:t>
        </w:r>
      </w:ins>
      <w:ins w:id="2730" w:author="Microsoft Office User" w:date="2023-07-09T00:46:00Z">
        <w:r w:rsidR="005D242A" w:rsidRPr="00883F17">
          <w:rPr>
            <w:rFonts w:asciiTheme="minorHAnsi" w:hAnsiTheme="minorHAnsi"/>
            <w:lang w:val="en-US"/>
            <w:rPrChange w:id="2731" w:author="Microsoft Office User" w:date="2023-07-10T07:16:00Z">
              <w:rPr>
                <w:lang w:val="en-US"/>
              </w:rPr>
            </w:rPrChange>
          </w:rPr>
          <w:t xml:space="preserve"> evergreen/paranchyma-storing spcies (</w:t>
        </w:r>
        <w:r w:rsidR="005D242A" w:rsidRPr="00883F17">
          <w:rPr>
            <w:rFonts w:asciiTheme="minorHAnsi" w:hAnsiTheme="minorHAnsi"/>
            <w:i/>
            <w:iCs/>
            <w:lang w:val="en-US"/>
            <w:rPrChange w:id="2732" w:author="Microsoft Office User" w:date="2023-07-10T07:16:00Z">
              <w:rPr>
                <w:i/>
                <w:iCs/>
                <w:lang w:val="en-US"/>
              </w:rPr>
            </w:rPrChange>
          </w:rPr>
          <w:t>Ocotea leucoxylon</w:t>
        </w:r>
      </w:ins>
      <w:ins w:id="2733" w:author="Microsoft Office User" w:date="2023-07-10T07:39:00Z">
        <w:r w:rsidR="00FF71A6">
          <w:rPr>
            <w:rFonts w:asciiTheme="minorHAnsi" w:hAnsiTheme="minorHAnsi"/>
            <w:lang w:val="en-US"/>
          </w:rPr>
          <w:t>)</w:t>
        </w:r>
      </w:ins>
      <w:ins w:id="2734" w:author="Microsoft Office User" w:date="2023-07-09T00:47:00Z">
        <w:r w:rsidR="005D242A" w:rsidRPr="00883F17">
          <w:rPr>
            <w:rFonts w:asciiTheme="minorHAnsi" w:hAnsiTheme="minorHAnsi"/>
            <w:lang w:val="en-US"/>
            <w:rPrChange w:id="2735" w:author="Microsoft Office User" w:date="2023-07-10T07:16:00Z">
              <w:rPr>
                <w:lang w:val="en-US"/>
              </w:rPr>
            </w:rPrChange>
          </w:rPr>
          <w:t xml:space="preserve"> </w:t>
        </w:r>
        <w:r w:rsidR="005D242A" w:rsidRPr="00883F17">
          <w:rPr>
            <w:rFonts w:asciiTheme="minorHAnsi" w:hAnsiTheme="minorHAnsi"/>
            <w:rPrChange w:id="2736" w:author="Microsoft Office User" w:date="2023-07-10T07:16:00Z">
              <w:rPr/>
            </w:rPrChange>
          </w:rPr>
          <w:t>showed no seasonal variability in</w:t>
        </w:r>
        <w:r w:rsidR="005D242A" w:rsidRPr="00883F17">
          <w:rPr>
            <w:rFonts w:asciiTheme="minorHAnsi" w:hAnsiTheme="minorHAnsi"/>
            <w:lang w:val="en-US"/>
            <w:rPrChange w:id="2737" w:author="Microsoft Office User" w:date="2023-07-10T07:16:00Z">
              <w:rPr>
                <w:lang w:val="en-US"/>
              </w:rPr>
            </w:rPrChange>
          </w:rPr>
          <w:t xml:space="preserve"> growt</w:t>
        </w:r>
      </w:ins>
      <w:ins w:id="2738" w:author="Microsoft Office User" w:date="2023-07-09T00:48:00Z">
        <w:r w:rsidR="005D242A" w:rsidRPr="00883F17">
          <w:rPr>
            <w:rFonts w:asciiTheme="minorHAnsi" w:hAnsiTheme="minorHAnsi"/>
            <w:lang w:val="en-US"/>
            <w:rPrChange w:id="2739" w:author="Microsoft Office User" w:date="2023-07-10T07:16:00Z">
              <w:rPr>
                <w:lang w:val="en-US"/>
              </w:rPr>
            </w:rPrChange>
          </w:rPr>
          <w:t>h, respiration and starch mass</w:t>
        </w:r>
      </w:ins>
      <w:ins w:id="2740" w:author="Microsoft Office User" w:date="2023-07-09T00:46:00Z">
        <w:r w:rsidR="005D242A" w:rsidRPr="00883F17">
          <w:rPr>
            <w:rFonts w:asciiTheme="minorHAnsi" w:hAnsiTheme="minorHAnsi"/>
            <w:lang w:val="en-US"/>
            <w:rPrChange w:id="2741" w:author="Microsoft Office User" w:date="2023-07-10T07:16:00Z">
              <w:rPr>
                <w:lang w:val="en-US"/>
              </w:rPr>
            </w:rPrChange>
          </w:rPr>
          <w:t>.</w:t>
        </w:r>
      </w:ins>
      <w:ins w:id="2742" w:author="Microsoft Office User" w:date="2023-07-09T00:48:00Z">
        <w:r w:rsidR="005D242A" w:rsidRPr="00883F17">
          <w:rPr>
            <w:rFonts w:asciiTheme="minorHAnsi" w:hAnsiTheme="minorHAnsi"/>
            <w:lang w:val="en-US"/>
            <w:rPrChange w:id="2743" w:author="Microsoft Office User" w:date="2023-07-10T07:16:00Z">
              <w:rPr>
                <w:lang w:val="en-US"/>
              </w:rPr>
            </w:rPrChange>
          </w:rPr>
          <w:t xml:space="preserve"> Nevertheless, it showed a significant consumption of starch during the wet season</w:t>
        </w:r>
      </w:ins>
      <w:ins w:id="2744" w:author="Microsoft Office User" w:date="2023-07-09T00:49:00Z">
        <w:r w:rsidR="005D242A" w:rsidRPr="00883F17">
          <w:rPr>
            <w:rFonts w:asciiTheme="minorHAnsi" w:hAnsiTheme="minorHAnsi"/>
            <w:lang w:val="en-US"/>
            <w:rPrChange w:id="2745" w:author="Microsoft Office User" w:date="2023-07-10T07:16:00Z">
              <w:rPr>
                <w:lang w:val="en-US"/>
              </w:rPr>
            </w:rPrChange>
          </w:rPr>
          <w:t>.</w:t>
        </w:r>
        <w:r w:rsidR="00E300E9" w:rsidRPr="00883F17">
          <w:rPr>
            <w:rFonts w:asciiTheme="minorHAnsi" w:hAnsiTheme="minorHAnsi"/>
            <w:lang w:val="en-US"/>
            <w:rPrChange w:id="2746" w:author="Microsoft Office User" w:date="2023-07-10T07:16:00Z">
              <w:rPr>
                <w:lang w:val="en-US"/>
              </w:rPr>
            </w:rPrChange>
          </w:rPr>
          <w:t xml:space="preserve"> For </w:t>
        </w:r>
      </w:ins>
      <w:del w:id="2747" w:author="Microsoft Office User" w:date="2023-07-09T00:49:00Z">
        <w:r w:rsidRPr="00883F17" w:rsidDel="00E300E9">
          <w:rPr>
            <w:rFonts w:asciiTheme="minorHAnsi" w:hAnsiTheme="minorHAnsi"/>
            <w:rPrChange w:id="2748" w:author="Microsoft Office User" w:date="2023-07-10T07:16:00Z">
              <w:rPr/>
            </w:rPrChange>
          </w:rPr>
          <w:delText xml:space="preserve"> </w:delText>
        </w:r>
      </w:del>
      <w:r w:rsidRPr="00883F17">
        <w:rPr>
          <w:rFonts w:asciiTheme="minorHAnsi" w:hAnsiTheme="minorHAnsi"/>
          <w:rPrChange w:id="2749" w:author="Microsoft Office User" w:date="2023-07-10T07:16:00Z">
            <w:rPr/>
          </w:rPrChange>
        </w:rPr>
        <w:t xml:space="preserve">The fast-growing semi-deciduous/parenchyma-storing species </w:t>
      </w:r>
      <w:r w:rsidRPr="00883F17">
        <w:rPr>
          <w:rFonts w:asciiTheme="minorHAnsi" w:hAnsiTheme="minorHAnsi"/>
          <w:i/>
          <w:rPrChange w:id="2750" w:author="Microsoft Office User" w:date="2023-07-10T07:16:00Z">
            <w:rPr>
              <w:i/>
            </w:rPr>
          </w:rPrChange>
        </w:rPr>
        <w:t>Sacoglottis guianensis</w:t>
      </w:r>
      <w:ins w:id="2751" w:author="Microsoft Office User" w:date="2023-07-09T00:50:00Z">
        <w:r w:rsidR="00E300E9" w:rsidRPr="00883F17">
          <w:rPr>
            <w:rFonts w:asciiTheme="minorHAnsi" w:hAnsiTheme="minorHAnsi"/>
            <w:i/>
            <w:lang w:val="en-US"/>
            <w:rPrChange w:id="2752" w:author="Microsoft Office User" w:date="2023-07-10T07:16:00Z">
              <w:rPr>
                <w:i/>
                <w:lang w:val="en-US"/>
              </w:rPr>
            </w:rPrChange>
          </w:rPr>
          <w:t xml:space="preserve"> </w:t>
        </w:r>
        <w:r w:rsidR="00E300E9" w:rsidRPr="00883F17">
          <w:rPr>
            <w:rFonts w:asciiTheme="minorHAnsi" w:hAnsiTheme="minorHAnsi"/>
            <w:iCs/>
            <w:lang w:val="en-US"/>
            <w:rPrChange w:id="2753" w:author="Microsoft Office User" w:date="2023-07-10T07:16:00Z">
              <w:rPr>
                <w:iCs/>
                <w:lang w:val="en-US"/>
              </w:rPr>
            </w:rPrChange>
          </w:rPr>
          <w:t xml:space="preserve"> we found partial support for our hypothesis. We found </w:t>
        </w:r>
      </w:ins>
      <w:del w:id="2754" w:author="Microsoft Office User" w:date="2023-07-09T00:50:00Z">
        <w:r w:rsidRPr="00883F17" w:rsidDel="00E300E9">
          <w:rPr>
            <w:rFonts w:asciiTheme="minorHAnsi" w:hAnsiTheme="minorHAnsi"/>
            <w:rPrChange w:id="2755" w:author="Microsoft Office User" w:date="2023-07-10T07:16:00Z">
              <w:rPr/>
            </w:rPrChange>
          </w:rPr>
          <w:delText xml:space="preserve"> showed </w:delText>
        </w:r>
      </w:del>
      <w:r w:rsidRPr="00883F17">
        <w:rPr>
          <w:rFonts w:asciiTheme="minorHAnsi" w:hAnsiTheme="minorHAnsi"/>
          <w:rPrChange w:id="2756" w:author="Microsoft Office User" w:date="2023-07-10T07:16:00Z">
            <w:rPr/>
          </w:rPrChange>
        </w:rPr>
        <w:t xml:space="preserve">seasonality in </w:t>
      </w:r>
      <w:del w:id="2757" w:author="Microsoft Office User" w:date="2023-07-09T00:50:00Z">
        <w:r w:rsidRPr="00883F17" w:rsidDel="00E300E9">
          <w:rPr>
            <w:rFonts w:asciiTheme="minorHAnsi" w:hAnsiTheme="minorHAnsi"/>
            <w:rPrChange w:id="2758" w:author="Microsoft Office User" w:date="2023-07-10T07:16:00Z">
              <w:rPr/>
            </w:rPrChange>
          </w:rPr>
          <w:delText>NSC</w:delText>
        </w:r>
      </w:del>
      <w:ins w:id="2759" w:author="Microsoft Office User" w:date="2023-07-09T00:50:00Z">
        <w:r w:rsidR="00E300E9" w:rsidRPr="00883F17">
          <w:rPr>
            <w:rFonts w:asciiTheme="minorHAnsi" w:hAnsiTheme="minorHAnsi"/>
            <w:lang w:val="en-US"/>
            <w:rPrChange w:id="2760" w:author="Microsoft Office User" w:date="2023-07-10T07:16:00Z">
              <w:rPr>
                <w:lang w:val="en-US"/>
              </w:rPr>
            </w:rPrChange>
          </w:rPr>
          <w:t>starch mass</w:t>
        </w:r>
      </w:ins>
      <w:ins w:id="2761" w:author="Microsoft Office User" w:date="2023-05-10T15:04:00Z">
        <w:r w:rsidR="00D27B3F" w:rsidRPr="00883F17">
          <w:rPr>
            <w:rFonts w:asciiTheme="minorHAnsi" w:hAnsiTheme="minorHAnsi"/>
            <w:lang w:val="en-US"/>
            <w:rPrChange w:id="2762" w:author="Microsoft Office User" w:date="2023-07-10T07:16:00Z">
              <w:rPr>
                <w:lang w:val="en-US"/>
              </w:rPr>
            </w:rPrChange>
          </w:rPr>
          <w:t>, where they accumulat</w:t>
        </w:r>
      </w:ins>
      <w:ins w:id="2763" w:author="Microsoft Office User" w:date="2023-05-10T15:06:00Z">
        <w:r w:rsidR="00D27B3F" w:rsidRPr="00883F17">
          <w:rPr>
            <w:rFonts w:asciiTheme="minorHAnsi" w:hAnsiTheme="minorHAnsi"/>
            <w:lang w:val="en-US"/>
            <w:rPrChange w:id="2764" w:author="Microsoft Office User" w:date="2023-07-10T07:16:00Z">
              <w:rPr>
                <w:lang w:val="en-US"/>
              </w:rPr>
            </w:rPrChange>
          </w:rPr>
          <w:t>ed</w:t>
        </w:r>
      </w:ins>
      <w:ins w:id="2765" w:author="Microsoft Office User" w:date="2023-07-09T00:51:00Z">
        <w:r w:rsidR="00E300E9" w:rsidRPr="00883F17">
          <w:rPr>
            <w:rFonts w:asciiTheme="minorHAnsi" w:hAnsiTheme="minorHAnsi"/>
            <w:lang w:val="en-US"/>
            <w:rPrChange w:id="2766" w:author="Microsoft Office User" w:date="2023-07-10T07:16:00Z">
              <w:rPr>
                <w:lang w:val="en-US"/>
              </w:rPr>
            </w:rPrChange>
          </w:rPr>
          <w:t xml:space="preserve"> from May 2019 to February 2020.</w:t>
        </w:r>
      </w:ins>
      <w:ins w:id="2767" w:author="Microsoft Office User" w:date="2023-07-10T07:41:00Z">
        <w:r w:rsidR="00FF71A6">
          <w:rPr>
            <w:rFonts w:asciiTheme="minorHAnsi" w:hAnsiTheme="minorHAnsi"/>
            <w:lang w:val="en-US"/>
          </w:rPr>
          <w:t xml:space="preserve"> But,</w:t>
        </w:r>
      </w:ins>
      <w:ins w:id="2768" w:author="Microsoft Office User" w:date="2023-07-09T00:51:00Z">
        <w:r w:rsidR="00E300E9" w:rsidRPr="00883F17">
          <w:rPr>
            <w:rFonts w:asciiTheme="minorHAnsi" w:hAnsiTheme="minorHAnsi"/>
            <w:lang w:val="en-US"/>
            <w:rPrChange w:id="2769" w:author="Microsoft Office User" w:date="2023-07-10T07:16:00Z">
              <w:rPr>
                <w:lang w:val="en-US"/>
              </w:rPr>
            </w:rPrChange>
          </w:rPr>
          <w:t xml:space="preserve"> </w:t>
        </w:r>
      </w:ins>
      <w:ins w:id="2770" w:author="Microsoft Office User" w:date="2023-05-10T15:04:00Z">
        <w:r w:rsidR="00D27B3F" w:rsidRPr="00883F17">
          <w:rPr>
            <w:rFonts w:asciiTheme="minorHAnsi" w:hAnsiTheme="minorHAnsi"/>
            <w:lang w:val="en-US"/>
            <w:rPrChange w:id="2771" w:author="Microsoft Office User" w:date="2023-07-10T07:16:00Z">
              <w:rPr>
                <w:lang w:val="en-US"/>
              </w:rPr>
            </w:rPrChange>
          </w:rPr>
          <w:t xml:space="preserve"> </w:t>
        </w:r>
      </w:ins>
      <w:ins w:id="2772" w:author="Microsoft Office User" w:date="2023-07-10T07:41:00Z">
        <w:r w:rsidR="00FF71A6">
          <w:rPr>
            <w:rFonts w:asciiTheme="minorHAnsi" w:hAnsiTheme="minorHAnsi"/>
            <w:lang w:val="en-US"/>
          </w:rPr>
          <w:t>w</w:t>
        </w:r>
      </w:ins>
      <w:ins w:id="2773" w:author="Microsoft Office User" w:date="2023-07-09T00:51:00Z">
        <w:r w:rsidR="00E300E9" w:rsidRPr="00883F17">
          <w:rPr>
            <w:rFonts w:asciiTheme="minorHAnsi" w:hAnsiTheme="minorHAnsi"/>
            <w:lang w:val="en-US"/>
            <w:rPrChange w:id="2774" w:author="Microsoft Office User" w:date="2023-07-10T07:16:00Z">
              <w:rPr>
                <w:lang w:val="en-US"/>
              </w:rPr>
            </w:rPrChange>
          </w:rPr>
          <w:t xml:space="preserve">e did not </w:t>
        </w:r>
      </w:ins>
      <w:ins w:id="2775" w:author="Microsoft Office User" w:date="2023-07-10T07:41:00Z">
        <w:r w:rsidR="00FF71A6" w:rsidRPr="00FF71A6">
          <w:rPr>
            <w:rFonts w:asciiTheme="minorHAnsi" w:hAnsiTheme="minorHAnsi"/>
            <w:lang w:val="en-US"/>
          </w:rPr>
          <w:t>detect</w:t>
        </w:r>
      </w:ins>
      <w:ins w:id="2776" w:author="Microsoft Office User" w:date="2023-07-09T00:51:00Z">
        <w:r w:rsidR="00E300E9" w:rsidRPr="00883F17">
          <w:rPr>
            <w:rFonts w:asciiTheme="minorHAnsi" w:hAnsiTheme="minorHAnsi"/>
            <w:lang w:val="en-US"/>
            <w:rPrChange w:id="2777" w:author="Microsoft Office User" w:date="2023-07-10T07:16:00Z">
              <w:rPr>
                <w:lang w:val="en-US"/>
              </w:rPr>
            </w:rPrChange>
          </w:rPr>
          <w:t xml:space="preserve"> </w:t>
        </w:r>
      </w:ins>
      <w:ins w:id="2778" w:author="Microsoft Office User" w:date="2023-07-10T07:40:00Z">
        <w:r w:rsidR="00FF71A6" w:rsidRPr="00FF71A6">
          <w:rPr>
            <w:rFonts w:asciiTheme="minorHAnsi" w:hAnsiTheme="minorHAnsi"/>
            <w:lang w:val="en-US"/>
          </w:rPr>
          <w:t>significa</w:t>
        </w:r>
        <w:r w:rsidR="00FF71A6">
          <w:rPr>
            <w:rFonts w:asciiTheme="minorHAnsi" w:hAnsiTheme="minorHAnsi"/>
            <w:lang w:val="en-US"/>
          </w:rPr>
          <w:t>nt</w:t>
        </w:r>
      </w:ins>
      <w:ins w:id="2779" w:author="Microsoft Office User" w:date="2023-07-09T00:51:00Z">
        <w:r w:rsidR="00E300E9" w:rsidRPr="00883F17">
          <w:rPr>
            <w:rFonts w:asciiTheme="minorHAnsi" w:hAnsiTheme="minorHAnsi"/>
            <w:lang w:val="en-US"/>
            <w:rPrChange w:id="2780" w:author="Microsoft Office User" w:date="2023-07-10T07:16:00Z">
              <w:rPr>
                <w:lang w:val="en-US"/>
              </w:rPr>
            </w:rPrChange>
          </w:rPr>
          <w:t xml:space="preserve"> consumption of starch</w:t>
        </w:r>
      </w:ins>
      <w:ins w:id="2781" w:author="Microsoft Office User" w:date="2023-07-10T07:41:00Z">
        <w:r w:rsidR="00FF71A6">
          <w:rPr>
            <w:rFonts w:asciiTheme="minorHAnsi" w:hAnsiTheme="minorHAnsi"/>
            <w:lang w:val="en-US"/>
          </w:rPr>
          <w:t xml:space="preserve"> during the wet or the dry season. Our data suggest</w:t>
        </w:r>
      </w:ins>
      <w:ins w:id="2782" w:author="Microsoft Office User" w:date="2023-07-10T07:42:00Z">
        <w:r w:rsidR="00FF71A6">
          <w:rPr>
            <w:rFonts w:asciiTheme="minorHAnsi" w:hAnsiTheme="minorHAnsi"/>
            <w:lang w:val="en-US"/>
          </w:rPr>
          <w:t xml:space="preserve"> a </w:t>
        </w:r>
      </w:ins>
      <w:ins w:id="2783" w:author="Microsoft Office User" w:date="2023-07-09T00:51:00Z">
        <w:r w:rsidR="00E300E9" w:rsidRPr="00883F17">
          <w:rPr>
            <w:rFonts w:asciiTheme="minorHAnsi" w:hAnsiTheme="minorHAnsi"/>
            <w:lang w:val="en-US"/>
            <w:rPrChange w:id="2784" w:author="Microsoft Office User" w:date="2023-07-10T07:16:00Z">
              <w:rPr>
                <w:lang w:val="en-US"/>
              </w:rPr>
            </w:rPrChange>
          </w:rPr>
          <w:t xml:space="preserve">strong consumption </w:t>
        </w:r>
      </w:ins>
      <w:ins w:id="2785" w:author="Microsoft Office User" w:date="2023-07-09T00:52:00Z">
        <w:r w:rsidR="00E300E9" w:rsidRPr="00883F17">
          <w:rPr>
            <w:rFonts w:asciiTheme="minorHAnsi" w:hAnsiTheme="minorHAnsi"/>
            <w:lang w:val="en-US"/>
            <w:rPrChange w:id="2786" w:author="Microsoft Office User" w:date="2023-07-10T07:16:00Z">
              <w:rPr>
                <w:lang w:val="en-US"/>
              </w:rPr>
            </w:rPrChange>
          </w:rPr>
          <w:t xml:space="preserve">in the transition months from the wet to the dry season from February 2020 and May 2019, unfortunately we have no data from this period. </w:t>
        </w:r>
      </w:ins>
      <w:del w:id="2787" w:author="Microsoft Office User" w:date="2023-05-10T15:09:00Z">
        <w:r w:rsidRPr="00883F17" w:rsidDel="00D27B3F">
          <w:rPr>
            <w:rFonts w:asciiTheme="minorHAnsi" w:hAnsiTheme="minorHAnsi"/>
            <w:rPrChange w:id="2788" w:author="Microsoft Office User" w:date="2023-07-10T07:16:00Z">
              <w:rPr/>
            </w:rPrChange>
          </w:rPr>
          <w:delText xml:space="preserve"> </w:delText>
        </w:r>
      </w:del>
      <w:del w:id="2789" w:author="Microsoft Office User" w:date="2023-05-10T15:11:00Z">
        <w:r w:rsidRPr="00883F17" w:rsidDel="00D26297">
          <w:rPr>
            <w:rFonts w:asciiTheme="minorHAnsi" w:hAnsiTheme="minorHAnsi"/>
            <w:rPrChange w:id="2790" w:author="Microsoft Office User" w:date="2023-07-10T07:16:00Z">
              <w:rPr/>
            </w:rPrChange>
          </w:rPr>
          <w:delText>but</w:delText>
        </w:r>
      </w:del>
      <w:ins w:id="2791" w:author="Microsoft Office User" w:date="2023-05-10T15:11:00Z">
        <w:r w:rsidR="00D26297" w:rsidRPr="00883F17">
          <w:rPr>
            <w:rFonts w:asciiTheme="minorHAnsi" w:hAnsiTheme="minorHAnsi"/>
            <w:lang w:val="en-US"/>
            <w:rPrChange w:id="2792" w:author="Microsoft Office User" w:date="2023-07-10T07:16:00Z">
              <w:rPr>
                <w:lang w:val="en-US"/>
              </w:rPr>
            </w:rPrChange>
          </w:rPr>
          <w:t>For this species we observed</w:t>
        </w:r>
      </w:ins>
      <w:r w:rsidRPr="00883F17">
        <w:rPr>
          <w:rFonts w:asciiTheme="minorHAnsi" w:hAnsiTheme="minorHAnsi"/>
          <w:rPrChange w:id="2793" w:author="Microsoft Office User" w:date="2023-07-10T07:16:00Z">
            <w:rPr/>
          </w:rPrChange>
        </w:rPr>
        <w:t xml:space="preserve"> no</w:t>
      </w:r>
      <w:del w:id="2794" w:author="Microsoft Office User" w:date="2023-07-09T00:54:00Z">
        <w:r w:rsidRPr="00883F17" w:rsidDel="00E300E9">
          <w:rPr>
            <w:rFonts w:asciiTheme="minorHAnsi" w:hAnsiTheme="minorHAnsi"/>
            <w:rPrChange w:id="2795" w:author="Microsoft Office User" w:date="2023-07-10T07:16:00Z">
              <w:rPr/>
            </w:rPrChange>
          </w:rPr>
          <w:delText xml:space="preserve"> </w:delText>
        </w:r>
      </w:del>
      <w:ins w:id="2796" w:author="Microsoft Office User" w:date="2023-06-27T17:09:00Z">
        <w:r w:rsidR="00AB24F1" w:rsidRPr="00883F17">
          <w:rPr>
            <w:rFonts w:asciiTheme="minorHAnsi" w:hAnsiTheme="minorHAnsi"/>
            <w:lang w:val="en-US"/>
            <w:rPrChange w:id="2797" w:author="Microsoft Office User" w:date="2023-07-10T07:16:00Z">
              <w:rPr>
                <w:lang w:val="en-US"/>
              </w:rPr>
            </w:rPrChange>
          </w:rPr>
          <w:t xml:space="preserve"> seasonal </w:t>
        </w:r>
      </w:ins>
      <w:del w:id="2798" w:author="Microsoft Office User" w:date="2023-07-09T00:54:00Z">
        <w:r w:rsidRPr="00883F17" w:rsidDel="00E300E9">
          <w:rPr>
            <w:rFonts w:asciiTheme="minorHAnsi" w:hAnsiTheme="minorHAnsi"/>
            <w:rPrChange w:id="2799" w:author="Microsoft Office User" w:date="2023-07-10T07:16:00Z">
              <w:rPr/>
            </w:rPrChange>
          </w:rPr>
          <w:delText xml:space="preserve">plasticity </w:delText>
        </w:r>
      </w:del>
      <w:ins w:id="2800" w:author="Microsoft Office User" w:date="2023-07-09T00:54:00Z">
        <w:r w:rsidR="00E300E9" w:rsidRPr="00883F17">
          <w:rPr>
            <w:rFonts w:asciiTheme="minorHAnsi" w:hAnsiTheme="minorHAnsi"/>
            <w:lang w:val="en-US"/>
            <w:rPrChange w:id="2801" w:author="Microsoft Office User" w:date="2023-07-10T07:16:00Z">
              <w:rPr>
                <w:lang w:val="en-US"/>
              </w:rPr>
            </w:rPrChange>
          </w:rPr>
          <w:t>variability</w:t>
        </w:r>
        <w:r w:rsidR="00E300E9" w:rsidRPr="00883F17">
          <w:rPr>
            <w:rFonts w:asciiTheme="minorHAnsi" w:hAnsiTheme="minorHAnsi"/>
            <w:rPrChange w:id="2802" w:author="Microsoft Office User" w:date="2023-07-10T07:16:00Z">
              <w:rPr/>
            </w:rPrChange>
          </w:rPr>
          <w:t xml:space="preserve"> </w:t>
        </w:r>
      </w:ins>
      <w:r w:rsidRPr="00883F17">
        <w:rPr>
          <w:rFonts w:asciiTheme="minorHAnsi" w:hAnsiTheme="minorHAnsi"/>
          <w:rPrChange w:id="2803" w:author="Microsoft Office User" w:date="2023-07-10T07:16:00Z">
            <w:rPr/>
          </w:rPrChange>
        </w:rPr>
        <w:t>in growth and respiration</w:t>
      </w:r>
      <w:ins w:id="2804" w:author="Microsoft Office User" w:date="2023-07-09T00:56:00Z">
        <w:r w:rsidR="00E300E9" w:rsidRPr="00883F17">
          <w:rPr>
            <w:rFonts w:asciiTheme="minorHAnsi" w:hAnsiTheme="minorHAnsi"/>
            <w:lang w:val="en-US"/>
            <w:rPrChange w:id="2805" w:author="Microsoft Office User" w:date="2023-07-10T07:16:00Z">
              <w:rPr>
                <w:lang w:val="en-US"/>
              </w:rPr>
            </w:rPrChange>
          </w:rPr>
          <w:t>, therefore strong consumption and accumulation of starch may respond mainly to changes in photosynthesis</w:t>
        </w:r>
      </w:ins>
      <w:ins w:id="2806" w:author="Microsoft Office User" w:date="2023-05-10T15:12:00Z">
        <w:r w:rsidR="00D26297" w:rsidRPr="00883F17">
          <w:rPr>
            <w:rFonts w:asciiTheme="minorHAnsi" w:hAnsiTheme="minorHAnsi"/>
            <w:lang w:val="en-US"/>
            <w:rPrChange w:id="2807" w:author="Microsoft Office User" w:date="2023-07-10T07:16:00Z">
              <w:rPr>
                <w:lang w:val="en-US"/>
              </w:rPr>
            </w:rPrChange>
          </w:rPr>
          <w:t xml:space="preserve">. </w:t>
        </w:r>
      </w:ins>
      <w:del w:id="2808" w:author="Microsoft Office User" w:date="2023-05-10T15:12:00Z">
        <w:r w:rsidRPr="00883F17" w:rsidDel="00D26297">
          <w:rPr>
            <w:rFonts w:asciiTheme="minorHAnsi" w:hAnsiTheme="minorHAnsi"/>
            <w:rPrChange w:id="2809" w:author="Microsoft Office User" w:date="2023-07-10T07:16:00Z">
              <w:rPr/>
            </w:rPrChange>
          </w:rPr>
          <w:delText>, and t</w:delText>
        </w:r>
      </w:del>
      <w:del w:id="2810" w:author="Microsoft Office User" w:date="2023-07-09T00:54:00Z">
        <w:r w:rsidRPr="00883F17" w:rsidDel="00E300E9">
          <w:rPr>
            <w:rFonts w:asciiTheme="minorHAnsi" w:hAnsiTheme="minorHAnsi"/>
            <w:rPrChange w:id="2811" w:author="Microsoft Office User" w:date="2023-07-10T07:16:00Z">
              <w:rPr/>
            </w:rPrChange>
          </w:rPr>
          <w:delText xml:space="preserve">he evergreen/parenchyma-storing species </w:delText>
        </w:r>
        <w:r w:rsidRPr="00883F17" w:rsidDel="00E300E9">
          <w:rPr>
            <w:rFonts w:asciiTheme="minorHAnsi" w:hAnsiTheme="minorHAnsi"/>
            <w:i/>
            <w:rPrChange w:id="2812" w:author="Microsoft Office User" w:date="2023-07-10T07:16:00Z">
              <w:rPr>
                <w:i/>
              </w:rPr>
            </w:rPrChange>
          </w:rPr>
          <w:delText>Ocotea leucoxylon</w:delText>
        </w:r>
      </w:del>
      <w:del w:id="2813" w:author="Microsoft Office User" w:date="2023-07-09T00:47:00Z">
        <w:r w:rsidRPr="00883F17" w:rsidDel="005D242A">
          <w:rPr>
            <w:rFonts w:asciiTheme="minorHAnsi" w:hAnsiTheme="minorHAnsi"/>
            <w:i/>
            <w:rPrChange w:id="2814" w:author="Microsoft Office User" w:date="2023-07-10T07:16:00Z">
              <w:rPr>
                <w:i/>
              </w:rPr>
            </w:rPrChange>
          </w:rPr>
          <w:delText xml:space="preserve"> </w:delText>
        </w:r>
        <w:r w:rsidRPr="00883F17" w:rsidDel="005D242A">
          <w:rPr>
            <w:rFonts w:asciiTheme="minorHAnsi" w:hAnsiTheme="minorHAnsi"/>
            <w:rPrChange w:id="2815" w:author="Microsoft Office User" w:date="2023-07-10T07:16:00Z">
              <w:rPr/>
            </w:rPrChange>
          </w:rPr>
          <w:delText>showed no seasonal variability in any of the carbon fluxes</w:delText>
        </w:r>
      </w:del>
      <w:ins w:id="2816" w:author="Microsoft Office User" w:date="2023-05-10T15:12:00Z">
        <w:r w:rsidR="00D26297" w:rsidRPr="00883F17">
          <w:rPr>
            <w:rFonts w:asciiTheme="minorHAnsi" w:hAnsiTheme="minorHAnsi"/>
            <w:lang w:val="en-US"/>
            <w:rPrChange w:id="2817" w:author="Microsoft Office User" w:date="2023-07-10T07:16:00Z">
              <w:rPr>
                <w:lang w:val="en-US"/>
              </w:rPr>
            </w:rPrChange>
          </w:rPr>
          <w:t xml:space="preserve"> </w:t>
        </w:r>
        <w:r w:rsidR="00D26297" w:rsidRPr="00883F17">
          <w:rPr>
            <w:rFonts w:asciiTheme="minorHAnsi" w:hAnsiTheme="minorHAnsi"/>
            <w:lang w:val="en-US"/>
            <w:rPrChange w:id="2818" w:author="Microsoft Office User" w:date="2023-07-10T07:16:00Z">
              <w:rPr>
                <w:lang w:val="en-US"/>
              </w:rPr>
            </w:rPrChange>
          </w:rPr>
          <w:lastRenderedPageBreak/>
          <w:t>This suggests that these par</w:t>
        </w:r>
      </w:ins>
      <w:ins w:id="2819" w:author="Microsoft Office User" w:date="2023-05-10T15:13:00Z">
        <w:r w:rsidR="00D26297" w:rsidRPr="00883F17">
          <w:rPr>
            <w:rFonts w:asciiTheme="minorHAnsi" w:hAnsiTheme="minorHAnsi"/>
            <w:lang w:val="en-US"/>
            <w:rPrChange w:id="2820" w:author="Microsoft Office User" w:date="2023-07-10T07:16:00Z">
              <w:rPr>
                <w:lang w:val="en-US"/>
              </w:rPr>
            </w:rPrChange>
          </w:rPr>
          <w:t>enchyma storing species probably prioritize</w:t>
        </w:r>
      </w:ins>
      <w:del w:id="2821" w:author="Microsoft Office User" w:date="2023-05-10T15:12:00Z">
        <w:r w:rsidRPr="00883F17" w:rsidDel="00D26297">
          <w:rPr>
            <w:rFonts w:asciiTheme="minorHAnsi" w:hAnsiTheme="minorHAnsi"/>
            <w:rPrChange w:id="2822" w:author="Microsoft Office User" w:date="2023-07-10T07:16:00Z">
              <w:rPr/>
            </w:rPrChange>
          </w:rPr>
          <w:delText>,</w:delText>
        </w:r>
      </w:del>
      <w:del w:id="2823" w:author="Microsoft Office User" w:date="2023-05-10T15:13:00Z">
        <w:r w:rsidRPr="00883F17" w:rsidDel="00D26297">
          <w:rPr>
            <w:rFonts w:asciiTheme="minorHAnsi" w:hAnsiTheme="minorHAnsi"/>
            <w:rPrChange w:id="2824" w:author="Microsoft Office User" w:date="2023-07-10T07:16:00Z">
              <w:rPr/>
            </w:rPrChange>
          </w:rPr>
          <w:delText xml:space="preserve"> suggesting a priority of</w:delText>
        </w:r>
      </w:del>
      <w:r w:rsidRPr="00883F17">
        <w:rPr>
          <w:rFonts w:asciiTheme="minorHAnsi" w:hAnsiTheme="minorHAnsi"/>
          <w:rPrChange w:id="2825" w:author="Microsoft Office User" w:date="2023-07-10T07:16:00Z">
            <w:rPr/>
          </w:rPrChange>
        </w:rPr>
        <w:t xml:space="preserve"> growth over storage in the long run</w:t>
      </w:r>
      <w:ins w:id="2826" w:author="Microsoft Office User" w:date="2023-05-11T17:01:00Z">
        <w:r w:rsidR="00D72D70" w:rsidRPr="00883F17">
          <w:rPr>
            <w:rFonts w:asciiTheme="minorHAnsi" w:hAnsiTheme="minorHAnsi"/>
            <w:lang w:val="en-US"/>
            <w:rPrChange w:id="2827" w:author="Microsoft Office User" w:date="2023-07-10T07:16:00Z">
              <w:rPr>
                <w:lang w:val="en-US"/>
              </w:rPr>
            </w:rPrChange>
          </w:rPr>
          <w:t>, probably resulting in a higher vulnerability to</w:t>
        </w:r>
      </w:ins>
      <w:ins w:id="2828" w:author="Microsoft Office User" w:date="2023-07-10T07:43:00Z">
        <w:r w:rsidR="00FF71A6">
          <w:rPr>
            <w:rFonts w:asciiTheme="minorHAnsi" w:hAnsiTheme="minorHAnsi"/>
            <w:lang w:val="en-US"/>
          </w:rPr>
          <w:t xml:space="preserve"> stressful environmental changes</w:t>
        </w:r>
      </w:ins>
      <w:ins w:id="2829" w:author="Microsoft Office User" w:date="2023-05-11T17:01:00Z">
        <w:r w:rsidR="00D72D70" w:rsidRPr="00883F17">
          <w:rPr>
            <w:rFonts w:asciiTheme="minorHAnsi" w:hAnsiTheme="minorHAnsi"/>
            <w:lang w:val="en-US"/>
            <w:rPrChange w:id="2830" w:author="Microsoft Office User" w:date="2023-07-10T07:16:00Z">
              <w:rPr>
                <w:lang w:val="en-US"/>
              </w:rPr>
            </w:rPrChange>
          </w:rPr>
          <w:t xml:space="preserve"> </w:t>
        </w:r>
      </w:ins>
      <w:ins w:id="2831" w:author="Microsoft Office User" w:date="2023-07-09T00:56:00Z">
        <w:r w:rsidR="00E300E9" w:rsidRPr="00883F17">
          <w:rPr>
            <w:rFonts w:asciiTheme="minorHAnsi" w:hAnsiTheme="minorHAnsi"/>
            <w:lang w:val="en-US"/>
            <w:rPrChange w:id="2832" w:author="Microsoft Office User" w:date="2023-07-10T07:16:00Z">
              <w:rPr>
                <w:lang w:val="en-US"/>
              </w:rPr>
            </w:rPrChange>
          </w:rPr>
          <w:t xml:space="preserve">resulting in </w:t>
        </w:r>
      </w:ins>
      <w:ins w:id="2833" w:author="Microsoft Office User" w:date="2023-05-11T17:02:00Z">
        <w:r w:rsidR="00D72D70" w:rsidRPr="00883F17">
          <w:rPr>
            <w:rFonts w:asciiTheme="minorHAnsi" w:hAnsiTheme="minorHAnsi"/>
            <w:lang w:val="en-US"/>
            <w:rPrChange w:id="2834" w:author="Microsoft Office User" w:date="2023-07-10T07:16:00Z">
              <w:rPr>
                <w:lang w:val="en-US"/>
              </w:rPr>
            </w:rPrChange>
          </w:rPr>
          <w:t>higher mortality rates</w:t>
        </w:r>
      </w:ins>
      <w:del w:id="2835" w:author="Microsoft Office User" w:date="2023-05-11T17:02:00Z">
        <w:r w:rsidRPr="00883F17" w:rsidDel="00D72D70">
          <w:rPr>
            <w:rFonts w:asciiTheme="minorHAnsi" w:hAnsiTheme="minorHAnsi"/>
            <w:rPrChange w:id="2836" w:author="Microsoft Office User" w:date="2023-07-10T07:16:00Z">
              <w:rPr/>
            </w:rPrChange>
          </w:rPr>
          <w:delText xml:space="preserve"> and </w:delText>
        </w:r>
      </w:del>
      <w:del w:id="2837" w:author="Microsoft Office User" w:date="2023-05-10T15:13:00Z">
        <w:r w:rsidRPr="00883F17" w:rsidDel="00D26297">
          <w:rPr>
            <w:rFonts w:asciiTheme="minorHAnsi" w:hAnsiTheme="minorHAnsi"/>
            <w:rPrChange w:id="2838" w:author="Microsoft Office User" w:date="2023-07-10T07:16:00Z">
              <w:rPr/>
            </w:rPrChange>
          </w:rPr>
          <w:delText xml:space="preserve">a </w:delText>
        </w:r>
      </w:del>
      <w:del w:id="2839" w:author="Microsoft Office User" w:date="2023-05-11T17:02:00Z">
        <w:r w:rsidRPr="00883F17" w:rsidDel="00D72D70">
          <w:rPr>
            <w:rFonts w:asciiTheme="minorHAnsi" w:hAnsiTheme="minorHAnsi"/>
            <w:rPrChange w:id="2840" w:author="Microsoft Office User" w:date="2023-07-10T07:16:00Z">
              <w:rPr/>
            </w:rPrChange>
          </w:rPr>
          <w:delText xml:space="preserve">higher vulnerability to environmental changes, resulting in </w:delText>
        </w:r>
      </w:del>
      <w:del w:id="2841" w:author="Microsoft Office User" w:date="2023-05-10T15:13:00Z">
        <w:r w:rsidRPr="00883F17" w:rsidDel="00D26297">
          <w:rPr>
            <w:rFonts w:asciiTheme="minorHAnsi" w:hAnsiTheme="minorHAnsi"/>
            <w:rPrChange w:id="2842" w:author="Microsoft Office User" w:date="2023-07-10T07:16:00Z">
              <w:rPr/>
            </w:rPrChange>
          </w:rPr>
          <w:delText xml:space="preserve">higher </w:delText>
        </w:r>
      </w:del>
      <w:del w:id="2843" w:author="Microsoft Office User" w:date="2023-05-11T17:02:00Z">
        <w:r w:rsidRPr="00883F17" w:rsidDel="00D72D70">
          <w:rPr>
            <w:rFonts w:asciiTheme="minorHAnsi" w:hAnsiTheme="minorHAnsi"/>
            <w:rPrChange w:id="2844" w:author="Microsoft Office User" w:date="2023-07-10T07:16:00Z">
              <w:rPr/>
            </w:rPrChange>
          </w:rPr>
          <w:delText>mortality rates</w:delText>
        </w:r>
      </w:del>
      <w:ins w:id="2845" w:author="Microsoft Office User" w:date="2023-05-10T15:02:00Z">
        <w:r w:rsidR="00D27B3F" w:rsidRPr="00883F17">
          <w:rPr>
            <w:rFonts w:asciiTheme="minorHAnsi" w:hAnsiTheme="minorHAnsi"/>
            <w:lang w:val="en-US"/>
            <w:rPrChange w:id="2846" w:author="Microsoft Office User" w:date="2023-07-10T07:16:00Z">
              <w:rPr>
                <w:lang w:val="en-US"/>
              </w:rPr>
            </w:rPrChange>
          </w:rPr>
          <w:t xml:space="preserve"> </w:t>
        </w:r>
      </w:ins>
      <w:del w:id="2847" w:author="Microsoft Office User" w:date="2023-05-10T15:14:00Z">
        <w:r w:rsidRPr="00883F17" w:rsidDel="00D26297">
          <w:rPr>
            <w:rFonts w:asciiTheme="minorHAnsi" w:hAnsiTheme="minorHAnsi"/>
            <w:rPrChange w:id="2848" w:author="Microsoft Office User" w:date="2023-07-10T07:16:00Z">
              <w:rPr/>
            </w:rPrChange>
          </w:rPr>
          <w:delText xml:space="preserve"> for these species </w:delText>
        </w:r>
      </w:del>
      <w:r w:rsidRPr="00883F17">
        <w:rPr>
          <w:rFonts w:asciiTheme="minorHAnsi" w:hAnsiTheme="minorHAnsi"/>
          <w:rPrChange w:id="2849" w:author="Microsoft Office User" w:date="2023-07-10T07:16:00Z">
            <w:rPr/>
          </w:rPrChange>
        </w:rPr>
        <w:t xml:space="preserve">(Table 1). </w:t>
      </w:r>
    </w:p>
    <w:p w14:paraId="5D2D589C" w14:textId="1070712E"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2850" w:author="Microsoft Office User" w:date="2023-07-10T07:16:00Z">
            <w:rPr/>
          </w:rPrChange>
        </w:rPr>
      </w:pPr>
      <w:r w:rsidRPr="00883F17">
        <w:rPr>
          <w:rFonts w:asciiTheme="minorHAnsi" w:hAnsiTheme="minorHAnsi"/>
          <w:rPrChange w:id="2851" w:author="Microsoft Office User" w:date="2023-07-10T07:16:00Z">
            <w:rPr/>
          </w:rPrChange>
        </w:rPr>
        <w:t>Our conceptual framework and measurements also suggest the differential occurrence of</w:t>
      </w:r>
      <w:ins w:id="2852" w:author="Microsoft Office User" w:date="2023-07-09T00:57:00Z">
        <w:r w:rsidR="00E300E9" w:rsidRPr="00883F17">
          <w:rPr>
            <w:rFonts w:asciiTheme="minorHAnsi" w:hAnsiTheme="minorHAnsi"/>
            <w:lang w:val="en-US"/>
            <w:rPrChange w:id="2853" w:author="Microsoft Office User" w:date="2023-07-10T07:16:00Z">
              <w:rPr>
                <w:lang w:val="en-US"/>
              </w:rPr>
            </w:rPrChange>
          </w:rPr>
          <w:t xml:space="preserve"> seasonal</w:t>
        </w:r>
      </w:ins>
      <w:ins w:id="2854" w:author="Microsoft Office User" w:date="2023-07-10T07:44:00Z">
        <w:r w:rsidR="00FF71A6">
          <w:rPr>
            <w:rFonts w:asciiTheme="minorHAnsi" w:hAnsiTheme="minorHAnsi"/>
            <w:lang w:val="en-US"/>
          </w:rPr>
          <w:t xml:space="preserve"> growth-storage</w:t>
        </w:r>
      </w:ins>
      <w:r w:rsidRPr="00883F17">
        <w:rPr>
          <w:rFonts w:asciiTheme="minorHAnsi" w:hAnsiTheme="minorHAnsi"/>
          <w:rPrChange w:id="2855" w:author="Microsoft Office User" w:date="2023-07-10T07:16:00Z">
            <w:rPr/>
          </w:rPrChange>
        </w:rPr>
        <w:t xml:space="preserve"> trade-offs </w:t>
      </w:r>
      <w:del w:id="2856" w:author="Microsoft Office User" w:date="2023-07-10T07:44:00Z">
        <w:r w:rsidRPr="00883F17" w:rsidDel="00FF71A6">
          <w:rPr>
            <w:rFonts w:asciiTheme="minorHAnsi" w:hAnsiTheme="minorHAnsi"/>
            <w:rPrChange w:id="2857" w:author="Microsoft Office User" w:date="2023-07-10T07:16:00Z">
              <w:rPr/>
            </w:rPrChange>
          </w:rPr>
          <w:delText xml:space="preserve">between growth and storage </w:delText>
        </w:r>
      </w:del>
      <w:r w:rsidR="00A868CD" w:rsidRPr="00883F17">
        <w:rPr>
          <w:rFonts w:asciiTheme="minorHAnsi" w:hAnsiTheme="minorHAnsi"/>
          <w:lang w:val="en-US"/>
          <w:rPrChange w:id="2858" w:author="Microsoft Office User" w:date="2023-07-10T07:16:00Z">
            <w:rPr>
              <w:lang w:val="en-US"/>
            </w:rPr>
          </w:rPrChange>
        </w:rPr>
        <w:t xml:space="preserve">between different starch storage strategies </w:t>
      </w:r>
      <w:r w:rsidRPr="00883F17">
        <w:rPr>
          <w:rFonts w:asciiTheme="minorHAnsi" w:hAnsiTheme="minorHAnsi"/>
          <w:rPrChange w:id="2859" w:author="Microsoft Office User" w:date="2023-07-10T07:16:00Z">
            <w:rPr/>
          </w:rPrChange>
        </w:rPr>
        <w:t>(Fig. 1). Negative correlations between growth and storage occurred during the wet season for the slow-growing, fiber-storing species, mainly because of the strong seasonality in growth rates</w:t>
      </w:r>
      <w:r w:rsidR="00A868CD" w:rsidRPr="00883F17">
        <w:rPr>
          <w:rFonts w:asciiTheme="minorHAnsi" w:hAnsiTheme="minorHAnsi"/>
          <w:lang w:val="en-US"/>
          <w:rPrChange w:id="2860" w:author="Microsoft Office User" w:date="2023-07-10T07:16:00Z">
            <w:rPr>
              <w:lang w:val="en-US"/>
            </w:rPr>
          </w:rPrChange>
        </w:rPr>
        <w:t xml:space="preserve"> and </w:t>
      </w:r>
      <w:del w:id="2861" w:author="Microsoft Office User" w:date="2023-05-11T18:01:00Z">
        <w:r w:rsidR="00A868CD" w:rsidRPr="00883F17" w:rsidDel="00D93EA6">
          <w:rPr>
            <w:rFonts w:asciiTheme="minorHAnsi" w:hAnsiTheme="minorHAnsi"/>
            <w:lang w:val="en-US"/>
            <w:rPrChange w:id="2862" w:author="Microsoft Office User" w:date="2023-07-10T07:16:00Z">
              <w:rPr>
                <w:lang w:val="en-US"/>
              </w:rPr>
            </w:rPrChange>
          </w:rPr>
          <w:delText>NSC</w:delText>
        </w:r>
        <w:r w:rsidRPr="00883F17" w:rsidDel="00D93EA6">
          <w:rPr>
            <w:rFonts w:asciiTheme="minorHAnsi" w:hAnsiTheme="minorHAnsi"/>
            <w:rPrChange w:id="2863" w:author="Microsoft Office User" w:date="2023-07-10T07:16:00Z">
              <w:rPr/>
            </w:rPrChange>
          </w:rPr>
          <w:delText xml:space="preserve"> </w:delText>
        </w:r>
      </w:del>
      <w:ins w:id="2864" w:author="Microsoft Office User" w:date="2023-05-11T18:01:00Z">
        <w:r w:rsidR="00D93EA6" w:rsidRPr="00883F17">
          <w:rPr>
            <w:rFonts w:asciiTheme="minorHAnsi" w:hAnsiTheme="minorHAnsi"/>
            <w:lang w:val="en-US"/>
            <w:rPrChange w:id="2865" w:author="Microsoft Office User" w:date="2023-07-10T07:16:00Z">
              <w:rPr>
                <w:lang w:val="en-US"/>
              </w:rPr>
            </w:rPrChange>
          </w:rPr>
          <w:t>starch</w:t>
        </w:r>
        <w:r w:rsidR="00D93EA6" w:rsidRPr="00883F17">
          <w:rPr>
            <w:rFonts w:asciiTheme="minorHAnsi" w:hAnsiTheme="minorHAnsi"/>
            <w:rPrChange w:id="2866" w:author="Microsoft Office User" w:date="2023-07-10T07:16:00Z">
              <w:rPr/>
            </w:rPrChange>
          </w:rPr>
          <w:t xml:space="preserve"> </w:t>
        </w:r>
      </w:ins>
      <w:r w:rsidRPr="00883F17">
        <w:rPr>
          <w:rFonts w:asciiTheme="minorHAnsi" w:hAnsiTheme="minorHAnsi"/>
          <w:rPrChange w:id="2867" w:author="Microsoft Office User" w:date="2023-07-10T07:16:00Z">
            <w:rPr/>
          </w:rPrChange>
        </w:rPr>
        <w:t xml:space="preserve">(Fig. 4, Fig. 7, Fig. 8). This </w:t>
      </w:r>
      <w:del w:id="2868" w:author="Microsoft Office User" w:date="2023-05-10T15:17:00Z">
        <w:r w:rsidRPr="00883F17" w:rsidDel="00134F6A">
          <w:rPr>
            <w:rFonts w:asciiTheme="minorHAnsi" w:hAnsiTheme="minorHAnsi"/>
            <w:rPrChange w:id="2869" w:author="Microsoft Office User" w:date="2023-07-10T07:16:00Z">
              <w:rPr/>
            </w:rPrChange>
          </w:rPr>
          <w:delText xml:space="preserve">indicates </w:delText>
        </w:r>
      </w:del>
      <w:ins w:id="2870" w:author="Microsoft Office User" w:date="2023-05-10T15:17:00Z">
        <w:r w:rsidR="00134F6A" w:rsidRPr="00883F17">
          <w:rPr>
            <w:rFonts w:asciiTheme="minorHAnsi" w:hAnsiTheme="minorHAnsi"/>
            <w:lang w:val="en-US"/>
            <w:rPrChange w:id="2871" w:author="Microsoft Office User" w:date="2023-07-10T07:16:00Z">
              <w:rPr>
                <w:lang w:val="en-US"/>
              </w:rPr>
            </w:rPrChange>
          </w:rPr>
          <w:t>suggests</w:t>
        </w:r>
        <w:r w:rsidR="00134F6A" w:rsidRPr="00883F17">
          <w:rPr>
            <w:rFonts w:asciiTheme="minorHAnsi" w:hAnsiTheme="minorHAnsi"/>
            <w:rPrChange w:id="2872" w:author="Microsoft Office User" w:date="2023-07-10T07:16:00Z">
              <w:rPr/>
            </w:rPrChange>
          </w:rPr>
          <w:t xml:space="preserve"> </w:t>
        </w:r>
      </w:ins>
      <w:r w:rsidRPr="00883F17">
        <w:rPr>
          <w:rFonts w:asciiTheme="minorHAnsi" w:hAnsiTheme="minorHAnsi"/>
          <w:rPrChange w:id="2873" w:author="Microsoft Office User" w:date="2023-07-10T07:16:00Z">
            <w:rPr/>
          </w:rPrChange>
        </w:rPr>
        <w:t>that these species may better regulate carbon sink activity to ensure long-term storage, which could result in lower growth and mortality rates than their counterparts the parenchyma-storing species (Table 1, Herrera-Ramírez et al., 2021). These trade-offs were less evident</w:t>
      </w:r>
      <w:ins w:id="2874" w:author="Microsoft Office User" w:date="2023-05-10T15:18:00Z">
        <w:r w:rsidR="00134F6A" w:rsidRPr="00883F17">
          <w:rPr>
            <w:rFonts w:asciiTheme="minorHAnsi" w:hAnsiTheme="minorHAnsi"/>
            <w:lang w:val="en-US"/>
            <w:rPrChange w:id="2875" w:author="Microsoft Office User" w:date="2023-07-10T07:16:00Z">
              <w:rPr>
                <w:lang w:val="en-US"/>
              </w:rPr>
            </w:rPrChange>
          </w:rPr>
          <w:t xml:space="preserve"> or not significant</w:t>
        </w:r>
      </w:ins>
      <w:r w:rsidRPr="00883F17">
        <w:rPr>
          <w:rFonts w:asciiTheme="minorHAnsi" w:hAnsiTheme="minorHAnsi"/>
          <w:rPrChange w:id="2876" w:author="Microsoft Office User" w:date="2023-07-10T07:16:00Z">
            <w:rPr/>
          </w:rPrChange>
        </w:rPr>
        <w:t xml:space="preserve"> in parenchyma-storing species</w:t>
      </w:r>
      <w:ins w:id="2877" w:author="Microsoft Office User" w:date="2023-07-10T07:45:00Z">
        <w:r w:rsidR="002B768D">
          <w:rPr>
            <w:rFonts w:asciiTheme="minorHAnsi" w:hAnsiTheme="minorHAnsi"/>
            <w:lang w:val="en-US"/>
          </w:rPr>
          <w:t xml:space="preserve"> (Fig 7),</w:t>
        </w:r>
      </w:ins>
      <w:ins w:id="2878" w:author="Microsoft Office User" w:date="2023-07-10T07:46:00Z">
        <w:r w:rsidR="002B768D">
          <w:rPr>
            <w:rFonts w:asciiTheme="minorHAnsi" w:hAnsiTheme="minorHAnsi"/>
            <w:lang w:val="en-US"/>
          </w:rPr>
          <w:t xml:space="preserve"> probably</w:t>
        </w:r>
      </w:ins>
      <w:ins w:id="2879" w:author="Microsoft Office User" w:date="2023-07-10T07:45:00Z">
        <w:r w:rsidR="002B768D">
          <w:rPr>
            <w:rFonts w:asciiTheme="minorHAnsi" w:hAnsiTheme="minorHAnsi"/>
            <w:lang w:val="en-US"/>
          </w:rPr>
          <w:t xml:space="preserve"> reflecting</w:t>
        </w:r>
      </w:ins>
      <w:del w:id="2880" w:author="Microsoft Office User" w:date="2023-07-10T07:45:00Z">
        <w:r w:rsidRPr="00883F17" w:rsidDel="002B768D">
          <w:rPr>
            <w:rFonts w:asciiTheme="minorHAnsi" w:hAnsiTheme="minorHAnsi"/>
            <w:rPrChange w:id="2881" w:author="Microsoft Office User" w:date="2023-07-10T07:16:00Z">
              <w:rPr/>
            </w:rPrChange>
          </w:rPr>
          <w:delText>. They occurred during the transition months from the dry to the wet season, but with some months of delay</w:delText>
        </w:r>
      </w:del>
      <w:del w:id="2882" w:author="Microsoft Office User" w:date="2023-05-10T15:19:00Z">
        <w:r w:rsidRPr="00883F17" w:rsidDel="00134F6A">
          <w:rPr>
            <w:rFonts w:asciiTheme="minorHAnsi" w:hAnsiTheme="minorHAnsi"/>
            <w:rPrChange w:id="2883" w:author="Microsoft Office User" w:date="2023-07-10T07:16:00Z">
              <w:rPr/>
            </w:rPrChange>
          </w:rPr>
          <w:delText>,</w:delText>
        </w:r>
      </w:del>
      <w:del w:id="2884" w:author="Microsoft Office User" w:date="2023-05-11T17:10:00Z">
        <w:r w:rsidRPr="00883F17" w:rsidDel="00054D1E">
          <w:rPr>
            <w:rFonts w:asciiTheme="minorHAnsi" w:hAnsiTheme="minorHAnsi"/>
            <w:rPrChange w:id="2885" w:author="Microsoft Office User" w:date="2023-07-10T07:16:00Z">
              <w:rPr/>
            </w:rPrChange>
          </w:rPr>
          <w:delText xml:space="preserve"> </w:delText>
        </w:r>
      </w:del>
      <w:del w:id="2886" w:author="Microsoft Office User" w:date="2023-05-11T17:38:00Z">
        <w:r w:rsidRPr="00883F17" w:rsidDel="007862D7">
          <w:rPr>
            <w:rFonts w:asciiTheme="minorHAnsi" w:hAnsiTheme="minorHAnsi"/>
            <w:rPrChange w:id="2887" w:author="Microsoft Office User" w:date="2023-07-10T07:16:00Z">
              <w:rPr/>
            </w:rPrChange>
          </w:rPr>
          <w:delText>probably reflecting the use of reserves for other carbon sinks like reproduction</w:delText>
        </w:r>
      </w:del>
      <w:del w:id="2888" w:author="Microsoft Office User" w:date="2023-07-10T07:45:00Z">
        <w:r w:rsidRPr="00883F17" w:rsidDel="002B768D">
          <w:rPr>
            <w:rFonts w:asciiTheme="minorHAnsi" w:hAnsiTheme="minorHAnsi"/>
            <w:rPrChange w:id="2889" w:author="Microsoft Office User" w:date="2023-07-10T07:16:00Z">
              <w:rPr/>
            </w:rPrChange>
          </w:rPr>
          <w:delText>.</w:delText>
        </w:r>
      </w:del>
      <w:ins w:id="2890" w:author="Microsoft Office User" w:date="2023-06-27T17:25:00Z">
        <w:r w:rsidR="00AB24F1" w:rsidRPr="00883F17">
          <w:rPr>
            <w:rFonts w:asciiTheme="minorHAnsi" w:hAnsiTheme="minorHAnsi"/>
            <w:lang w:val="en-US"/>
            <w:rPrChange w:id="2891" w:author="Microsoft Office User" w:date="2023-07-10T07:16:00Z">
              <w:rPr>
                <w:lang w:val="en-US"/>
              </w:rPr>
            </w:rPrChange>
          </w:rPr>
          <w:t xml:space="preserve"> the use of reserves </w:t>
        </w:r>
      </w:ins>
      <w:ins w:id="2892" w:author="Microsoft Office User" w:date="2023-07-10T07:46:00Z">
        <w:r w:rsidR="002B768D">
          <w:rPr>
            <w:rFonts w:asciiTheme="minorHAnsi" w:hAnsiTheme="minorHAnsi"/>
            <w:lang w:val="en-US"/>
          </w:rPr>
          <w:t>for another metabolic needs</w:t>
        </w:r>
      </w:ins>
      <w:ins w:id="2893" w:author="Microsoft Office User" w:date="2023-06-27T17:25:00Z">
        <w:r w:rsidR="00AB24F1" w:rsidRPr="00883F17">
          <w:rPr>
            <w:rFonts w:asciiTheme="minorHAnsi" w:hAnsiTheme="minorHAnsi"/>
            <w:lang w:val="en-US"/>
            <w:rPrChange w:id="2894" w:author="Microsoft Office User" w:date="2023-07-10T07:16:00Z">
              <w:rPr>
                <w:lang w:val="en-US"/>
              </w:rPr>
            </w:rPrChange>
          </w:rPr>
          <w:t xml:space="preserve"> such as reproduction (Fig </w:t>
        </w:r>
      </w:ins>
      <w:ins w:id="2895" w:author="Microsoft Office User" w:date="2023-07-09T00:59:00Z">
        <w:r w:rsidR="00E300E9" w:rsidRPr="00883F17">
          <w:rPr>
            <w:rFonts w:asciiTheme="minorHAnsi" w:hAnsiTheme="minorHAnsi"/>
            <w:lang w:val="en-US"/>
            <w:rPrChange w:id="2896" w:author="Microsoft Office User" w:date="2023-07-10T07:16:00Z">
              <w:rPr>
                <w:lang w:val="en-US"/>
              </w:rPr>
            </w:rPrChange>
          </w:rPr>
          <w:t>S2</w:t>
        </w:r>
      </w:ins>
      <w:ins w:id="2897" w:author="Microsoft Office User" w:date="2023-06-27T17:25:00Z">
        <w:r w:rsidR="00AB24F1" w:rsidRPr="00883F17">
          <w:rPr>
            <w:rFonts w:asciiTheme="minorHAnsi" w:hAnsiTheme="minorHAnsi"/>
            <w:lang w:val="en-US"/>
            <w:rPrChange w:id="2898" w:author="Microsoft Office User" w:date="2023-07-10T07:16:00Z">
              <w:rPr>
                <w:lang w:val="en-US"/>
              </w:rPr>
            </w:rPrChange>
          </w:rPr>
          <w:t xml:space="preserve">, </w:t>
        </w:r>
      </w:ins>
      <w:ins w:id="2899" w:author="Microsoft Office User" w:date="2023-06-27T17:26:00Z">
        <w:r w:rsidR="00AB24F1" w:rsidRPr="00883F17">
          <w:rPr>
            <w:rFonts w:asciiTheme="minorHAnsi" w:eastAsia="Cambria" w:hAnsiTheme="minorHAnsi" w:cs="Cambria"/>
            <w:rPrChange w:id="2900" w:author="Microsoft Office User" w:date="2023-07-10T07:16:00Z">
              <w:rPr>
                <w:rFonts w:ascii="Cambria" w:eastAsia="Cambria" w:hAnsi="Cambria" w:cs="Cambria"/>
              </w:rPr>
            </w:rPrChange>
          </w:rPr>
          <w:t>Blumstein et al., 2022</w:t>
        </w:r>
        <w:r w:rsidR="00AB24F1" w:rsidRPr="00883F17">
          <w:rPr>
            <w:rFonts w:asciiTheme="minorHAnsi" w:eastAsia="Cambria" w:hAnsiTheme="minorHAnsi" w:cs="Cambria"/>
            <w:lang w:val="en-US"/>
            <w:rPrChange w:id="2901" w:author="Microsoft Office User" w:date="2023-07-10T07:16:00Z">
              <w:rPr>
                <w:rFonts w:ascii="Cambria" w:eastAsia="Cambria" w:hAnsi="Cambria" w:cs="Cambria"/>
                <w:lang w:val="en-US"/>
              </w:rPr>
            </w:rPrChange>
          </w:rPr>
          <w:t xml:space="preserve">, </w:t>
        </w:r>
      </w:ins>
      <w:ins w:id="2902" w:author="Microsoft Office User" w:date="2023-07-09T00:59:00Z">
        <w:r w:rsidR="00D732CE" w:rsidRPr="00883F17">
          <w:rPr>
            <w:rFonts w:asciiTheme="minorHAnsi" w:eastAsia="Cambria" w:hAnsiTheme="minorHAnsi" w:cs="Cambria"/>
            <w:lang w:val="en-US"/>
            <w:rPrChange w:id="2903" w:author="Microsoft Office User" w:date="2023-07-10T07:16:00Z">
              <w:rPr>
                <w:rFonts w:ascii="Cambria" w:eastAsia="Cambria" w:hAnsi="Cambria" w:cs="Cambria"/>
                <w:lang w:val="en-US"/>
              </w:rPr>
            </w:rPrChange>
          </w:rPr>
          <w:t>H</w:t>
        </w:r>
      </w:ins>
      <w:ins w:id="2904" w:author="Microsoft Office User" w:date="2023-06-27T17:26:00Z">
        <w:r w:rsidR="00AB24F1" w:rsidRPr="00883F17">
          <w:rPr>
            <w:rFonts w:asciiTheme="minorHAnsi" w:eastAsia="Cambria" w:hAnsiTheme="minorHAnsi" w:cs="Cambria"/>
            <w:lang w:val="en-US"/>
            <w:rPrChange w:id="2905" w:author="Microsoft Office User" w:date="2023-07-10T07:16:00Z">
              <w:rPr>
                <w:rFonts w:ascii="Cambria" w:eastAsia="Cambria" w:hAnsi="Cambria" w:cs="Cambria"/>
                <w:lang w:val="en-US"/>
              </w:rPr>
            </w:rPrChange>
          </w:rPr>
          <w:t>artmann and Trumbore 2016).</w:t>
        </w:r>
      </w:ins>
      <w:ins w:id="2906" w:author="Microsoft Office User" w:date="2023-07-09T01:00:00Z">
        <w:r w:rsidR="00D732CE" w:rsidRPr="00883F17">
          <w:rPr>
            <w:rFonts w:asciiTheme="minorHAnsi" w:eastAsia="Cambria" w:hAnsiTheme="minorHAnsi" w:cs="Cambria"/>
            <w:lang w:val="en-US"/>
            <w:rPrChange w:id="2907" w:author="Microsoft Office User" w:date="2023-07-10T07:16:00Z">
              <w:rPr>
                <w:rFonts w:ascii="Cambria" w:eastAsia="Cambria" w:hAnsi="Cambria" w:cs="Cambria"/>
                <w:lang w:val="en-US"/>
              </w:rPr>
            </w:rPrChange>
          </w:rPr>
          <w:t xml:space="preserve"> Our conceptual framework in </w:t>
        </w:r>
      </w:ins>
      <w:ins w:id="2908" w:author="Microsoft Office User" w:date="2023-07-10T07:46:00Z">
        <w:r w:rsidR="002B768D" w:rsidRPr="002B768D">
          <w:rPr>
            <w:rFonts w:asciiTheme="minorHAnsi" w:eastAsia="Cambria" w:hAnsiTheme="minorHAnsi" w:cs="Cambria"/>
            <w:lang w:val="en-US"/>
          </w:rPr>
          <w:t>conjunction</w:t>
        </w:r>
      </w:ins>
      <w:ins w:id="2909" w:author="Microsoft Office User" w:date="2023-07-09T01:00:00Z">
        <w:r w:rsidR="00D732CE" w:rsidRPr="00883F17">
          <w:rPr>
            <w:rFonts w:asciiTheme="minorHAnsi" w:eastAsia="Cambria" w:hAnsiTheme="minorHAnsi" w:cs="Cambria"/>
            <w:lang w:val="en-US"/>
            <w:rPrChange w:id="2910" w:author="Microsoft Office User" w:date="2023-07-10T07:16:00Z">
              <w:rPr>
                <w:rFonts w:ascii="Cambria" w:eastAsia="Cambria" w:hAnsi="Cambria" w:cs="Cambria"/>
                <w:lang w:val="en-US"/>
              </w:rPr>
            </w:rPrChange>
          </w:rPr>
          <w:t xml:space="preserve"> with our results help us to </w:t>
        </w:r>
      </w:ins>
      <w:del w:id="2911" w:author="Microsoft Office User" w:date="2023-07-09T01:00:00Z">
        <w:r w:rsidRPr="00883F17" w:rsidDel="00D732CE">
          <w:rPr>
            <w:rFonts w:asciiTheme="minorHAnsi" w:hAnsiTheme="minorHAnsi"/>
            <w:rPrChange w:id="2912" w:author="Microsoft Office User" w:date="2023-07-10T07:16:00Z">
              <w:rPr/>
            </w:rPrChange>
          </w:rPr>
          <w:delText xml:space="preserve"> The conceptual framework </w:delText>
        </w:r>
      </w:del>
      <w:del w:id="2913" w:author="Microsoft Office User" w:date="2023-06-27T17:24:00Z">
        <w:r w:rsidRPr="00883F17" w:rsidDel="00AB24F1">
          <w:rPr>
            <w:rFonts w:asciiTheme="minorHAnsi" w:hAnsiTheme="minorHAnsi"/>
            <w:rPrChange w:id="2914" w:author="Microsoft Office User" w:date="2023-07-10T07:16:00Z">
              <w:rPr/>
            </w:rPrChange>
          </w:rPr>
          <w:delText>supported by our</w:delText>
        </w:r>
      </w:del>
      <w:del w:id="2915" w:author="Microsoft Office User" w:date="2023-07-09T01:00:00Z">
        <w:r w:rsidRPr="00883F17" w:rsidDel="00D732CE">
          <w:rPr>
            <w:rFonts w:asciiTheme="minorHAnsi" w:hAnsiTheme="minorHAnsi"/>
            <w:rPrChange w:id="2916" w:author="Microsoft Office User" w:date="2023-07-10T07:16:00Z">
              <w:rPr/>
            </w:rPrChange>
          </w:rPr>
          <w:delText xml:space="preserve"> results </w:delText>
        </w:r>
      </w:del>
      <w:r w:rsidRPr="00883F17">
        <w:rPr>
          <w:rFonts w:asciiTheme="minorHAnsi" w:hAnsiTheme="minorHAnsi"/>
          <w:rPrChange w:id="2917" w:author="Microsoft Office User" w:date="2023-07-10T07:16:00Z">
            <w:rPr/>
          </w:rPrChange>
        </w:rPr>
        <w:t>improve</w:t>
      </w:r>
      <w:del w:id="2918" w:author="Microsoft Office User" w:date="2023-07-09T01:00:00Z">
        <w:r w:rsidRPr="00883F17" w:rsidDel="00D732CE">
          <w:rPr>
            <w:rFonts w:asciiTheme="minorHAnsi" w:hAnsiTheme="minorHAnsi"/>
            <w:rPrChange w:id="2919" w:author="Microsoft Office User" w:date="2023-07-10T07:16:00Z">
              <w:rPr/>
            </w:rPrChange>
          </w:rPr>
          <w:delText>s</w:delText>
        </w:r>
      </w:del>
      <w:r w:rsidRPr="00883F17">
        <w:rPr>
          <w:rFonts w:asciiTheme="minorHAnsi" w:hAnsiTheme="minorHAnsi"/>
          <w:rPrChange w:id="2920" w:author="Microsoft Office User" w:date="2023-07-10T07:16:00Z">
            <w:rPr/>
          </w:rPrChange>
        </w:rPr>
        <w:t xml:space="preserve"> our understanding of the carbon dynamics in mature trees and provides insights into the mechanisms behind </w:t>
      </w:r>
      <w:del w:id="2921" w:author="Microsoft Office User" w:date="2023-05-30T14:21:00Z">
        <w:r w:rsidRPr="00883F17" w:rsidDel="00630885">
          <w:rPr>
            <w:rFonts w:asciiTheme="minorHAnsi" w:hAnsiTheme="minorHAnsi"/>
            <w:rPrChange w:id="2922" w:author="Microsoft Office User" w:date="2023-07-10T07:16:00Z">
              <w:rPr/>
            </w:rPrChange>
          </w:rPr>
          <w:delText xml:space="preserve">NSC </w:delText>
        </w:r>
      </w:del>
      <w:ins w:id="2923" w:author="Microsoft Office User" w:date="2023-05-30T14:21:00Z">
        <w:r w:rsidR="00630885" w:rsidRPr="00883F17">
          <w:rPr>
            <w:rFonts w:asciiTheme="minorHAnsi" w:hAnsiTheme="minorHAnsi"/>
            <w:lang w:val="en-US"/>
            <w:rPrChange w:id="2924" w:author="Microsoft Office User" w:date="2023-07-10T07:16:00Z">
              <w:rPr>
                <w:lang w:val="en-US"/>
              </w:rPr>
            </w:rPrChange>
          </w:rPr>
          <w:t>starch</w:t>
        </w:r>
        <w:r w:rsidR="00630885" w:rsidRPr="00883F17">
          <w:rPr>
            <w:rFonts w:asciiTheme="minorHAnsi" w:hAnsiTheme="minorHAnsi"/>
            <w:rPrChange w:id="2925" w:author="Microsoft Office User" w:date="2023-07-10T07:16:00Z">
              <w:rPr/>
            </w:rPrChange>
          </w:rPr>
          <w:t xml:space="preserve"> </w:t>
        </w:r>
      </w:ins>
      <w:r w:rsidRPr="00883F17">
        <w:rPr>
          <w:rFonts w:asciiTheme="minorHAnsi" w:hAnsiTheme="minorHAnsi"/>
          <w:rPrChange w:id="2926" w:author="Microsoft Office User" w:date="2023-07-10T07:16:00Z">
            <w:rPr/>
          </w:rPrChange>
        </w:rPr>
        <w:t>accumulation and use</w:t>
      </w:r>
      <w:ins w:id="2927" w:author="Microsoft Office User" w:date="2023-07-09T01:00:00Z">
        <w:r w:rsidR="00D732CE" w:rsidRPr="00883F17">
          <w:rPr>
            <w:rFonts w:asciiTheme="minorHAnsi" w:hAnsiTheme="minorHAnsi"/>
            <w:lang w:val="en-US"/>
            <w:rPrChange w:id="2928" w:author="Microsoft Office User" w:date="2023-07-10T07:16:00Z">
              <w:rPr>
                <w:lang w:val="en-US"/>
              </w:rPr>
            </w:rPrChange>
          </w:rPr>
          <w:t xml:space="preserve"> and its</w:t>
        </w:r>
      </w:ins>
      <w:ins w:id="2929" w:author="Microsoft Office User" w:date="2023-07-09T01:01:00Z">
        <w:r w:rsidR="00D732CE" w:rsidRPr="00883F17">
          <w:rPr>
            <w:rFonts w:asciiTheme="minorHAnsi" w:hAnsiTheme="minorHAnsi"/>
            <w:lang w:val="en-US"/>
            <w:rPrChange w:id="2930" w:author="Microsoft Office User" w:date="2023-07-10T07:16:00Z">
              <w:rPr>
                <w:lang w:val="en-US"/>
              </w:rPr>
            </w:rPrChange>
          </w:rPr>
          <w:t xml:space="preserve"> interplay with carbon sources and sinks</w:t>
        </w:r>
      </w:ins>
      <w:r w:rsidRPr="00883F17">
        <w:rPr>
          <w:rFonts w:asciiTheme="minorHAnsi" w:hAnsiTheme="minorHAnsi"/>
          <w:rPrChange w:id="2931" w:author="Microsoft Office User" w:date="2023-07-10T07:16:00Z">
            <w:rPr/>
          </w:rPrChange>
        </w:rPr>
        <w:t xml:space="preserve"> that may lead to plant survival in tropical forests. </w:t>
      </w:r>
    </w:p>
    <w:p w14:paraId="2FAD419C" w14:textId="28FD47F8" w:rsidR="00925F8D" w:rsidRPr="00883F17" w:rsidRDefault="00000000">
      <w:pPr>
        <w:pStyle w:val="Heading2"/>
        <w:spacing w:line="480" w:lineRule="auto"/>
        <w:ind w:right="-261"/>
        <w:rPr>
          <w:rFonts w:asciiTheme="minorHAnsi" w:hAnsiTheme="minorHAnsi"/>
          <w:color w:val="000000"/>
          <w:sz w:val="24"/>
          <w:szCs w:val="24"/>
          <w:lang w:val="en-US"/>
          <w:rPrChange w:id="2932" w:author="Microsoft Office User" w:date="2023-07-10T07:16:00Z">
            <w:rPr>
              <w:color w:val="000000"/>
            </w:rPr>
          </w:rPrChange>
        </w:rPr>
      </w:pPr>
      <w:r w:rsidRPr="00883F17">
        <w:rPr>
          <w:rFonts w:asciiTheme="minorHAnsi" w:hAnsiTheme="minorHAnsi"/>
          <w:color w:val="000000"/>
          <w:sz w:val="24"/>
          <w:szCs w:val="24"/>
          <w:rPrChange w:id="2933" w:author="Microsoft Office User" w:date="2023-07-10T07:16:00Z">
            <w:rPr>
              <w:color w:val="000000"/>
            </w:rPr>
          </w:rPrChange>
        </w:rPr>
        <w:t xml:space="preserve">4.1. Semi-deciduous and fiber-storing species have seasonal changes of </w:t>
      </w:r>
      <w:del w:id="2934" w:author="Microsoft Office User" w:date="2023-05-30T14:22:00Z">
        <w:r w:rsidRPr="00883F17" w:rsidDel="00630885">
          <w:rPr>
            <w:rFonts w:asciiTheme="minorHAnsi" w:hAnsiTheme="minorHAnsi"/>
            <w:color w:val="000000"/>
            <w:sz w:val="24"/>
            <w:szCs w:val="24"/>
            <w:rPrChange w:id="2935" w:author="Microsoft Office User" w:date="2023-07-10T07:16:00Z">
              <w:rPr>
                <w:color w:val="000000"/>
              </w:rPr>
            </w:rPrChange>
          </w:rPr>
          <w:delText>NSC</w:delText>
        </w:r>
      </w:del>
      <w:ins w:id="2936" w:author="Microsoft Office User" w:date="2023-05-30T14:22:00Z">
        <w:r w:rsidR="00630885" w:rsidRPr="00883F17">
          <w:rPr>
            <w:rFonts w:asciiTheme="minorHAnsi" w:hAnsiTheme="minorHAnsi"/>
            <w:color w:val="000000"/>
            <w:sz w:val="24"/>
            <w:szCs w:val="24"/>
            <w:lang w:val="en-US"/>
            <w:rPrChange w:id="2937" w:author="Microsoft Office User" w:date="2023-07-10T07:16:00Z">
              <w:rPr>
                <w:color w:val="000000"/>
                <w:lang w:val="en-US"/>
              </w:rPr>
            </w:rPrChange>
          </w:rPr>
          <w:t>starch</w:t>
        </w:r>
      </w:ins>
    </w:p>
    <w:p w14:paraId="24BAD33E" w14:textId="40D08B4B"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2938" w:author="Microsoft Office User" w:date="2023-07-10T07:16:00Z">
            <w:rPr/>
          </w:rPrChange>
        </w:rPr>
      </w:pPr>
      <w:r w:rsidRPr="00883F17">
        <w:rPr>
          <w:rFonts w:asciiTheme="minorHAnsi" w:eastAsia="Cambria" w:hAnsiTheme="minorHAnsi" w:cs="Cambria"/>
          <w:rPrChange w:id="2939" w:author="Microsoft Office User" w:date="2023-07-10T07:16:00Z">
            <w:rPr>
              <w:rFonts w:ascii="Cambria" w:eastAsia="Cambria" w:hAnsi="Cambria" w:cs="Cambria"/>
            </w:rPr>
          </w:rPrChange>
        </w:rPr>
        <w:t>As we expected, leaf habit and storage strategy of starch in the wood influence the seasonal fluctuation of starch in the stem wood. Semi-deciduous species showed significant starch seasonality (</w:t>
      </w:r>
      <w:r w:rsidRPr="00883F17">
        <w:rPr>
          <w:rFonts w:asciiTheme="minorHAnsi" w:eastAsia="Cambria" w:hAnsiTheme="minorHAnsi" w:cs="Cambria"/>
          <w:i/>
          <w:rPrChange w:id="2940" w:author="Microsoft Office User" w:date="2023-07-10T07:16:00Z">
            <w:rPr>
              <w:rFonts w:ascii="Cambria" w:eastAsia="Cambria" w:hAnsi="Cambria" w:cs="Cambria"/>
              <w:i/>
            </w:rPr>
          </w:rPrChange>
        </w:rPr>
        <w:t>p</w:t>
      </w:r>
      <w:r w:rsidRPr="00883F17">
        <w:rPr>
          <w:rFonts w:asciiTheme="minorHAnsi" w:eastAsia="Cambria" w:hAnsiTheme="minorHAnsi" w:cs="Cambria"/>
          <w:rPrChange w:id="2941" w:author="Microsoft Office User" w:date="2023-07-10T07:16:00Z">
            <w:rPr>
              <w:rFonts w:ascii="Cambria" w:eastAsia="Cambria" w:hAnsi="Cambria" w:cs="Cambria"/>
            </w:rPr>
          </w:rPrChange>
        </w:rPr>
        <w:t xml:space="preserve">=0.001), while evergreen species did not. Semi-deciduous trees </w:t>
      </w:r>
      <w:r w:rsidRPr="00883F17">
        <w:rPr>
          <w:rFonts w:asciiTheme="minorHAnsi" w:hAnsiTheme="minorHAnsi"/>
          <w:rPrChange w:id="2942" w:author="Microsoft Office User" w:date="2023-07-10T07:16:00Z">
            <w:rPr/>
          </w:rPrChange>
        </w:rPr>
        <w:t xml:space="preserve">may </w:t>
      </w:r>
      <w:r w:rsidRPr="00883F17">
        <w:rPr>
          <w:rFonts w:asciiTheme="minorHAnsi" w:eastAsia="Cambria" w:hAnsiTheme="minorHAnsi" w:cs="Cambria"/>
          <w:rPrChange w:id="2943" w:author="Microsoft Office User" w:date="2023-07-10T07:16:00Z">
            <w:rPr>
              <w:rFonts w:ascii="Cambria" w:eastAsia="Cambria" w:hAnsi="Cambria" w:cs="Cambria"/>
            </w:rPr>
          </w:rPrChange>
        </w:rPr>
        <w:t xml:space="preserve">experience large imbalances between carbon sources and sinks during the dry season due to the high demand </w:t>
      </w:r>
      <w:r w:rsidRPr="00883F17">
        <w:rPr>
          <w:rFonts w:asciiTheme="minorHAnsi" w:hAnsiTheme="minorHAnsi"/>
          <w:rPrChange w:id="2944" w:author="Microsoft Office User" w:date="2023-07-10T07:16:00Z">
            <w:rPr/>
          </w:rPrChange>
        </w:rPr>
        <w:t xml:space="preserve">for </w:t>
      </w:r>
      <w:r w:rsidRPr="00883F17">
        <w:rPr>
          <w:rFonts w:asciiTheme="minorHAnsi" w:eastAsia="Cambria" w:hAnsiTheme="minorHAnsi" w:cs="Cambria"/>
          <w:rPrChange w:id="2945" w:author="Microsoft Office User" w:date="2023-07-10T07:16:00Z">
            <w:rPr>
              <w:rFonts w:ascii="Cambria" w:eastAsia="Cambria" w:hAnsi="Cambria" w:cs="Cambria"/>
            </w:rPr>
          </w:rPrChange>
        </w:rPr>
        <w:t>carbon to rebuild the canopy, therefore showing larger seasonal changes</w:t>
      </w:r>
      <w:r w:rsidRPr="00883F17">
        <w:rPr>
          <w:rFonts w:asciiTheme="minorHAnsi" w:hAnsiTheme="minorHAnsi"/>
          <w:rPrChange w:id="2946" w:author="Microsoft Office User" w:date="2023-07-10T07:16:00Z">
            <w:rPr/>
          </w:rPrChange>
        </w:rPr>
        <w:t xml:space="preserve"> in starch mass</w:t>
      </w:r>
      <w:r w:rsidRPr="00883F17">
        <w:rPr>
          <w:rFonts w:asciiTheme="minorHAnsi" w:eastAsia="Cambria" w:hAnsiTheme="minorHAnsi" w:cs="Cambria"/>
          <w:rPrChange w:id="2947" w:author="Microsoft Office User" w:date="2023-07-10T07:16:00Z">
            <w:rPr>
              <w:rFonts w:ascii="Cambria" w:eastAsia="Cambria" w:hAnsi="Cambria" w:cs="Cambria"/>
            </w:rPr>
          </w:rPrChange>
        </w:rPr>
        <w:t xml:space="preserve"> than evergreen species (Kozlowski, 1992; Hoch et al., 2003; Würth et al., 2005; </w:t>
      </w:r>
      <w:r w:rsidRPr="00883F17">
        <w:rPr>
          <w:rFonts w:asciiTheme="minorHAnsi" w:eastAsia="Cambria" w:hAnsiTheme="minorHAnsi" w:cs="Cambria"/>
          <w:rPrChange w:id="2948" w:author="Microsoft Office User" w:date="2023-07-10T07:16:00Z">
            <w:rPr>
              <w:rFonts w:ascii="Cambria" w:eastAsia="Cambria" w:hAnsi="Cambria" w:cs="Cambria"/>
            </w:rPr>
          </w:rPrChange>
        </w:rPr>
        <w:lastRenderedPageBreak/>
        <w:t>Richardson et al., 2013; Furze et al., 2018). This is consistent with st</w:t>
      </w:r>
      <w:r w:rsidRPr="00883F17">
        <w:rPr>
          <w:rFonts w:asciiTheme="minorHAnsi" w:hAnsiTheme="minorHAnsi"/>
          <w:rPrChange w:id="2949" w:author="Microsoft Office User" w:date="2023-07-10T07:16:00Z">
            <w:rPr/>
          </w:rPrChange>
        </w:rPr>
        <w:t xml:space="preserve">udies showing strong seasonality in temperate deciduous species but not in </w:t>
      </w:r>
      <w:r w:rsidRPr="00883F17">
        <w:rPr>
          <w:rFonts w:asciiTheme="minorHAnsi" w:eastAsia="Cambria" w:hAnsiTheme="minorHAnsi" w:cs="Cambria"/>
          <w:rPrChange w:id="2950" w:author="Microsoft Office User" w:date="2023-07-10T07:16:00Z">
            <w:rPr>
              <w:rFonts w:ascii="Cambria" w:eastAsia="Cambria" w:hAnsi="Cambria" w:cs="Cambria"/>
            </w:rPr>
          </w:rPrChange>
        </w:rPr>
        <w:t>evergreen species (Chapin et al., 1990; Piispanen and Saranpää, 2001; Trumbore et al., 2015; Martínez-Vilalta et al., 2016; Furze et al., 2018). Our results support the idea that semi-deciduous trees are more dependent on NSC storage than evergreen species in seasonally dry tropical forests. Nevertheless, a larger number of species and longer time series o</w:t>
      </w:r>
      <w:r w:rsidRPr="00883F17">
        <w:rPr>
          <w:rFonts w:asciiTheme="minorHAnsi" w:hAnsiTheme="minorHAnsi"/>
          <w:rPrChange w:id="2951" w:author="Microsoft Office User" w:date="2023-07-10T07:16:00Z">
            <w:rPr/>
          </w:rPrChange>
        </w:rPr>
        <w:t>f</w:t>
      </w:r>
      <w:r w:rsidRPr="00883F17">
        <w:rPr>
          <w:rFonts w:asciiTheme="minorHAnsi" w:eastAsia="Cambria" w:hAnsiTheme="minorHAnsi" w:cs="Cambria"/>
          <w:rPrChange w:id="2952" w:author="Microsoft Office User" w:date="2023-07-10T07:16:00Z">
            <w:rPr>
              <w:rFonts w:ascii="Cambria" w:eastAsia="Cambria" w:hAnsi="Cambria" w:cs="Cambria"/>
            </w:rPr>
          </w:rPrChange>
        </w:rPr>
        <w:t xml:space="preserve"> NSC dynamics should be </w:t>
      </w:r>
      <w:r w:rsidRPr="00883F17">
        <w:rPr>
          <w:rFonts w:asciiTheme="minorHAnsi" w:hAnsiTheme="minorHAnsi"/>
          <w:rPrChange w:id="2953" w:author="Microsoft Office User" w:date="2023-07-10T07:16:00Z">
            <w:rPr/>
          </w:rPrChange>
        </w:rPr>
        <w:t>examined</w:t>
      </w:r>
      <w:r w:rsidRPr="00883F17">
        <w:rPr>
          <w:rFonts w:asciiTheme="minorHAnsi" w:eastAsia="Cambria" w:hAnsiTheme="minorHAnsi" w:cs="Cambria"/>
          <w:rPrChange w:id="2954" w:author="Microsoft Office User" w:date="2023-07-10T07:16:00Z">
            <w:rPr>
              <w:rFonts w:ascii="Cambria" w:eastAsia="Cambria" w:hAnsi="Cambria" w:cs="Cambria"/>
            </w:rPr>
          </w:rPrChange>
        </w:rPr>
        <w:t xml:space="preserve"> to confirm these patterns. Histological metho</w:t>
      </w:r>
      <w:r w:rsidRPr="00883F17">
        <w:rPr>
          <w:rFonts w:asciiTheme="minorHAnsi" w:hAnsiTheme="minorHAnsi"/>
          <w:rPrChange w:id="2955" w:author="Microsoft Office User" w:date="2023-07-10T07:16:00Z">
            <w:rPr/>
          </w:rPrChange>
        </w:rPr>
        <w:t>ds provide a rapid and convenient method for quantifying starch storage that can support observations in a high number of species over the longer term.</w:t>
      </w:r>
    </w:p>
    <w:p w14:paraId="2E46B5A2" w14:textId="4AFE45B0"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2956" w:author="Microsoft Office User" w:date="2023-07-10T07:16:00Z">
            <w:rPr/>
          </w:rPrChange>
        </w:rPr>
      </w:pPr>
      <w:del w:id="2957" w:author="Microsoft Office User" w:date="2023-06-28T15:08:00Z">
        <w:r w:rsidRPr="00883F17" w:rsidDel="00AE15AA">
          <w:rPr>
            <w:rFonts w:asciiTheme="minorHAnsi" w:hAnsiTheme="minorHAnsi"/>
            <w:rPrChange w:id="2958" w:author="Microsoft Office User" w:date="2023-07-10T07:16:00Z">
              <w:rPr/>
            </w:rPrChange>
          </w:rPr>
          <w:delText xml:space="preserve">Here we show </w:delText>
        </w:r>
      </w:del>
      <w:ins w:id="2959" w:author="Microsoft Office User" w:date="2023-06-28T15:08:00Z">
        <w:r w:rsidR="00AE15AA" w:rsidRPr="00883F17">
          <w:rPr>
            <w:rFonts w:asciiTheme="minorHAnsi" w:hAnsiTheme="minorHAnsi"/>
            <w:lang w:val="en-US"/>
            <w:rPrChange w:id="2960" w:author="Microsoft Office User" w:date="2023-07-10T07:16:00Z">
              <w:rPr>
                <w:lang w:val="en-US"/>
              </w:rPr>
            </w:rPrChange>
          </w:rPr>
          <w:t>Our results give us some support of our ide</w:t>
        </w:r>
      </w:ins>
      <w:ins w:id="2961" w:author="Microsoft Office User" w:date="2023-06-28T15:09:00Z">
        <w:r w:rsidR="00AE15AA" w:rsidRPr="00883F17">
          <w:rPr>
            <w:rFonts w:asciiTheme="minorHAnsi" w:hAnsiTheme="minorHAnsi"/>
            <w:lang w:val="en-US"/>
            <w:rPrChange w:id="2962" w:author="Microsoft Office User" w:date="2023-07-10T07:16:00Z">
              <w:rPr>
                <w:lang w:val="en-US"/>
              </w:rPr>
            </w:rPrChange>
          </w:rPr>
          <w:t xml:space="preserve">a </w:t>
        </w:r>
      </w:ins>
      <w:r w:rsidRPr="00883F17">
        <w:rPr>
          <w:rFonts w:asciiTheme="minorHAnsi" w:hAnsiTheme="minorHAnsi"/>
          <w:rPrChange w:id="2963" w:author="Microsoft Office User" w:date="2023-07-10T07:16:00Z">
            <w:rPr/>
          </w:rPrChange>
        </w:rPr>
        <w:t xml:space="preserve">that starch storage strategy </w:t>
      </w:r>
      <w:r w:rsidRPr="00883F17">
        <w:rPr>
          <w:rFonts w:asciiTheme="minorHAnsi" w:eastAsia="Cambria" w:hAnsiTheme="minorHAnsi" w:cs="Cambria"/>
          <w:rPrChange w:id="2964" w:author="Microsoft Office User" w:date="2023-07-10T07:16:00Z">
            <w:rPr>
              <w:rFonts w:ascii="Cambria" w:eastAsia="Cambria" w:hAnsi="Cambria" w:cs="Cambria"/>
            </w:rPr>
          </w:rPrChange>
        </w:rPr>
        <w:t xml:space="preserve">also influences the seasonal dynamics of </w:t>
      </w:r>
      <w:del w:id="2965" w:author="Microsoft Office User" w:date="2023-05-30T14:24:00Z">
        <w:r w:rsidRPr="00883F17" w:rsidDel="00630885">
          <w:rPr>
            <w:rFonts w:asciiTheme="minorHAnsi" w:eastAsia="Cambria" w:hAnsiTheme="minorHAnsi" w:cs="Cambria"/>
            <w:rPrChange w:id="2966" w:author="Microsoft Office User" w:date="2023-07-10T07:16:00Z">
              <w:rPr>
                <w:rFonts w:ascii="Cambria" w:eastAsia="Cambria" w:hAnsi="Cambria" w:cs="Cambria"/>
              </w:rPr>
            </w:rPrChange>
          </w:rPr>
          <w:delText xml:space="preserve">NSC </w:delText>
        </w:r>
      </w:del>
      <w:ins w:id="2967" w:author="Microsoft Office User" w:date="2023-05-30T14:25:00Z">
        <w:r w:rsidR="00630885" w:rsidRPr="00883F17">
          <w:rPr>
            <w:rFonts w:asciiTheme="minorHAnsi" w:eastAsia="Cambria" w:hAnsiTheme="minorHAnsi" w:cs="Cambria"/>
            <w:lang w:val="en-US"/>
            <w:rPrChange w:id="2968" w:author="Microsoft Office User" w:date="2023-07-10T07:16:00Z">
              <w:rPr>
                <w:rFonts w:ascii="Cambria" w:eastAsia="Cambria" w:hAnsi="Cambria" w:cs="Cambria"/>
                <w:lang w:val="en-US"/>
              </w:rPr>
            </w:rPrChange>
          </w:rPr>
          <w:t>NSC</w:t>
        </w:r>
      </w:ins>
      <w:ins w:id="2969" w:author="Microsoft Office User" w:date="2023-05-30T14:24:00Z">
        <w:r w:rsidR="00630885" w:rsidRPr="00883F17">
          <w:rPr>
            <w:rFonts w:asciiTheme="minorHAnsi" w:eastAsia="Cambria" w:hAnsiTheme="minorHAnsi" w:cs="Cambria"/>
            <w:rPrChange w:id="2970" w:author="Microsoft Office User" w:date="2023-07-10T07:16:00Z">
              <w:rPr>
                <w:rFonts w:ascii="Cambria" w:eastAsia="Cambria" w:hAnsi="Cambria" w:cs="Cambria"/>
              </w:rPr>
            </w:rPrChange>
          </w:rPr>
          <w:t xml:space="preserve"> </w:t>
        </w:r>
      </w:ins>
      <w:r w:rsidRPr="00883F17">
        <w:rPr>
          <w:rFonts w:asciiTheme="minorHAnsi" w:hAnsiTheme="minorHAnsi"/>
          <w:rPrChange w:id="2971" w:author="Microsoft Office User" w:date="2023-07-10T07:16:00Z">
            <w:rPr/>
          </w:rPrChange>
        </w:rPr>
        <w:t>(</w:t>
      </w:r>
      <w:r w:rsidRPr="00883F17">
        <w:rPr>
          <w:rFonts w:asciiTheme="minorHAnsi" w:hAnsiTheme="minorHAnsi"/>
          <w:i/>
          <w:rPrChange w:id="2972" w:author="Microsoft Office User" w:date="2023-07-10T07:16:00Z">
            <w:rPr>
              <w:i/>
            </w:rPr>
          </w:rPrChange>
        </w:rPr>
        <w:t>p</w:t>
      </w:r>
      <w:r w:rsidRPr="00883F17">
        <w:rPr>
          <w:rFonts w:asciiTheme="minorHAnsi" w:hAnsiTheme="minorHAnsi"/>
          <w:rPrChange w:id="2973" w:author="Microsoft Office User" w:date="2023-07-10T07:16:00Z">
            <w:rPr/>
          </w:rPrChange>
        </w:rPr>
        <w:t>=0.055)</w:t>
      </w:r>
      <w:r w:rsidRPr="00883F17">
        <w:rPr>
          <w:rFonts w:asciiTheme="minorHAnsi" w:eastAsia="Cambria" w:hAnsiTheme="minorHAnsi" w:cs="Cambria"/>
          <w:rPrChange w:id="2974" w:author="Microsoft Office User" w:date="2023-07-10T07:16:00Z">
            <w:rPr>
              <w:rFonts w:ascii="Cambria" w:eastAsia="Cambria" w:hAnsi="Cambria" w:cs="Cambria"/>
            </w:rPr>
          </w:rPrChange>
        </w:rPr>
        <w:t>.</w:t>
      </w:r>
      <w:ins w:id="2975" w:author="Microsoft Office User" w:date="2023-05-30T14:25:00Z">
        <w:r w:rsidR="00630885" w:rsidRPr="00883F17">
          <w:rPr>
            <w:rFonts w:asciiTheme="minorHAnsi" w:eastAsia="Cambria" w:hAnsiTheme="minorHAnsi" w:cs="Cambria"/>
            <w:lang w:val="en-US"/>
            <w:rPrChange w:id="2976" w:author="Microsoft Office User" w:date="2023-07-10T07:16:00Z">
              <w:rPr>
                <w:rFonts w:ascii="Cambria" w:eastAsia="Cambria" w:hAnsi="Cambria" w:cs="Cambria"/>
                <w:lang w:val="en-US"/>
              </w:rPr>
            </w:rPrChange>
          </w:rPr>
          <w:t xml:space="preserve"> All species showed very low concentration of soluble sugars, with no </w:t>
        </w:r>
      </w:ins>
      <w:ins w:id="2977" w:author="Microsoft Office User" w:date="2023-07-09T08:03:00Z">
        <w:r w:rsidR="00EA13D1" w:rsidRPr="00883F17">
          <w:rPr>
            <w:rFonts w:asciiTheme="minorHAnsi" w:eastAsia="Cambria" w:hAnsiTheme="minorHAnsi" w:cs="Cambria"/>
            <w:lang w:val="en-US"/>
            <w:rPrChange w:id="2978" w:author="Microsoft Office User" w:date="2023-07-10T07:16:00Z">
              <w:rPr>
                <w:rFonts w:ascii="Cambria" w:eastAsia="Cambria" w:hAnsi="Cambria" w:cs="Cambria"/>
                <w:lang w:val="en-US"/>
              </w:rPr>
            </w:rPrChange>
          </w:rPr>
          <w:t>apparent</w:t>
        </w:r>
      </w:ins>
      <w:ins w:id="2979" w:author="Microsoft Office User" w:date="2023-05-30T14:26:00Z">
        <w:r w:rsidR="00630885" w:rsidRPr="00883F17">
          <w:rPr>
            <w:rFonts w:asciiTheme="minorHAnsi" w:eastAsia="Cambria" w:hAnsiTheme="minorHAnsi" w:cs="Cambria"/>
            <w:lang w:val="en-US"/>
            <w:rPrChange w:id="2980" w:author="Microsoft Office User" w:date="2023-07-10T07:16:00Z">
              <w:rPr>
                <w:rFonts w:ascii="Cambria" w:eastAsia="Cambria" w:hAnsi="Cambria" w:cs="Cambria"/>
                <w:lang w:val="en-US"/>
              </w:rPr>
            </w:rPrChange>
          </w:rPr>
          <w:t xml:space="preserve"> seasonality</w:t>
        </w:r>
      </w:ins>
      <w:ins w:id="2981" w:author="Microsoft Office User" w:date="2023-07-09T08:03:00Z">
        <w:r w:rsidR="00EA13D1" w:rsidRPr="00883F17">
          <w:rPr>
            <w:rFonts w:asciiTheme="minorHAnsi" w:eastAsia="Cambria" w:hAnsiTheme="minorHAnsi" w:cs="Cambria"/>
            <w:lang w:val="en-US"/>
            <w:rPrChange w:id="2982" w:author="Microsoft Office User" w:date="2023-07-10T07:16:00Z">
              <w:rPr>
                <w:rFonts w:ascii="Cambria" w:eastAsia="Cambria" w:hAnsi="Cambria" w:cs="Cambria"/>
                <w:lang w:val="en-US"/>
              </w:rPr>
            </w:rPrChange>
          </w:rPr>
          <w:t>. In addition,</w:t>
        </w:r>
      </w:ins>
      <w:ins w:id="2983" w:author="Microsoft Office User" w:date="2023-05-30T14:26:00Z">
        <w:r w:rsidR="00630885" w:rsidRPr="00883F17">
          <w:rPr>
            <w:rFonts w:asciiTheme="minorHAnsi" w:eastAsia="Cambria" w:hAnsiTheme="minorHAnsi" w:cs="Cambria"/>
            <w:lang w:val="en-US"/>
            <w:rPrChange w:id="2984" w:author="Microsoft Office User" w:date="2023-07-10T07:16:00Z">
              <w:rPr>
                <w:rFonts w:ascii="Cambria" w:eastAsia="Cambria" w:hAnsi="Cambria" w:cs="Cambria"/>
                <w:lang w:val="en-US"/>
              </w:rPr>
            </w:rPrChange>
          </w:rPr>
          <w:t xml:space="preserve"> only one species (</w:t>
        </w:r>
        <w:r w:rsidR="00630885" w:rsidRPr="00883F17">
          <w:rPr>
            <w:rFonts w:asciiTheme="minorHAnsi" w:eastAsia="Cambria" w:hAnsiTheme="minorHAnsi" w:cs="Cambria"/>
            <w:i/>
            <w:iCs/>
            <w:lang w:val="en-US"/>
            <w:rPrChange w:id="2985" w:author="Microsoft Office User" w:date="2023-07-10T07:16:00Z">
              <w:rPr>
                <w:rFonts w:ascii="Cambria" w:eastAsia="Cambria" w:hAnsi="Cambria" w:cs="Cambria"/>
                <w:lang w:val="en-US"/>
              </w:rPr>
            </w:rPrChange>
          </w:rPr>
          <w:t>D. macrocarpa</w:t>
        </w:r>
        <w:r w:rsidR="00630885" w:rsidRPr="00883F17">
          <w:rPr>
            <w:rFonts w:asciiTheme="minorHAnsi" w:eastAsia="Cambria" w:hAnsiTheme="minorHAnsi" w:cs="Cambria"/>
            <w:lang w:val="en-US"/>
            <w:rPrChange w:id="2986" w:author="Microsoft Office User" w:date="2023-07-10T07:16:00Z">
              <w:rPr>
                <w:rFonts w:ascii="Cambria" w:eastAsia="Cambria" w:hAnsi="Cambria" w:cs="Cambria"/>
                <w:lang w:val="en-US"/>
              </w:rPr>
            </w:rPrChange>
          </w:rPr>
          <w:t>) show</w:t>
        </w:r>
      </w:ins>
      <w:ins w:id="2987" w:author="Microsoft Office User" w:date="2023-07-09T08:03:00Z">
        <w:r w:rsidR="00EA13D1" w:rsidRPr="00883F17">
          <w:rPr>
            <w:rFonts w:asciiTheme="minorHAnsi" w:eastAsia="Cambria" w:hAnsiTheme="minorHAnsi" w:cs="Cambria"/>
            <w:lang w:val="en-US"/>
            <w:rPrChange w:id="2988" w:author="Microsoft Office User" w:date="2023-07-10T07:16:00Z">
              <w:rPr>
                <w:rFonts w:ascii="Cambria" w:eastAsia="Cambria" w:hAnsi="Cambria" w:cs="Cambria"/>
                <w:lang w:val="en-US"/>
              </w:rPr>
            </w:rPrChange>
          </w:rPr>
          <w:t>ed</w:t>
        </w:r>
      </w:ins>
      <w:ins w:id="2989" w:author="Microsoft Office User" w:date="2023-05-30T14:26:00Z">
        <w:r w:rsidR="00630885" w:rsidRPr="00883F17">
          <w:rPr>
            <w:rFonts w:asciiTheme="minorHAnsi" w:eastAsia="Cambria" w:hAnsiTheme="minorHAnsi" w:cs="Cambria"/>
            <w:lang w:val="en-US"/>
            <w:rPrChange w:id="2990" w:author="Microsoft Office User" w:date="2023-07-10T07:16:00Z">
              <w:rPr>
                <w:rFonts w:ascii="Cambria" w:eastAsia="Cambria" w:hAnsi="Cambria" w:cs="Cambria"/>
                <w:lang w:val="en-US"/>
              </w:rPr>
            </w:rPrChange>
          </w:rPr>
          <w:t xml:space="preserve"> accumulation of lipids</w:t>
        </w:r>
      </w:ins>
      <w:ins w:id="2991" w:author="Microsoft Office User" w:date="2023-07-09T08:03:00Z">
        <w:r w:rsidR="00EA13D1" w:rsidRPr="00883F17">
          <w:rPr>
            <w:rFonts w:asciiTheme="minorHAnsi" w:eastAsia="Cambria" w:hAnsiTheme="minorHAnsi" w:cs="Cambria"/>
            <w:lang w:val="en-US"/>
            <w:rPrChange w:id="2992" w:author="Microsoft Office User" w:date="2023-07-10T07:16:00Z">
              <w:rPr>
                <w:rFonts w:ascii="Cambria" w:eastAsia="Cambria" w:hAnsi="Cambria" w:cs="Cambria"/>
                <w:lang w:val="en-US"/>
              </w:rPr>
            </w:rPrChange>
          </w:rPr>
          <w:t xml:space="preserve">, also in </w:t>
        </w:r>
      </w:ins>
      <w:ins w:id="2993" w:author="Microsoft Office User" w:date="2023-07-09T08:04:00Z">
        <w:r w:rsidR="00EA13D1" w:rsidRPr="00883F17">
          <w:rPr>
            <w:rFonts w:asciiTheme="minorHAnsi" w:eastAsia="Cambria" w:hAnsiTheme="minorHAnsi" w:cs="Cambria"/>
            <w:lang w:val="en-US"/>
            <w:rPrChange w:id="2994" w:author="Microsoft Office User" w:date="2023-07-10T07:16:00Z">
              <w:rPr>
                <w:rFonts w:ascii="Cambria" w:eastAsia="Cambria" w:hAnsi="Cambria" w:cs="Cambria"/>
                <w:lang w:val="en-US"/>
              </w:rPr>
            </w:rPrChange>
          </w:rPr>
          <w:t xml:space="preserve">lower </w:t>
        </w:r>
      </w:ins>
      <w:ins w:id="2995" w:author="Microsoft Office User" w:date="2023-07-09T08:03:00Z">
        <w:r w:rsidR="00EA13D1" w:rsidRPr="00883F17">
          <w:rPr>
            <w:rFonts w:asciiTheme="minorHAnsi" w:eastAsia="Cambria" w:hAnsiTheme="minorHAnsi" w:cs="Cambria"/>
            <w:lang w:val="en-US"/>
            <w:rPrChange w:id="2996" w:author="Microsoft Office User" w:date="2023-07-10T07:16:00Z">
              <w:rPr>
                <w:rFonts w:ascii="Cambria" w:eastAsia="Cambria" w:hAnsi="Cambria" w:cs="Cambria"/>
                <w:lang w:val="en-US"/>
              </w:rPr>
            </w:rPrChange>
          </w:rPr>
          <w:t xml:space="preserve">concentrations </w:t>
        </w:r>
      </w:ins>
      <w:ins w:id="2997" w:author="Microsoft Office User" w:date="2023-05-30T14:26:00Z">
        <w:r w:rsidR="00630885" w:rsidRPr="00883F17">
          <w:rPr>
            <w:rFonts w:asciiTheme="minorHAnsi" w:eastAsia="Cambria" w:hAnsiTheme="minorHAnsi" w:cs="Cambria"/>
            <w:lang w:val="en-US"/>
            <w:rPrChange w:id="2998" w:author="Microsoft Office User" w:date="2023-07-10T07:16:00Z">
              <w:rPr>
                <w:rFonts w:ascii="Cambria" w:eastAsia="Cambria" w:hAnsi="Cambria" w:cs="Cambria"/>
                <w:lang w:val="en-US"/>
              </w:rPr>
            </w:rPrChange>
          </w:rPr>
          <w:t>than starch</w:t>
        </w:r>
      </w:ins>
      <w:ins w:id="2999" w:author="Microsoft Office User" w:date="2023-07-09T08:03:00Z">
        <w:r w:rsidR="00EA13D1" w:rsidRPr="00883F17">
          <w:rPr>
            <w:rFonts w:asciiTheme="minorHAnsi" w:eastAsia="Cambria" w:hAnsiTheme="minorHAnsi" w:cs="Cambria"/>
            <w:lang w:val="en-US"/>
            <w:rPrChange w:id="3000" w:author="Microsoft Office User" w:date="2023-07-10T07:16:00Z">
              <w:rPr>
                <w:rFonts w:ascii="Cambria" w:eastAsia="Cambria" w:hAnsi="Cambria" w:cs="Cambria"/>
                <w:lang w:val="en-US"/>
              </w:rPr>
            </w:rPrChange>
          </w:rPr>
          <w:t xml:space="preserve"> (</w:t>
        </w:r>
      </w:ins>
      <w:ins w:id="3001" w:author="Microsoft Office User" w:date="2023-05-30T14:27:00Z">
        <w:r w:rsidR="00630885" w:rsidRPr="00883F17">
          <w:rPr>
            <w:rFonts w:asciiTheme="minorHAnsi" w:eastAsia="Cambria" w:hAnsiTheme="minorHAnsi" w:cs="Cambria"/>
            <w:lang w:val="en-US"/>
            <w:rPrChange w:id="3002" w:author="Microsoft Office User" w:date="2023-07-10T07:16:00Z">
              <w:rPr>
                <w:rFonts w:ascii="Cambria" w:eastAsia="Cambria" w:hAnsi="Cambria" w:cs="Cambria"/>
                <w:lang w:val="en-US"/>
              </w:rPr>
            </w:rPrChange>
          </w:rPr>
          <w:t>Herrera</w:t>
        </w:r>
      </w:ins>
      <w:ins w:id="3003" w:author="Microsoft Office User" w:date="2023-07-09T08:04:00Z">
        <w:r w:rsidR="00EA13D1" w:rsidRPr="00883F17">
          <w:rPr>
            <w:rFonts w:asciiTheme="minorHAnsi" w:eastAsia="Cambria" w:hAnsiTheme="minorHAnsi" w:cs="Cambria"/>
            <w:lang w:val="en-US"/>
            <w:rPrChange w:id="3004" w:author="Microsoft Office User" w:date="2023-07-10T07:16:00Z">
              <w:rPr>
                <w:rFonts w:ascii="Cambria" w:eastAsia="Cambria" w:hAnsi="Cambria" w:cs="Cambria"/>
                <w:lang w:val="en-US"/>
              </w:rPr>
            </w:rPrChange>
          </w:rPr>
          <w:t>-</w:t>
        </w:r>
      </w:ins>
      <w:ins w:id="3005" w:author="Microsoft Office User" w:date="2023-05-30T14:27:00Z">
        <w:r w:rsidR="00630885" w:rsidRPr="00883F17">
          <w:rPr>
            <w:rFonts w:asciiTheme="minorHAnsi" w:eastAsia="Cambria" w:hAnsiTheme="minorHAnsi" w:cs="Cambria"/>
            <w:lang w:val="en-US"/>
            <w:rPrChange w:id="3006" w:author="Microsoft Office User" w:date="2023-07-10T07:16:00Z">
              <w:rPr>
                <w:rFonts w:ascii="Cambria" w:eastAsia="Cambria" w:hAnsi="Cambria" w:cs="Cambria"/>
                <w:lang w:val="en-US"/>
              </w:rPr>
            </w:rPrChange>
          </w:rPr>
          <w:t>Ramirez</w:t>
        </w:r>
      </w:ins>
      <w:ins w:id="3007" w:author="Microsoft Office User" w:date="2023-07-09T08:04:00Z">
        <w:r w:rsidR="00EA13D1" w:rsidRPr="00883F17">
          <w:rPr>
            <w:rFonts w:asciiTheme="minorHAnsi" w:eastAsia="Cambria" w:hAnsiTheme="minorHAnsi" w:cs="Cambria"/>
            <w:lang w:val="en-US"/>
            <w:rPrChange w:id="3008" w:author="Microsoft Office User" w:date="2023-07-10T07:16:00Z">
              <w:rPr>
                <w:rFonts w:ascii="Cambria" w:eastAsia="Cambria" w:hAnsi="Cambria" w:cs="Cambria"/>
                <w:lang w:val="en-US"/>
              </w:rPr>
            </w:rPrChange>
          </w:rPr>
          <w:t xml:space="preserve"> et al.,</w:t>
        </w:r>
      </w:ins>
      <w:ins w:id="3009" w:author="Microsoft Office User" w:date="2023-05-30T14:27:00Z">
        <w:r w:rsidR="00630885" w:rsidRPr="00883F17">
          <w:rPr>
            <w:rFonts w:asciiTheme="minorHAnsi" w:eastAsia="Cambria" w:hAnsiTheme="minorHAnsi" w:cs="Cambria"/>
            <w:lang w:val="en-US"/>
            <w:rPrChange w:id="3010" w:author="Microsoft Office User" w:date="2023-07-10T07:16:00Z">
              <w:rPr>
                <w:rFonts w:ascii="Cambria" w:eastAsia="Cambria" w:hAnsi="Cambria" w:cs="Cambria"/>
                <w:lang w:val="en-US"/>
              </w:rPr>
            </w:rPrChange>
          </w:rPr>
          <w:t xml:space="preserve"> 2021</w:t>
        </w:r>
      </w:ins>
      <w:ins w:id="3011" w:author="Microsoft Office User" w:date="2023-05-30T14:26:00Z">
        <w:r w:rsidR="00630885" w:rsidRPr="00883F17">
          <w:rPr>
            <w:rFonts w:asciiTheme="minorHAnsi" w:eastAsia="Cambria" w:hAnsiTheme="minorHAnsi" w:cs="Cambria"/>
            <w:lang w:val="en-US"/>
            <w:rPrChange w:id="3012" w:author="Microsoft Office User" w:date="2023-07-10T07:16:00Z">
              <w:rPr>
                <w:rFonts w:ascii="Cambria" w:eastAsia="Cambria" w:hAnsi="Cambria" w:cs="Cambria"/>
                <w:lang w:val="en-US"/>
              </w:rPr>
            </w:rPrChange>
          </w:rPr>
          <w:t>).</w:t>
        </w:r>
      </w:ins>
      <w:ins w:id="3013" w:author="Microsoft Office User" w:date="2023-05-30T14:35:00Z">
        <w:r w:rsidR="00630885" w:rsidRPr="00883F17">
          <w:rPr>
            <w:rFonts w:asciiTheme="minorHAnsi" w:eastAsia="Cambria" w:hAnsiTheme="minorHAnsi" w:cs="Cambria"/>
            <w:lang w:val="en-US"/>
            <w:rPrChange w:id="3014" w:author="Microsoft Office User" w:date="2023-07-10T07:16:00Z">
              <w:rPr>
                <w:rFonts w:ascii="Cambria" w:eastAsia="Cambria" w:hAnsi="Cambria" w:cs="Cambria"/>
                <w:lang w:val="en-US"/>
              </w:rPr>
            </w:rPrChange>
          </w:rPr>
          <w:t xml:space="preserve"> Therefore, for these species, starch dynamics seem to be a good proxy for NSC dynamics.</w:t>
        </w:r>
      </w:ins>
      <w:r w:rsidRPr="00883F17">
        <w:rPr>
          <w:rFonts w:asciiTheme="minorHAnsi" w:eastAsia="Cambria" w:hAnsiTheme="minorHAnsi" w:cs="Cambria"/>
          <w:rPrChange w:id="3015" w:author="Microsoft Office User" w:date="2023-07-10T07:16:00Z">
            <w:rPr>
              <w:rFonts w:ascii="Cambria" w:eastAsia="Cambria" w:hAnsi="Cambria" w:cs="Cambria"/>
            </w:rPr>
          </w:rPrChange>
        </w:rPr>
        <w:t xml:space="preserve"> So far,</w:t>
      </w:r>
      <w:r w:rsidRPr="00883F17">
        <w:rPr>
          <w:rFonts w:asciiTheme="minorHAnsi" w:hAnsiTheme="minorHAnsi"/>
          <w:rPrChange w:id="3016" w:author="Microsoft Office User" w:date="2023-07-10T07:16:00Z">
            <w:rPr/>
          </w:rPrChange>
        </w:rPr>
        <w:t xml:space="preserve"> </w:t>
      </w:r>
      <w:r w:rsidRPr="00883F17">
        <w:rPr>
          <w:rFonts w:asciiTheme="minorHAnsi" w:eastAsia="Cambria" w:hAnsiTheme="minorHAnsi" w:cs="Cambria"/>
          <w:rPrChange w:id="3017" w:author="Microsoft Office User" w:date="2023-07-10T07:16:00Z">
            <w:rPr>
              <w:rFonts w:ascii="Cambria" w:eastAsia="Cambria" w:hAnsi="Cambria" w:cs="Cambria"/>
            </w:rPr>
          </w:rPrChange>
        </w:rPr>
        <w:t xml:space="preserve">the </w:t>
      </w:r>
      <w:r w:rsidRPr="00883F17">
        <w:rPr>
          <w:rFonts w:asciiTheme="minorHAnsi" w:hAnsiTheme="minorHAnsi"/>
          <w:rPrChange w:id="3018" w:author="Microsoft Office User" w:date="2023-07-10T07:16:00Z">
            <w:rPr/>
          </w:rPrChange>
        </w:rPr>
        <w:t>fiber-storing</w:t>
      </w:r>
      <w:r w:rsidRPr="00883F17">
        <w:rPr>
          <w:rFonts w:asciiTheme="minorHAnsi" w:eastAsia="Cambria" w:hAnsiTheme="minorHAnsi" w:cs="Cambria"/>
          <w:rPrChange w:id="3019"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3020" w:author="Microsoft Office User" w:date="2023-07-10T07:16:00Z">
            <w:rPr>
              <w:rFonts w:ascii="Cambria" w:eastAsia="Cambria" w:hAnsi="Cambria" w:cs="Cambria"/>
              <w:i/>
            </w:rPr>
          </w:rPrChange>
        </w:rPr>
        <w:t>D. microcarpa</w:t>
      </w:r>
      <w:r w:rsidRPr="00883F17">
        <w:rPr>
          <w:rFonts w:asciiTheme="minorHAnsi" w:eastAsia="Cambria" w:hAnsiTheme="minorHAnsi" w:cs="Cambria"/>
          <w:rPrChange w:id="3021" w:author="Microsoft Office User" w:date="2023-07-10T07:16:00Z">
            <w:rPr>
              <w:rFonts w:ascii="Cambria" w:eastAsia="Cambria" w:hAnsi="Cambria" w:cs="Cambria"/>
            </w:rPr>
          </w:rPrChange>
        </w:rPr>
        <w:t xml:space="preserve">) </w:t>
      </w:r>
      <w:r w:rsidRPr="00883F17">
        <w:rPr>
          <w:rFonts w:asciiTheme="minorHAnsi" w:hAnsiTheme="minorHAnsi"/>
          <w:rPrChange w:id="3022" w:author="Microsoft Office User" w:date="2023-07-10T07:16:00Z">
            <w:rPr/>
          </w:rPrChange>
        </w:rPr>
        <w:t>had</w:t>
      </w:r>
      <w:r w:rsidRPr="00883F17">
        <w:rPr>
          <w:rFonts w:asciiTheme="minorHAnsi" w:eastAsia="Cambria" w:hAnsiTheme="minorHAnsi" w:cs="Cambria"/>
          <w:rPrChange w:id="3023" w:author="Microsoft Office User" w:date="2023-07-10T07:16:00Z">
            <w:rPr>
              <w:rFonts w:ascii="Cambria" w:eastAsia="Cambria" w:hAnsi="Cambria" w:cs="Cambria"/>
            </w:rPr>
          </w:rPrChange>
        </w:rPr>
        <w:t xml:space="preserve"> </w:t>
      </w:r>
      <w:r w:rsidRPr="00883F17">
        <w:rPr>
          <w:rFonts w:asciiTheme="minorHAnsi" w:hAnsiTheme="minorHAnsi"/>
          <w:rPrChange w:id="3024" w:author="Microsoft Office User" w:date="2023-07-10T07:16:00Z">
            <w:rPr/>
          </w:rPrChange>
        </w:rPr>
        <w:t>larger</w:t>
      </w:r>
      <w:r w:rsidRPr="00883F17">
        <w:rPr>
          <w:rFonts w:asciiTheme="minorHAnsi" w:eastAsia="Cambria" w:hAnsiTheme="minorHAnsi" w:cs="Cambria"/>
          <w:rPrChange w:id="3025" w:author="Microsoft Office User" w:date="2023-07-10T07:16:00Z">
            <w:rPr>
              <w:rFonts w:ascii="Cambria" w:eastAsia="Cambria" w:hAnsi="Cambria" w:cs="Cambria"/>
            </w:rPr>
          </w:rPrChange>
        </w:rPr>
        <w:t xml:space="preserve"> seasonal changes in starch mass than </w:t>
      </w:r>
      <w:r w:rsidRPr="00883F17">
        <w:rPr>
          <w:rFonts w:asciiTheme="minorHAnsi" w:hAnsiTheme="minorHAnsi"/>
          <w:rPrChange w:id="3026" w:author="Microsoft Office User" w:date="2023-07-10T07:16:00Z">
            <w:rPr/>
          </w:rPrChange>
        </w:rPr>
        <w:t>parenchyma-storing</w:t>
      </w:r>
      <w:r w:rsidRPr="00883F17">
        <w:rPr>
          <w:rFonts w:asciiTheme="minorHAnsi" w:eastAsia="Cambria" w:hAnsiTheme="minorHAnsi" w:cs="Cambria"/>
          <w:rPrChange w:id="3027" w:author="Microsoft Office User" w:date="2023-07-10T07:16:00Z">
            <w:rPr>
              <w:rFonts w:ascii="Cambria" w:eastAsia="Cambria" w:hAnsi="Cambria" w:cs="Cambria"/>
            </w:rPr>
          </w:rPrChange>
        </w:rPr>
        <w:t xml:space="preserve"> species. The </w:t>
      </w:r>
      <w:r w:rsidRPr="00883F17">
        <w:rPr>
          <w:rFonts w:asciiTheme="minorHAnsi" w:hAnsiTheme="minorHAnsi"/>
          <w:rPrChange w:id="3028" w:author="Microsoft Office User" w:date="2023-07-10T07:16:00Z">
            <w:rPr/>
          </w:rPrChange>
        </w:rPr>
        <w:t>starch storage strategies evaluated here allow us to gain some insight into the mechanisms behind carbon dynamics. In</w:t>
      </w:r>
      <w:r w:rsidRPr="00883F17">
        <w:rPr>
          <w:rFonts w:asciiTheme="minorHAnsi" w:eastAsia="Cambria" w:hAnsiTheme="minorHAnsi" w:cs="Cambria"/>
          <w:rPrChange w:id="3029" w:author="Microsoft Office User" w:date="2023-07-10T07:16:00Z">
            <w:rPr>
              <w:rFonts w:ascii="Cambria" w:eastAsia="Cambria" w:hAnsi="Cambria" w:cs="Cambria"/>
            </w:rPr>
          </w:rPrChange>
        </w:rPr>
        <w:t xml:space="preserve"> </w:t>
      </w:r>
      <w:r w:rsidRPr="00883F17">
        <w:rPr>
          <w:rFonts w:asciiTheme="minorHAnsi" w:hAnsiTheme="minorHAnsi"/>
          <w:rPrChange w:id="3030" w:author="Microsoft Office User" w:date="2023-07-10T07:16:00Z">
            <w:rPr/>
          </w:rPrChange>
        </w:rPr>
        <w:t>fiber-storing species, the h</w:t>
      </w:r>
      <w:r w:rsidRPr="00883F17">
        <w:rPr>
          <w:rFonts w:asciiTheme="minorHAnsi" w:eastAsia="Cambria" w:hAnsiTheme="minorHAnsi" w:cs="Cambria"/>
          <w:rPrChange w:id="3031" w:author="Microsoft Office User" w:date="2023-07-10T07:16:00Z">
            <w:rPr>
              <w:rFonts w:ascii="Cambria" w:eastAsia="Cambria" w:hAnsi="Cambria" w:cs="Cambria"/>
            </w:rPr>
          </w:rPrChange>
        </w:rPr>
        <w:t xml:space="preserve">igh seasonal carbon consumption </w:t>
      </w:r>
      <w:r w:rsidRPr="00883F17">
        <w:rPr>
          <w:rFonts w:asciiTheme="minorHAnsi" w:hAnsiTheme="minorHAnsi"/>
          <w:rPrChange w:id="3032" w:author="Microsoft Office User" w:date="2023-07-10T07:16:00Z">
            <w:rPr/>
          </w:rPrChange>
        </w:rPr>
        <w:t>may be caused by the</w:t>
      </w:r>
      <w:r w:rsidRPr="00883F17">
        <w:rPr>
          <w:rFonts w:asciiTheme="minorHAnsi" w:eastAsia="Cambria" w:hAnsiTheme="minorHAnsi" w:cs="Cambria"/>
          <w:rPrChange w:id="3033" w:author="Microsoft Office User" w:date="2023-07-10T07:16:00Z">
            <w:rPr>
              <w:rFonts w:ascii="Cambria" w:eastAsia="Cambria" w:hAnsi="Cambria" w:cs="Cambria"/>
            </w:rPr>
          </w:rPrChange>
        </w:rPr>
        <w:t xml:space="preserve"> larger volume of living cells in the stem,</w:t>
      </w:r>
      <w:r w:rsidR="00C060D0" w:rsidRPr="00883F17">
        <w:rPr>
          <w:rFonts w:asciiTheme="minorHAnsi" w:eastAsia="Cambria" w:hAnsiTheme="minorHAnsi" w:cs="Cambria"/>
          <w:rPrChange w:id="3034" w:author="Microsoft Office User" w:date="2023-07-10T07:16:00Z">
            <w:rPr>
              <w:rFonts w:ascii="Cambria" w:eastAsia="Cambria" w:hAnsi="Cambria" w:cs="Cambria"/>
            </w:rPr>
          </w:rPrChange>
        </w:rPr>
        <w:t xml:space="preserve"> </w:t>
      </w:r>
      <w:r w:rsidRPr="00883F17">
        <w:rPr>
          <w:rFonts w:asciiTheme="minorHAnsi" w:hAnsiTheme="minorHAnsi"/>
          <w:rPrChange w:id="3035" w:author="Microsoft Office User" w:date="2023-07-10T07:16:00Z">
            <w:rPr/>
          </w:rPrChange>
        </w:rPr>
        <w:t xml:space="preserve">which </w:t>
      </w:r>
      <w:r w:rsidRPr="00883F17">
        <w:rPr>
          <w:rFonts w:asciiTheme="minorHAnsi" w:eastAsia="Cambria" w:hAnsiTheme="minorHAnsi" w:cs="Cambria"/>
          <w:rPrChange w:id="3036" w:author="Microsoft Office User" w:date="2023-07-10T07:16:00Z">
            <w:rPr>
              <w:rFonts w:ascii="Cambria" w:eastAsia="Cambria" w:hAnsi="Cambria" w:cs="Cambria"/>
            </w:rPr>
          </w:rPrChange>
        </w:rPr>
        <w:t xml:space="preserve">require more </w:t>
      </w:r>
      <w:r w:rsidRPr="00883F17">
        <w:rPr>
          <w:rFonts w:asciiTheme="minorHAnsi" w:hAnsiTheme="minorHAnsi"/>
          <w:rPrChange w:id="3037" w:author="Microsoft Office User" w:date="2023-07-10T07:16:00Z">
            <w:rPr/>
          </w:rPrChange>
        </w:rPr>
        <w:t xml:space="preserve">carbon </w:t>
      </w:r>
      <w:r w:rsidRPr="00883F17">
        <w:rPr>
          <w:rFonts w:asciiTheme="minorHAnsi" w:eastAsia="Cambria" w:hAnsiTheme="minorHAnsi" w:cs="Cambria"/>
          <w:rPrChange w:id="3038" w:author="Microsoft Office User" w:date="2023-07-10T07:16:00Z">
            <w:rPr>
              <w:rFonts w:ascii="Cambria" w:eastAsia="Cambria" w:hAnsi="Cambria" w:cs="Cambria"/>
            </w:rPr>
          </w:rPrChange>
        </w:rPr>
        <w:t xml:space="preserve">for respiration than the </w:t>
      </w:r>
      <w:r w:rsidRPr="00883F17">
        <w:rPr>
          <w:rFonts w:asciiTheme="minorHAnsi" w:hAnsiTheme="minorHAnsi"/>
          <w:rPrChange w:id="3039" w:author="Microsoft Office User" w:date="2023-07-10T07:16:00Z">
            <w:rPr/>
          </w:rPrChange>
        </w:rPr>
        <w:t>smaller</w:t>
      </w:r>
      <w:r w:rsidRPr="00883F17">
        <w:rPr>
          <w:rFonts w:asciiTheme="minorHAnsi" w:eastAsia="Cambria" w:hAnsiTheme="minorHAnsi" w:cs="Cambria"/>
          <w:rPrChange w:id="3040" w:author="Microsoft Office User" w:date="2023-07-10T07:16:00Z">
            <w:rPr>
              <w:rFonts w:ascii="Cambria" w:eastAsia="Cambria" w:hAnsi="Cambria" w:cs="Cambria"/>
            </w:rPr>
          </w:rPrChange>
        </w:rPr>
        <w:t xml:space="preserve"> </w:t>
      </w:r>
      <w:r w:rsidRPr="00883F17">
        <w:rPr>
          <w:rFonts w:asciiTheme="minorHAnsi" w:hAnsiTheme="minorHAnsi"/>
          <w:rPrChange w:id="3041" w:author="Microsoft Office User" w:date="2023-07-10T07:16:00Z">
            <w:rPr/>
          </w:rPrChange>
        </w:rPr>
        <w:t>volume</w:t>
      </w:r>
      <w:r w:rsidRPr="00883F17">
        <w:rPr>
          <w:rFonts w:asciiTheme="minorHAnsi" w:eastAsia="Cambria" w:hAnsiTheme="minorHAnsi" w:cs="Cambria"/>
          <w:rPrChange w:id="3042" w:author="Microsoft Office User" w:date="2023-07-10T07:16:00Z">
            <w:rPr>
              <w:rFonts w:ascii="Cambria" w:eastAsia="Cambria" w:hAnsi="Cambria" w:cs="Cambria"/>
            </w:rPr>
          </w:rPrChange>
        </w:rPr>
        <w:t xml:space="preserve"> of living </w:t>
      </w:r>
      <w:r w:rsidRPr="00883F17">
        <w:rPr>
          <w:rFonts w:asciiTheme="minorHAnsi" w:hAnsiTheme="minorHAnsi"/>
          <w:rPrChange w:id="3043" w:author="Microsoft Office User" w:date="2023-07-10T07:16:00Z">
            <w:rPr/>
          </w:rPrChange>
        </w:rPr>
        <w:t>cells in parenchyma-storing</w:t>
      </w:r>
      <w:r w:rsidRPr="00883F17">
        <w:rPr>
          <w:rFonts w:asciiTheme="minorHAnsi" w:eastAsia="Cambria" w:hAnsiTheme="minorHAnsi" w:cs="Cambria"/>
          <w:rPrChange w:id="3044" w:author="Microsoft Office User" w:date="2023-07-10T07:16:00Z">
            <w:rPr>
              <w:rFonts w:ascii="Cambria" w:eastAsia="Cambria" w:hAnsi="Cambria" w:cs="Cambria"/>
            </w:rPr>
          </w:rPrChange>
        </w:rPr>
        <w:t xml:space="preserve"> species (</w:t>
      </w:r>
      <w:r w:rsidRPr="00883F17">
        <w:rPr>
          <w:rFonts w:asciiTheme="minorHAnsi" w:hAnsiTheme="minorHAnsi"/>
          <w:rPrChange w:id="3045" w:author="Microsoft Office User" w:date="2023-07-10T07:16:00Z">
            <w:rPr/>
          </w:rPrChange>
        </w:rPr>
        <w:t>Fig. 5</w:t>
      </w:r>
      <w:r w:rsidRPr="00883F17">
        <w:rPr>
          <w:rFonts w:asciiTheme="minorHAnsi" w:eastAsia="Cambria" w:hAnsiTheme="minorHAnsi" w:cs="Cambria"/>
          <w:rPrChange w:id="3046" w:author="Microsoft Office User" w:date="2023-07-10T07:16:00Z">
            <w:rPr>
              <w:rFonts w:ascii="Cambria" w:eastAsia="Cambria" w:hAnsi="Cambria" w:cs="Cambria"/>
            </w:rPr>
          </w:rPrChange>
        </w:rPr>
        <w:t xml:space="preserve">). </w:t>
      </w:r>
      <w:ins w:id="3047" w:author="Microsoft Office User" w:date="2023-07-09T08:09:00Z">
        <w:r w:rsidR="00EA13D1" w:rsidRPr="00883F17">
          <w:rPr>
            <w:rFonts w:asciiTheme="minorHAnsi" w:eastAsia="Cambria" w:hAnsiTheme="minorHAnsi" w:cs="Cambria"/>
            <w:lang w:val="en-US"/>
            <w:rPrChange w:id="3048" w:author="Microsoft Office User" w:date="2023-07-10T07:16:00Z">
              <w:rPr>
                <w:rFonts w:ascii="Cambria" w:eastAsia="Cambria" w:hAnsi="Cambria" w:cs="Cambria"/>
                <w:lang w:val="en-US"/>
              </w:rPr>
            </w:rPrChange>
          </w:rPr>
          <w:t xml:space="preserve"> This hig</w:t>
        </w:r>
      </w:ins>
      <w:ins w:id="3049" w:author="Microsoft Office User" w:date="2023-07-09T08:10:00Z">
        <w:r w:rsidR="00EA13D1" w:rsidRPr="00883F17">
          <w:rPr>
            <w:rFonts w:asciiTheme="minorHAnsi" w:eastAsia="Cambria" w:hAnsiTheme="minorHAnsi" w:cs="Cambria"/>
            <w:lang w:val="en-US"/>
            <w:rPrChange w:id="3050" w:author="Microsoft Office User" w:date="2023-07-10T07:16:00Z">
              <w:rPr>
                <w:rFonts w:ascii="Cambria" w:eastAsia="Cambria" w:hAnsi="Cambria" w:cs="Cambria"/>
                <w:lang w:val="en-US"/>
              </w:rPr>
            </w:rPrChange>
          </w:rPr>
          <w:t>h metabolic cost may compete with</w:t>
        </w:r>
      </w:ins>
      <w:ins w:id="3051" w:author="Microsoft Office User" w:date="2023-07-09T08:11:00Z">
        <w:r w:rsidR="00EA13D1" w:rsidRPr="00883F17">
          <w:rPr>
            <w:rFonts w:asciiTheme="minorHAnsi" w:eastAsia="Cambria" w:hAnsiTheme="minorHAnsi" w:cs="Cambria"/>
            <w:lang w:val="en-US"/>
            <w:rPrChange w:id="3052" w:author="Microsoft Office User" w:date="2023-07-10T07:16:00Z">
              <w:rPr>
                <w:rFonts w:ascii="Cambria" w:eastAsia="Cambria" w:hAnsi="Cambria" w:cs="Cambria"/>
                <w:lang w:val="en-US"/>
              </w:rPr>
            </w:rPrChange>
          </w:rPr>
          <w:t xml:space="preserve"> other carb</w:t>
        </w:r>
      </w:ins>
      <w:ins w:id="3053" w:author="Microsoft Office User" w:date="2023-07-09T08:15:00Z">
        <w:r w:rsidR="000C1C8D" w:rsidRPr="00883F17">
          <w:rPr>
            <w:rFonts w:asciiTheme="minorHAnsi" w:eastAsia="Cambria" w:hAnsiTheme="minorHAnsi" w:cs="Cambria"/>
            <w:lang w:val="en-US"/>
            <w:rPrChange w:id="3054" w:author="Microsoft Office User" w:date="2023-07-10T07:16:00Z">
              <w:rPr>
                <w:rFonts w:ascii="Cambria" w:eastAsia="Cambria" w:hAnsi="Cambria" w:cs="Cambria"/>
                <w:lang w:val="en-US"/>
              </w:rPr>
            </w:rPrChange>
          </w:rPr>
          <w:t>o</w:t>
        </w:r>
      </w:ins>
      <w:ins w:id="3055" w:author="Microsoft Office User" w:date="2023-07-09T08:11:00Z">
        <w:r w:rsidR="00EA13D1" w:rsidRPr="00883F17">
          <w:rPr>
            <w:rFonts w:asciiTheme="minorHAnsi" w:eastAsia="Cambria" w:hAnsiTheme="minorHAnsi" w:cs="Cambria"/>
            <w:lang w:val="en-US"/>
            <w:rPrChange w:id="3056" w:author="Microsoft Office User" w:date="2023-07-10T07:16:00Z">
              <w:rPr>
                <w:rFonts w:ascii="Cambria" w:eastAsia="Cambria" w:hAnsi="Cambria" w:cs="Cambria"/>
                <w:lang w:val="en-US"/>
              </w:rPr>
            </w:rPrChange>
          </w:rPr>
          <w:t>n sinks s</w:t>
        </w:r>
      </w:ins>
      <w:ins w:id="3057" w:author="Microsoft Office User" w:date="2023-07-09T08:12:00Z">
        <w:r w:rsidR="00EA13D1" w:rsidRPr="00883F17">
          <w:rPr>
            <w:rFonts w:asciiTheme="minorHAnsi" w:eastAsia="Cambria" w:hAnsiTheme="minorHAnsi" w:cs="Cambria"/>
            <w:lang w:val="en-US"/>
            <w:rPrChange w:id="3058" w:author="Microsoft Office User" w:date="2023-07-10T07:16:00Z">
              <w:rPr>
                <w:rFonts w:ascii="Cambria" w:eastAsia="Cambria" w:hAnsi="Cambria" w:cs="Cambria"/>
                <w:lang w:val="en-US"/>
              </w:rPr>
            </w:rPrChange>
          </w:rPr>
          <w:t>uch as</w:t>
        </w:r>
      </w:ins>
      <w:ins w:id="3059" w:author="Microsoft Office User" w:date="2023-07-09T08:10:00Z">
        <w:r w:rsidR="00EA13D1" w:rsidRPr="00883F17">
          <w:rPr>
            <w:rFonts w:asciiTheme="minorHAnsi" w:eastAsia="Cambria" w:hAnsiTheme="minorHAnsi" w:cs="Cambria"/>
            <w:lang w:val="en-US"/>
            <w:rPrChange w:id="3060" w:author="Microsoft Office User" w:date="2023-07-10T07:16:00Z">
              <w:rPr>
                <w:rFonts w:ascii="Cambria" w:eastAsia="Cambria" w:hAnsi="Cambria" w:cs="Cambria"/>
                <w:lang w:val="en-US"/>
              </w:rPr>
            </w:rPrChange>
          </w:rPr>
          <w:t xml:space="preserve"> growth for carbon resources during </w:t>
        </w:r>
      </w:ins>
      <w:ins w:id="3061" w:author="Microsoft Office User" w:date="2023-07-09T08:11:00Z">
        <w:r w:rsidR="00EA13D1" w:rsidRPr="00883F17">
          <w:rPr>
            <w:rFonts w:asciiTheme="minorHAnsi" w:eastAsia="Cambria" w:hAnsiTheme="minorHAnsi" w:cs="Cambria"/>
            <w:lang w:val="en-US"/>
            <w:rPrChange w:id="3062" w:author="Microsoft Office User" w:date="2023-07-10T07:16:00Z">
              <w:rPr>
                <w:rFonts w:ascii="Cambria" w:eastAsia="Cambria" w:hAnsi="Cambria" w:cs="Cambria"/>
                <w:lang w:val="en-US"/>
              </w:rPr>
            </w:rPrChange>
          </w:rPr>
          <w:t xml:space="preserve">the dry season </w:t>
        </w:r>
      </w:ins>
      <w:ins w:id="3063" w:author="Microsoft Office User" w:date="2023-07-09T08:12:00Z">
        <w:r w:rsidR="000C1C8D" w:rsidRPr="00883F17">
          <w:rPr>
            <w:rFonts w:asciiTheme="minorHAnsi" w:eastAsia="Cambria" w:hAnsiTheme="minorHAnsi" w:cs="Cambria"/>
            <w:lang w:val="en-US"/>
            <w:rPrChange w:id="3064" w:author="Microsoft Office User" w:date="2023-07-10T07:16:00Z">
              <w:rPr>
                <w:rFonts w:ascii="Cambria" w:eastAsia="Cambria" w:hAnsi="Cambria" w:cs="Cambria"/>
                <w:lang w:val="en-US"/>
              </w:rPr>
            </w:rPrChange>
          </w:rPr>
          <w:t>probably leading</w:t>
        </w:r>
      </w:ins>
      <w:ins w:id="3065" w:author="Microsoft Office User" w:date="2023-07-09T08:13:00Z">
        <w:r w:rsidR="000C1C8D" w:rsidRPr="00883F17">
          <w:rPr>
            <w:rFonts w:asciiTheme="minorHAnsi" w:eastAsia="Cambria" w:hAnsiTheme="minorHAnsi" w:cs="Cambria"/>
            <w:lang w:val="en-US"/>
            <w:rPrChange w:id="3066" w:author="Microsoft Office User" w:date="2023-07-10T07:16:00Z">
              <w:rPr>
                <w:rFonts w:ascii="Cambria" w:eastAsia="Cambria" w:hAnsi="Cambria" w:cs="Cambria"/>
                <w:lang w:val="en-US"/>
              </w:rPr>
            </w:rPrChange>
          </w:rPr>
          <w:t xml:space="preserve"> to a seasonally marked growth</w:t>
        </w:r>
      </w:ins>
      <w:ins w:id="3067" w:author="Microsoft Office User" w:date="2023-07-09T08:15:00Z">
        <w:r w:rsidR="000C1C8D" w:rsidRPr="00883F17">
          <w:rPr>
            <w:rFonts w:asciiTheme="minorHAnsi" w:eastAsia="Cambria" w:hAnsiTheme="minorHAnsi" w:cs="Cambria"/>
            <w:lang w:val="en-US"/>
            <w:rPrChange w:id="3068" w:author="Microsoft Office User" w:date="2023-07-10T07:16:00Z">
              <w:rPr>
                <w:rFonts w:ascii="Cambria" w:eastAsia="Cambria" w:hAnsi="Cambria" w:cs="Cambria"/>
                <w:lang w:val="en-US"/>
              </w:rPr>
            </w:rPrChange>
          </w:rPr>
          <w:t xml:space="preserve"> and a high reliance on storage to keep cells alive during low </w:t>
        </w:r>
      </w:ins>
      <w:ins w:id="3069" w:author="Microsoft Office User" w:date="2023-07-09T08:16:00Z">
        <w:r w:rsidR="000C1C8D" w:rsidRPr="00883F17">
          <w:rPr>
            <w:rFonts w:asciiTheme="minorHAnsi" w:eastAsia="Cambria" w:hAnsiTheme="minorHAnsi" w:cs="Cambria"/>
            <w:lang w:val="en-US"/>
            <w:rPrChange w:id="3070" w:author="Microsoft Office User" w:date="2023-07-10T07:16:00Z">
              <w:rPr>
                <w:rFonts w:ascii="Cambria" w:eastAsia="Cambria" w:hAnsi="Cambria" w:cs="Cambria"/>
                <w:lang w:val="en-US"/>
              </w:rPr>
            </w:rPrChange>
          </w:rPr>
          <w:t>photosynthe</w:t>
        </w:r>
      </w:ins>
      <w:ins w:id="3071" w:author="Microsoft Office User" w:date="2023-07-10T07:53:00Z">
        <w:r w:rsidR="00C0683D">
          <w:rPr>
            <w:rFonts w:asciiTheme="minorHAnsi" w:eastAsia="Cambria" w:hAnsiTheme="minorHAnsi" w:cs="Cambria"/>
            <w:lang w:val="en-US"/>
          </w:rPr>
          <w:t>ic</w:t>
        </w:r>
      </w:ins>
      <w:ins w:id="3072" w:author="Microsoft Office User" w:date="2023-07-09T08:16:00Z">
        <w:r w:rsidR="000C1C8D" w:rsidRPr="00883F17">
          <w:rPr>
            <w:rFonts w:asciiTheme="minorHAnsi" w:eastAsia="Cambria" w:hAnsiTheme="minorHAnsi" w:cs="Cambria"/>
            <w:lang w:val="en-US"/>
            <w:rPrChange w:id="3073" w:author="Microsoft Office User" w:date="2023-07-10T07:16:00Z">
              <w:rPr>
                <w:rFonts w:ascii="Cambria" w:eastAsia="Cambria" w:hAnsi="Cambria" w:cs="Cambria"/>
                <w:lang w:val="en-US"/>
              </w:rPr>
            </w:rPrChange>
          </w:rPr>
          <w:t xml:space="preserve"> periods</w:t>
        </w:r>
      </w:ins>
      <w:ins w:id="3074" w:author="Microsoft Office User" w:date="2023-07-09T08:13:00Z">
        <w:r w:rsidR="000C1C8D" w:rsidRPr="00883F17">
          <w:rPr>
            <w:rFonts w:asciiTheme="minorHAnsi" w:eastAsia="Cambria" w:hAnsiTheme="minorHAnsi" w:cs="Cambria"/>
            <w:lang w:val="en-US"/>
            <w:rPrChange w:id="3075" w:author="Microsoft Office User" w:date="2023-07-10T07:16:00Z">
              <w:rPr>
                <w:rFonts w:ascii="Cambria" w:eastAsia="Cambria" w:hAnsi="Cambria" w:cs="Cambria"/>
                <w:lang w:val="en-US"/>
              </w:rPr>
            </w:rPrChange>
          </w:rPr>
          <w:t xml:space="preserve">. Nevertheless, having living fibers </w:t>
        </w:r>
      </w:ins>
      <w:ins w:id="3076" w:author="Microsoft Office User" w:date="2023-07-09T08:15:00Z">
        <w:r w:rsidR="000C1C8D" w:rsidRPr="00883F17">
          <w:rPr>
            <w:rFonts w:asciiTheme="minorHAnsi" w:eastAsia="Cambria" w:hAnsiTheme="minorHAnsi" w:cs="Cambria"/>
            <w:lang w:val="en-US"/>
            <w:rPrChange w:id="3077" w:author="Microsoft Office User" w:date="2023-07-10T07:16:00Z">
              <w:rPr>
                <w:rFonts w:ascii="Cambria" w:eastAsia="Cambria" w:hAnsi="Cambria" w:cs="Cambria"/>
                <w:lang w:val="en-US"/>
              </w:rPr>
            </w:rPrChange>
          </w:rPr>
          <w:t>increase</w:t>
        </w:r>
      </w:ins>
      <w:ins w:id="3078" w:author="Microsoft Office User" w:date="2023-07-09T08:16:00Z">
        <w:r w:rsidR="000C1C8D" w:rsidRPr="00883F17">
          <w:rPr>
            <w:rFonts w:asciiTheme="minorHAnsi" w:eastAsia="Cambria" w:hAnsiTheme="minorHAnsi" w:cs="Cambria"/>
            <w:lang w:val="en-US"/>
            <w:rPrChange w:id="3079" w:author="Microsoft Office User" w:date="2023-07-10T07:16:00Z">
              <w:rPr>
                <w:rFonts w:ascii="Cambria" w:eastAsia="Cambria" w:hAnsi="Cambria" w:cs="Cambria"/>
                <w:lang w:val="en-US"/>
              </w:rPr>
            </w:rPrChange>
          </w:rPr>
          <w:t>s</w:t>
        </w:r>
      </w:ins>
      <w:ins w:id="3080" w:author="Microsoft Office User" w:date="2023-07-09T08:13:00Z">
        <w:r w:rsidR="000C1C8D" w:rsidRPr="00883F17">
          <w:rPr>
            <w:rFonts w:asciiTheme="minorHAnsi" w:eastAsia="Cambria" w:hAnsiTheme="minorHAnsi" w:cs="Cambria"/>
            <w:lang w:val="en-US"/>
            <w:rPrChange w:id="3081" w:author="Microsoft Office User" w:date="2023-07-10T07:16:00Z">
              <w:rPr>
                <w:rFonts w:ascii="Cambria" w:eastAsia="Cambria" w:hAnsi="Cambria" w:cs="Cambria"/>
                <w:lang w:val="en-US"/>
              </w:rPr>
            </w:rPrChange>
          </w:rPr>
          <w:t xml:space="preserve"> the </w:t>
        </w:r>
      </w:ins>
      <w:ins w:id="3082" w:author="Microsoft Office User" w:date="2023-07-09T08:14:00Z">
        <w:r w:rsidR="000C1C8D" w:rsidRPr="00883F17">
          <w:rPr>
            <w:rFonts w:asciiTheme="minorHAnsi" w:eastAsia="Cambria" w:hAnsiTheme="minorHAnsi" w:cs="Cambria"/>
            <w:lang w:val="en-US"/>
            <w:rPrChange w:id="3083" w:author="Microsoft Office User" w:date="2023-07-10T07:16:00Z">
              <w:rPr>
                <w:rFonts w:ascii="Cambria" w:eastAsia="Cambria" w:hAnsi="Cambria" w:cs="Cambria"/>
                <w:lang w:val="en-US"/>
              </w:rPr>
            </w:rPrChange>
          </w:rPr>
          <w:t>wood volume to store starch</w:t>
        </w:r>
      </w:ins>
      <w:ins w:id="3084" w:author="Microsoft Office User" w:date="2023-07-10T07:53:00Z">
        <w:r w:rsidR="00C0683D">
          <w:rPr>
            <w:rFonts w:asciiTheme="minorHAnsi" w:eastAsia="Cambria" w:hAnsiTheme="minorHAnsi" w:cs="Cambria"/>
            <w:lang w:val="en-US"/>
          </w:rPr>
          <w:t>, and this probably</w:t>
        </w:r>
      </w:ins>
      <w:ins w:id="3085" w:author="Microsoft Office User" w:date="2023-07-09T08:14:00Z">
        <w:r w:rsidR="000C1C8D" w:rsidRPr="00883F17">
          <w:rPr>
            <w:rFonts w:asciiTheme="minorHAnsi" w:eastAsia="Cambria" w:hAnsiTheme="minorHAnsi" w:cs="Cambria"/>
            <w:lang w:val="en-US"/>
            <w:rPrChange w:id="3086" w:author="Microsoft Office User" w:date="2023-07-10T07:16:00Z">
              <w:rPr>
                <w:rFonts w:ascii="Cambria" w:eastAsia="Cambria" w:hAnsi="Cambria" w:cs="Cambria"/>
                <w:lang w:val="en-US"/>
              </w:rPr>
            </w:rPrChange>
          </w:rPr>
          <w:t xml:space="preserve"> </w:t>
        </w:r>
      </w:ins>
      <w:ins w:id="3087" w:author="Microsoft Office User" w:date="2023-07-09T08:16:00Z">
        <w:r w:rsidR="000C1C8D" w:rsidRPr="00883F17">
          <w:rPr>
            <w:rFonts w:asciiTheme="minorHAnsi" w:eastAsia="Cambria" w:hAnsiTheme="minorHAnsi" w:cs="Cambria"/>
            <w:lang w:val="en-US"/>
            <w:rPrChange w:id="3088" w:author="Microsoft Office User" w:date="2023-07-10T07:16:00Z">
              <w:rPr>
                <w:rFonts w:ascii="Cambria" w:eastAsia="Cambria" w:hAnsi="Cambria" w:cs="Cambria"/>
                <w:lang w:val="en-US"/>
              </w:rPr>
            </w:rPrChange>
          </w:rPr>
          <w:t>reduc</w:t>
        </w:r>
      </w:ins>
      <w:ins w:id="3089" w:author="Microsoft Office User" w:date="2023-07-10T07:53:00Z">
        <w:r w:rsidR="00C0683D">
          <w:rPr>
            <w:rFonts w:asciiTheme="minorHAnsi" w:eastAsia="Cambria" w:hAnsiTheme="minorHAnsi" w:cs="Cambria"/>
            <w:lang w:val="en-US"/>
          </w:rPr>
          <w:t>e</w:t>
        </w:r>
      </w:ins>
      <w:ins w:id="3090" w:author="Microsoft Office User" w:date="2023-07-09T08:16:00Z">
        <w:r w:rsidR="000C1C8D" w:rsidRPr="00883F17">
          <w:rPr>
            <w:rFonts w:asciiTheme="minorHAnsi" w:eastAsia="Cambria" w:hAnsiTheme="minorHAnsi" w:cs="Cambria"/>
            <w:lang w:val="en-US"/>
            <w:rPrChange w:id="3091" w:author="Microsoft Office User" w:date="2023-07-10T07:16:00Z">
              <w:rPr>
                <w:rFonts w:ascii="Cambria" w:eastAsia="Cambria" w:hAnsi="Cambria" w:cs="Cambria"/>
                <w:lang w:val="en-US"/>
              </w:rPr>
            </w:rPrChange>
          </w:rPr>
          <w:t xml:space="preserve"> the vulnerability of these trees to starve. </w:t>
        </w:r>
      </w:ins>
      <w:del w:id="3092" w:author="Microsoft Office User" w:date="2023-07-09T08:09:00Z">
        <w:r w:rsidRPr="00883F17" w:rsidDel="00EA13D1">
          <w:rPr>
            <w:rFonts w:asciiTheme="minorHAnsi" w:eastAsia="Cambria" w:hAnsiTheme="minorHAnsi" w:cs="Cambria"/>
            <w:rPrChange w:id="3093" w:author="Microsoft Office User" w:date="2023-07-10T07:16:00Z">
              <w:rPr>
                <w:rFonts w:ascii="Cambria" w:eastAsia="Cambria" w:hAnsi="Cambria" w:cs="Cambria"/>
              </w:rPr>
            </w:rPrChange>
          </w:rPr>
          <w:delText xml:space="preserve">Despite the high carbon demand by the living fibers, </w:delText>
        </w:r>
        <w:r w:rsidRPr="00883F17" w:rsidDel="00EA13D1">
          <w:rPr>
            <w:rFonts w:asciiTheme="minorHAnsi" w:hAnsiTheme="minorHAnsi"/>
            <w:rPrChange w:id="3094" w:author="Microsoft Office User" w:date="2023-07-10T07:16:00Z">
              <w:rPr/>
            </w:rPrChange>
          </w:rPr>
          <w:delText>the</w:delText>
        </w:r>
        <w:r w:rsidRPr="00883F17" w:rsidDel="00EA13D1">
          <w:rPr>
            <w:rFonts w:asciiTheme="minorHAnsi" w:eastAsia="Cambria" w:hAnsiTheme="minorHAnsi" w:cs="Cambria"/>
            <w:rPrChange w:id="3095" w:author="Microsoft Office User" w:date="2023-07-10T07:16:00Z">
              <w:rPr>
                <w:rFonts w:ascii="Cambria" w:eastAsia="Cambria" w:hAnsi="Cambria" w:cs="Cambria"/>
              </w:rPr>
            </w:rPrChange>
          </w:rPr>
          <w:delText xml:space="preserve"> </w:delText>
        </w:r>
        <w:r w:rsidRPr="00883F17" w:rsidDel="00EA13D1">
          <w:rPr>
            <w:rFonts w:asciiTheme="minorHAnsi" w:hAnsiTheme="minorHAnsi"/>
            <w:rPrChange w:id="3096" w:author="Microsoft Office User" w:date="2023-07-10T07:16:00Z">
              <w:rPr/>
            </w:rPrChange>
          </w:rPr>
          <w:delText>fiber-storing</w:delText>
        </w:r>
        <w:r w:rsidRPr="00883F17" w:rsidDel="00EA13D1">
          <w:rPr>
            <w:rFonts w:asciiTheme="minorHAnsi" w:eastAsia="Cambria" w:hAnsiTheme="minorHAnsi" w:cs="Cambria"/>
            <w:rPrChange w:id="3097" w:author="Microsoft Office User" w:date="2023-07-10T07:16:00Z">
              <w:rPr>
                <w:rFonts w:ascii="Cambria" w:eastAsia="Cambria" w:hAnsi="Cambria" w:cs="Cambria"/>
              </w:rPr>
            </w:rPrChange>
          </w:rPr>
          <w:delText xml:space="preserve"> species also had a hig</w:delText>
        </w:r>
        <w:r w:rsidRPr="00883F17" w:rsidDel="00EA13D1">
          <w:rPr>
            <w:rFonts w:asciiTheme="minorHAnsi" w:hAnsiTheme="minorHAnsi"/>
            <w:rPrChange w:id="3098" w:author="Microsoft Office User" w:date="2023-07-10T07:16:00Z">
              <w:rPr/>
            </w:rPrChange>
          </w:rPr>
          <w:delText xml:space="preserve">her starch storage capacity than the parenchyma-storing species to buffer carbon deficits under stress. </w:delText>
        </w:r>
        <w:r w:rsidRPr="00883F17" w:rsidDel="00EA13D1">
          <w:rPr>
            <w:rFonts w:asciiTheme="minorHAnsi" w:eastAsia="Cambria" w:hAnsiTheme="minorHAnsi" w:cs="Cambria"/>
            <w:rPrChange w:id="3099" w:author="Microsoft Office User" w:date="2023-07-10T07:16:00Z">
              <w:rPr>
                <w:rFonts w:ascii="Cambria" w:eastAsia="Cambria" w:hAnsi="Cambria" w:cs="Cambria"/>
              </w:rPr>
            </w:rPrChange>
          </w:rPr>
          <w:delText>Such trees would be better prepared fo</w:delText>
        </w:r>
        <w:r w:rsidRPr="00883F17" w:rsidDel="00EA13D1">
          <w:rPr>
            <w:rFonts w:asciiTheme="minorHAnsi" w:hAnsiTheme="minorHAnsi"/>
            <w:rPrChange w:id="3100" w:author="Microsoft Office User" w:date="2023-07-10T07:16:00Z">
              <w:rPr/>
            </w:rPrChange>
          </w:rPr>
          <w:delText>r the uncertainty under</w:delText>
        </w:r>
        <w:r w:rsidRPr="00883F17" w:rsidDel="00EA13D1">
          <w:rPr>
            <w:rFonts w:asciiTheme="minorHAnsi" w:eastAsia="Cambria" w:hAnsiTheme="minorHAnsi" w:cs="Cambria"/>
            <w:rPrChange w:id="3101" w:author="Microsoft Office User" w:date="2023-07-10T07:16:00Z">
              <w:rPr>
                <w:rFonts w:ascii="Cambria" w:eastAsia="Cambria" w:hAnsi="Cambria" w:cs="Cambria"/>
              </w:rPr>
            </w:rPrChange>
          </w:rPr>
          <w:delText xml:space="preserve"> stressful conditions, which may be reflected in lower mortality rates (</w:delText>
        </w:r>
        <w:r w:rsidRPr="00883F17" w:rsidDel="00EA13D1">
          <w:rPr>
            <w:rFonts w:asciiTheme="minorHAnsi" w:hAnsiTheme="minorHAnsi"/>
            <w:rPrChange w:id="3102" w:author="Microsoft Office User" w:date="2023-07-10T07:16:00Z">
              <w:rPr/>
            </w:rPrChange>
          </w:rPr>
          <w:delText>Table 1</w:delText>
        </w:r>
        <w:r w:rsidRPr="00883F17" w:rsidDel="00EA13D1">
          <w:rPr>
            <w:rFonts w:asciiTheme="minorHAnsi" w:eastAsia="Cambria" w:hAnsiTheme="minorHAnsi" w:cs="Cambria"/>
            <w:rPrChange w:id="3103" w:author="Microsoft Office User" w:date="2023-07-10T07:16:00Z">
              <w:rPr>
                <w:rFonts w:ascii="Cambria" w:eastAsia="Cambria" w:hAnsi="Cambria" w:cs="Cambria"/>
              </w:rPr>
            </w:rPrChange>
          </w:rPr>
          <w:delText>).</w:delText>
        </w:r>
      </w:del>
    </w:p>
    <w:p w14:paraId="69B2E5F6" w14:textId="16ED1722" w:rsidR="00925F8D" w:rsidRPr="00883F17" w:rsidRDefault="00000000">
      <w:pPr>
        <w:pStyle w:val="Heading2"/>
        <w:spacing w:line="480" w:lineRule="auto"/>
        <w:ind w:right="-261"/>
        <w:rPr>
          <w:rFonts w:asciiTheme="minorHAnsi" w:hAnsiTheme="minorHAnsi"/>
          <w:color w:val="000000"/>
          <w:sz w:val="24"/>
          <w:szCs w:val="24"/>
          <w:rPrChange w:id="3104" w:author="Microsoft Office User" w:date="2023-07-10T07:16:00Z">
            <w:rPr>
              <w:color w:val="000000"/>
            </w:rPr>
          </w:rPrChange>
        </w:rPr>
      </w:pPr>
      <w:r w:rsidRPr="00883F17">
        <w:rPr>
          <w:rFonts w:asciiTheme="minorHAnsi" w:hAnsiTheme="minorHAnsi"/>
          <w:color w:val="000000"/>
          <w:sz w:val="24"/>
          <w:szCs w:val="24"/>
          <w:rPrChange w:id="3105" w:author="Microsoft Office User" w:date="2023-07-10T07:16:00Z">
            <w:rPr>
              <w:color w:val="000000"/>
            </w:rPr>
          </w:rPrChange>
        </w:rPr>
        <w:lastRenderedPageBreak/>
        <w:t xml:space="preserve">4.2. Fiber-storing species have </w:t>
      </w:r>
      <w:r w:rsidR="00A868CD" w:rsidRPr="00883F17">
        <w:rPr>
          <w:rFonts w:asciiTheme="minorHAnsi" w:hAnsiTheme="minorHAnsi"/>
          <w:color w:val="000000"/>
          <w:sz w:val="24"/>
          <w:szCs w:val="24"/>
          <w:lang w:val="en-US"/>
          <w:rPrChange w:id="3106" w:author="Microsoft Office User" w:date="2023-07-10T07:16:00Z">
            <w:rPr>
              <w:color w:val="000000"/>
              <w:lang w:val="en-US"/>
            </w:rPr>
          </w:rPrChange>
        </w:rPr>
        <w:t>larger</w:t>
      </w:r>
      <w:r w:rsidRPr="00883F17">
        <w:rPr>
          <w:rFonts w:asciiTheme="minorHAnsi" w:hAnsiTheme="minorHAnsi"/>
          <w:color w:val="000000"/>
          <w:sz w:val="24"/>
          <w:szCs w:val="24"/>
          <w:rPrChange w:id="3107" w:author="Microsoft Office User" w:date="2023-07-10T07:16:00Z">
            <w:rPr>
              <w:color w:val="000000"/>
            </w:rPr>
          </w:rPrChange>
        </w:rPr>
        <w:t xml:space="preserve"> plasticity </w:t>
      </w:r>
      <w:r w:rsidR="00A868CD" w:rsidRPr="00883F17">
        <w:rPr>
          <w:rFonts w:asciiTheme="minorHAnsi" w:hAnsiTheme="minorHAnsi"/>
          <w:color w:val="000000"/>
          <w:sz w:val="24"/>
          <w:szCs w:val="24"/>
          <w:lang w:val="en-US"/>
          <w:rPrChange w:id="3108" w:author="Microsoft Office User" w:date="2023-07-10T07:16:00Z">
            <w:rPr>
              <w:color w:val="000000"/>
              <w:lang w:val="en-US"/>
            </w:rPr>
          </w:rPrChange>
        </w:rPr>
        <w:t>in</w:t>
      </w:r>
      <w:r w:rsidRPr="00883F17">
        <w:rPr>
          <w:rFonts w:asciiTheme="minorHAnsi" w:hAnsiTheme="minorHAnsi"/>
          <w:color w:val="000000"/>
          <w:sz w:val="24"/>
          <w:szCs w:val="24"/>
          <w:rPrChange w:id="3109" w:author="Microsoft Office User" w:date="2023-07-10T07:16:00Z">
            <w:rPr>
              <w:color w:val="000000"/>
            </w:rPr>
          </w:rPrChange>
        </w:rPr>
        <w:t xml:space="preserve"> </w:t>
      </w:r>
      <w:ins w:id="3110" w:author="Microsoft Office User" w:date="2023-07-10T07:55:00Z">
        <w:r w:rsidR="002D73BC">
          <w:rPr>
            <w:rFonts w:asciiTheme="minorHAnsi" w:hAnsiTheme="minorHAnsi"/>
            <w:color w:val="000000"/>
            <w:sz w:val="24"/>
            <w:szCs w:val="24"/>
            <w:lang w:val="en-US"/>
          </w:rPr>
          <w:t>wood growth rates</w:t>
        </w:r>
      </w:ins>
      <w:del w:id="3111" w:author="Microsoft Office User" w:date="2023-07-10T07:55:00Z">
        <w:r w:rsidRPr="00883F17" w:rsidDel="002D73BC">
          <w:rPr>
            <w:rFonts w:asciiTheme="minorHAnsi" w:hAnsiTheme="minorHAnsi"/>
            <w:color w:val="000000"/>
            <w:sz w:val="24"/>
            <w:szCs w:val="24"/>
            <w:rPrChange w:id="3112" w:author="Microsoft Office User" w:date="2023-07-10T07:16:00Z">
              <w:rPr>
                <w:color w:val="000000"/>
              </w:rPr>
            </w:rPrChange>
          </w:rPr>
          <w:delText>carbon sink activity</w:delText>
        </w:r>
        <w:r w:rsidR="00A868CD" w:rsidRPr="00883F17" w:rsidDel="002D73BC">
          <w:rPr>
            <w:rFonts w:asciiTheme="minorHAnsi" w:hAnsiTheme="minorHAnsi"/>
            <w:color w:val="000000"/>
            <w:sz w:val="24"/>
            <w:szCs w:val="24"/>
            <w:lang w:val="en-US"/>
            <w:rPrChange w:id="3113" w:author="Microsoft Office User" w:date="2023-07-10T07:16:00Z">
              <w:rPr>
                <w:color w:val="000000"/>
                <w:lang w:val="en-US"/>
              </w:rPr>
            </w:rPrChange>
          </w:rPr>
          <w:delText>,</w:delText>
        </w:r>
        <w:r w:rsidRPr="00883F17" w:rsidDel="002D73BC">
          <w:rPr>
            <w:rFonts w:asciiTheme="minorHAnsi" w:hAnsiTheme="minorHAnsi"/>
            <w:color w:val="000000"/>
            <w:sz w:val="24"/>
            <w:szCs w:val="24"/>
            <w:rPrChange w:id="3114" w:author="Microsoft Office User" w:date="2023-07-10T07:16:00Z">
              <w:rPr>
                <w:color w:val="000000"/>
              </w:rPr>
            </w:rPrChange>
          </w:rPr>
          <w:delText xml:space="preserve"> reflected in growth seasonality</w:delText>
        </w:r>
      </w:del>
    </w:p>
    <w:p w14:paraId="0F2CED9B" w14:textId="32F0E584" w:rsidR="00925F8D" w:rsidRPr="00883F17" w:rsidRDefault="00000000">
      <w:pPr>
        <w:pBdr>
          <w:top w:val="nil"/>
          <w:left w:val="nil"/>
          <w:bottom w:val="nil"/>
          <w:right w:val="nil"/>
          <w:between w:val="nil"/>
        </w:pBdr>
        <w:spacing w:before="180" w:after="180" w:line="480" w:lineRule="auto"/>
        <w:ind w:right="-261"/>
        <w:rPr>
          <w:rFonts w:asciiTheme="minorHAnsi" w:hAnsiTheme="minorHAnsi"/>
          <w:lang w:val="en-US"/>
          <w:rPrChange w:id="3115" w:author="Microsoft Office User" w:date="2023-07-10T07:16:00Z">
            <w:rPr/>
          </w:rPrChange>
        </w:rPr>
      </w:pPr>
      <w:r w:rsidRPr="00883F17">
        <w:rPr>
          <w:rFonts w:asciiTheme="minorHAnsi" w:eastAsia="Cambria" w:hAnsiTheme="minorHAnsi" w:cs="Cambria"/>
          <w:rPrChange w:id="3116" w:author="Microsoft Office User" w:date="2023-07-10T07:16:00Z">
            <w:rPr>
              <w:rFonts w:ascii="Cambria" w:eastAsia="Cambria" w:hAnsi="Cambria" w:cs="Cambria"/>
            </w:rPr>
          </w:rPrChange>
        </w:rPr>
        <w:t>Trees growing in a seasonally dry environment should balance their carbon sources and sinks in order to survive recurrent stressful conditions.</w:t>
      </w:r>
      <w:r w:rsidRPr="00883F17">
        <w:rPr>
          <w:rFonts w:asciiTheme="minorHAnsi" w:hAnsiTheme="minorHAnsi"/>
          <w:rPrChange w:id="3117" w:author="Microsoft Office User" w:date="2023-07-10T07:16:00Z">
            <w:rPr/>
          </w:rPrChange>
        </w:rPr>
        <w:t xml:space="preserve"> The</w:t>
      </w:r>
      <w:r w:rsidRPr="00883F17">
        <w:rPr>
          <w:rFonts w:asciiTheme="minorHAnsi" w:eastAsia="Cambria" w:hAnsiTheme="minorHAnsi" w:cs="Cambria"/>
          <w:rPrChange w:id="3118" w:author="Microsoft Office User" w:date="2023-07-10T07:16:00Z">
            <w:rPr>
              <w:rFonts w:ascii="Cambria" w:eastAsia="Cambria" w:hAnsi="Cambria" w:cs="Cambria"/>
            </w:rPr>
          </w:rPrChange>
        </w:rPr>
        <w:t xml:space="preserve"> fast growing, </w:t>
      </w:r>
      <w:r w:rsidRPr="00883F17">
        <w:rPr>
          <w:rFonts w:asciiTheme="minorHAnsi" w:hAnsiTheme="minorHAnsi"/>
          <w:rPrChange w:id="3119" w:author="Microsoft Office User" w:date="2023-07-10T07:16:00Z">
            <w:rPr/>
          </w:rPrChange>
        </w:rPr>
        <w:t>parenchyma-storing</w:t>
      </w:r>
      <w:r w:rsidRPr="00883F17">
        <w:rPr>
          <w:rFonts w:asciiTheme="minorHAnsi" w:eastAsia="Cambria" w:hAnsiTheme="minorHAnsi" w:cs="Cambria"/>
          <w:rPrChange w:id="3120"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3121" w:author="Microsoft Office User" w:date="2023-07-10T07:16:00Z">
            <w:rPr>
              <w:rFonts w:ascii="Cambria" w:eastAsia="Cambria" w:hAnsi="Cambria" w:cs="Cambria"/>
              <w:i/>
            </w:rPr>
          </w:rPrChange>
        </w:rPr>
        <w:t>S. guianensis</w:t>
      </w:r>
      <w:r w:rsidRPr="00883F17">
        <w:rPr>
          <w:rFonts w:asciiTheme="minorHAnsi" w:eastAsia="Cambria" w:hAnsiTheme="minorHAnsi" w:cs="Cambria"/>
          <w:rPrChange w:id="3122" w:author="Microsoft Office User" w:date="2023-07-10T07:16:00Z">
            <w:rPr>
              <w:rFonts w:ascii="Cambria" w:eastAsia="Cambria" w:hAnsi="Cambria" w:cs="Cambria"/>
            </w:rPr>
          </w:rPrChange>
        </w:rPr>
        <w:t xml:space="preserve"> kept</w:t>
      </w:r>
      <w:ins w:id="3123" w:author="Microsoft Office User" w:date="2023-05-11T16:32:00Z">
        <w:r w:rsidR="00945F2E" w:rsidRPr="00883F17">
          <w:rPr>
            <w:rFonts w:asciiTheme="minorHAnsi" w:eastAsia="Cambria" w:hAnsiTheme="minorHAnsi" w:cs="Cambria"/>
            <w:lang w:val="en-US"/>
            <w:rPrChange w:id="3124" w:author="Microsoft Office User" w:date="2023-07-10T07:16:00Z">
              <w:rPr>
                <w:rFonts w:ascii="Cambria" w:eastAsia="Cambria" w:hAnsi="Cambria" w:cs="Cambria"/>
                <w:lang w:val="en-US"/>
              </w:rPr>
            </w:rPrChange>
          </w:rPr>
          <w:t xml:space="preserve"> radial</w:t>
        </w:r>
      </w:ins>
      <w:r w:rsidRPr="00883F17">
        <w:rPr>
          <w:rFonts w:asciiTheme="minorHAnsi" w:eastAsia="Cambria" w:hAnsiTheme="minorHAnsi" w:cs="Cambria"/>
          <w:rPrChange w:id="3125" w:author="Microsoft Office User" w:date="2023-07-10T07:16:00Z">
            <w:rPr>
              <w:rFonts w:ascii="Cambria" w:eastAsia="Cambria" w:hAnsi="Cambria" w:cs="Cambria"/>
            </w:rPr>
          </w:rPrChange>
        </w:rPr>
        <w:t xml:space="preserve"> growth </w:t>
      </w:r>
      <w:r w:rsidRPr="00883F17">
        <w:rPr>
          <w:rFonts w:asciiTheme="minorHAnsi" w:hAnsiTheme="minorHAnsi"/>
          <w:rPrChange w:id="3126" w:author="Microsoft Office User" w:date="2023-07-10T07:16:00Z">
            <w:rPr/>
          </w:rPrChange>
        </w:rPr>
        <w:t>relatively</w:t>
      </w:r>
      <w:r w:rsidRPr="00883F17">
        <w:rPr>
          <w:rFonts w:asciiTheme="minorHAnsi" w:eastAsia="Cambria" w:hAnsiTheme="minorHAnsi" w:cs="Cambria"/>
          <w:rPrChange w:id="3127" w:author="Microsoft Office User" w:date="2023-07-10T07:16:00Z">
            <w:rPr>
              <w:rFonts w:ascii="Cambria" w:eastAsia="Cambria" w:hAnsi="Cambria" w:cs="Cambria"/>
            </w:rPr>
          </w:rPrChange>
        </w:rPr>
        <w:t xml:space="preserve"> constant </w:t>
      </w:r>
      <w:r w:rsidRPr="00883F17">
        <w:rPr>
          <w:rFonts w:asciiTheme="minorHAnsi" w:hAnsiTheme="minorHAnsi"/>
          <w:rPrChange w:id="3128" w:author="Microsoft Office User" w:date="2023-07-10T07:16:00Z">
            <w:rPr/>
          </w:rPrChange>
        </w:rPr>
        <w:t>throughout the year</w:t>
      </w:r>
      <w:r w:rsidRPr="00883F17">
        <w:rPr>
          <w:rFonts w:asciiTheme="minorHAnsi" w:eastAsia="Cambria" w:hAnsiTheme="minorHAnsi" w:cs="Cambria"/>
          <w:rPrChange w:id="3129" w:author="Microsoft Office User" w:date="2023-07-10T07:16:00Z">
            <w:rPr>
              <w:rFonts w:ascii="Cambria" w:eastAsia="Cambria" w:hAnsi="Cambria" w:cs="Cambria"/>
            </w:rPr>
          </w:rPrChange>
        </w:rPr>
        <w:t xml:space="preserve">, </w:t>
      </w:r>
      <w:r w:rsidRPr="00883F17">
        <w:rPr>
          <w:rFonts w:asciiTheme="minorHAnsi" w:hAnsiTheme="minorHAnsi"/>
          <w:rPrChange w:id="3130" w:author="Microsoft Office User" w:date="2023-07-10T07:16:00Z">
            <w:rPr/>
          </w:rPrChange>
        </w:rPr>
        <w:t>whereas the slow-growing, fiber-storing</w:t>
      </w:r>
      <w:r w:rsidRPr="00883F17">
        <w:rPr>
          <w:rFonts w:asciiTheme="minorHAnsi" w:eastAsia="Cambria" w:hAnsiTheme="minorHAnsi" w:cs="Cambria"/>
          <w:rPrChange w:id="3131"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3132" w:author="Microsoft Office User" w:date="2023-07-10T07:16:00Z">
            <w:rPr>
              <w:rFonts w:ascii="Cambria" w:eastAsia="Cambria" w:hAnsi="Cambria" w:cs="Cambria"/>
              <w:i/>
            </w:rPr>
          </w:rPrChange>
        </w:rPr>
        <w:t>D. microcarpa</w:t>
      </w:r>
      <w:r w:rsidRPr="00883F17">
        <w:rPr>
          <w:rFonts w:asciiTheme="minorHAnsi" w:eastAsia="Cambria" w:hAnsiTheme="minorHAnsi" w:cs="Cambria"/>
          <w:rPrChange w:id="3133" w:author="Microsoft Office User" w:date="2023-07-10T07:16:00Z">
            <w:rPr>
              <w:rFonts w:ascii="Cambria" w:eastAsia="Cambria" w:hAnsi="Cambria" w:cs="Cambria"/>
            </w:rPr>
          </w:rPrChange>
        </w:rPr>
        <w:t xml:space="preserve"> </w:t>
      </w:r>
      <w:r w:rsidRPr="00883F17">
        <w:rPr>
          <w:rFonts w:asciiTheme="minorHAnsi" w:hAnsiTheme="minorHAnsi"/>
          <w:rPrChange w:id="3134" w:author="Microsoft Office User" w:date="2023-07-10T07:16:00Z">
            <w:rPr/>
          </w:rPrChange>
        </w:rPr>
        <w:t>significantly</w:t>
      </w:r>
      <w:r w:rsidRPr="00883F17">
        <w:rPr>
          <w:rFonts w:asciiTheme="minorHAnsi" w:eastAsia="Cambria" w:hAnsiTheme="minorHAnsi" w:cs="Cambria"/>
          <w:rPrChange w:id="3135" w:author="Microsoft Office User" w:date="2023-07-10T07:16:00Z">
            <w:rPr>
              <w:rFonts w:ascii="Cambria" w:eastAsia="Cambria" w:hAnsi="Cambria" w:cs="Cambria"/>
            </w:rPr>
          </w:rPrChange>
        </w:rPr>
        <w:t xml:space="preserve"> reduced growth during the dry season. Thus, these trees, with contrasting storage strategies</w:t>
      </w:r>
      <w:ins w:id="3136" w:author="Microsoft Office User" w:date="2023-06-27T17:36:00Z">
        <w:r w:rsidR="00AB24F1" w:rsidRPr="00883F17">
          <w:rPr>
            <w:rFonts w:asciiTheme="minorHAnsi" w:eastAsia="Cambria" w:hAnsiTheme="minorHAnsi" w:cs="Cambria"/>
            <w:lang w:val="en-US"/>
            <w:rPrChange w:id="3137" w:author="Microsoft Office User" w:date="2023-07-10T07:16:00Z">
              <w:rPr>
                <w:rFonts w:ascii="Cambria" w:eastAsia="Cambria" w:hAnsi="Cambria" w:cs="Cambria"/>
                <w:lang w:val="en-US"/>
              </w:rPr>
            </w:rPrChange>
          </w:rPr>
          <w:t xml:space="preserve"> and re</w:t>
        </w:r>
      </w:ins>
      <w:ins w:id="3138" w:author="Microsoft Office User" w:date="2023-06-27T17:37:00Z">
        <w:r w:rsidR="00AB24F1" w:rsidRPr="00883F17">
          <w:rPr>
            <w:rFonts w:asciiTheme="minorHAnsi" w:eastAsia="Cambria" w:hAnsiTheme="minorHAnsi" w:cs="Cambria"/>
            <w:lang w:val="en-US"/>
            <w:rPrChange w:id="3139" w:author="Microsoft Office User" w:date="2023-07-10T07:16:00Z">
              <w:rPr>
                <w:rFonts w:ascii="Cambria" w:eastAsia="Cambria" w:hAnsi="Cambria" w:cs="Cambria"/>
                <w:lang w:val="en-US"/>
              </w:rPr>
            </w:rPrChange>
          </w:rPr>
          <w:t>spiratory demands</w:t>
        </w:r>
      </w:ins>
      <w:r w:rsidRPr="00883F17">
        <w:rPr>
          <w:rFonts w:asciiTheme="minorHAnsi" w:eastAsia="Cambria" w:hAnsiTheme="minorHAnsi" w:cs="Cambria"/>
          <w:rPrChange w:id="3140" w:author="Microsoft Office User" w:date="2023-07-10T07:16:00Z">
            <w:rPr>
              <w:rFonts w:ascii="Cambria" w:eastAsia="Cambria" w:hAnsi="Cambria" w:cs="Cambria"/>
            </w:rPr>
          </w:rPrChange>
        </w:rPr>
        <w:t>,</w:t>
      </w:r>
      <w:del w:id="3141" w:author="Microsoft Office User" w:date="2023-05-11T18:06:00Z">
        <w:r w:rsidRPr="00883F17" w:rsidDel="00D93EA6">
          <w:rPr>
            <w:rFonts w:asciiTheme="minorHAnsi" w:eastAsia="Cambria" w:hAnsiTheme="minorHAnsi" w:cs="Cambria"/>
            <w:rPrChange w:id="3142" w:author="Microsoft Office User" w:date="2023-07-10T07:16:00Z">
              <w:rPr>
                <w:rFonts w:ascii="Cambria" w:eastAsia="Cambria" w:hAnsi="Cambria" w:cs="Cambria"/>
              </w:rPr>
            </w:rPrChange>
          </w:rPr>
          <w:delText xml:space="preserve"> </w:delText>
        </w:r>
      </w:del>
      <w:ins w:id="3143" w:author="Microsoft Office User" w:date="2023-05-11T16:32:00Z">
        <w:r w:rsidR="00945F2E" w:rsidRPr="00883F17">
          <w:rPr>
            <w:rFonts w:asciiTheme="minorHAnsi" w:eastAsia="Cambria" w:hAnsiTheme="minorHAnsi" w:cs="Cambria"/>
            <w:lang w:val="en-US"/>
            <w:rPrChange w:id="3144"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rPrChange w:id="3145" w:author="Microsoft Office User" w:date="2023-07-10T07:16:00Z">
            <w:rPr>
              <w:rFonts w:ascii="Cambria" w:eastAsia="Cambria" w:hAnsi="Cambria" w:cs="Cambria"/>
            </w:rPr>
          </w:rPrChange>
        </w:rPr>
        <w:t xml:space="preserve">differentially </w:t>
      </w:r>
      <w:r w:rsidRPr="00883F17">
        <w:rPr>
          <w:rFonts w:asciiTheme="minorHAnsi" w:hAnsiTheme="minorHAnsi"/>
          <w:rPrChange w:id="3146" w:author="Microsoft Office User" w:date="2023-07-10T07:16:00Z">
            <w:rPr/>
          </w:rPrChange>
        </w:rPr>
        <w:t>adjust</w:t>
      </w:r>
      <w:r w:rsidRPr="00883F17">
        <w:rPr>
          <w:rFonts w:asciiTheme="minorHAnsi" w:eastAsia="Cambria" w:hAnsiTheme="minorHAnsi" w:cs="Cambria"/>
          <w:rPrChange w:id="3147" w:author="Microsoft Office User" w:date="2023-07-10T07:16:00Z">
            <w:rPr>
              <w:rFonts w:ascii="Cambria" w:eastAsia="Cambria" w:hAnsi="Cambria" w:cs="Cambria"/>
            </w:rPr>
          </w:rPrChange>
        </w:rPr>
        <w:t xml:space="preserve"> their balance between carbon sources and sinks </w:t>
      </w:r>
      <w:del w:id="3148" w:author="Microsoft Office User" w:date="2023-05-11T18:06:00Z">
        <w:r w:rsidRPr="00883F17" w:rsidDel="00D93EA6">
          <w:rPr>
            <w:rFonts w:asciiTheme="minorHAnsi" w:eastAsia="Cambria" w:hAnsiTheme="minorHAnsi" w:cs="Cambria"/>
            <w:rPrChange w:id="3149" w:author="Microsoft Office User" w:date="2023-07-10T07:16:00Z">
              <w:rPr>
                <w:rFonts w:ascii="Cambria" w:eastAsia="Cambria" w:hAnsi="Cambria" w:cs="Cambria"/>
              </w:rPr>
            </w:rPrChange>
          </w:rPr>
          <w:delText>to survive</w:delText>
        </w:r>
      </w:del>
      <w:ins w:id="3150" w:author="Microsoft Office User" w:date="2023-05-11T18:06:00Z">
        <w:r w:rsidR="00D93EA6" w:rsidRPr="00883F17">
          <w:rPr>
            <w:rFonts w:asciiTheme="minorHAnsi" w:eastAsia="Cambria" w:hAnsiTheme="minorHAnsi" w:cs="Cambria"/>
            <w:lang w:val="en-US"/>
            <w:rPrChange w:id="3151" w:author="Microsoft Office User" w:date="2023-07-10T07:16:00Z">
              <w:rPr>
                <w:rFonts w:ascii="Cambria" w:eastAsia="Cambria" w:hAnsi="Cambria" w:cs="Cambria"/>
                <w:lang w:val="en-US"/>
              </w:rPr>
            </w:rPrChange>
          </w:rPr>
          <w:t>during</w:t>
        </w:r>
      </w:ins>
      <w:r w:rsidRPr="00883F17">
        <w:rPr>
          <w:rFonts w:asciiTheme="minorHAnsi" w:eastAsia="Cambria" w:hAnsiTheme="minorHAnsi" w:cs="Cambria"/>
          <w:rPrChange w:id="3152" w:author="Microsoft Office User" w:date="2023-07-10T07:16:00Z">
            <w:rPr>
              <w:rFonts w:ascii="Cambria" w:eastAsia="Cambria" w:hAnsi="Cambria" w:cs="Cambria"/>
            </w:rPr>
          </w:rPrChange>
        </w:rPr>
        <w:t xml:space="preserve"> seasonally dry conditions (Fig</w:t>
      </w:r>
      <w:r w:rsidRPr="00883F17">
        <w:rPr>
          <w:rFonts w:asciiTheme="minorHAnsi" w:hAnsiTheme="minorHAnsi"/>
          <w:rPrChange w:id="3153" w:author="Microsoft Office User" w:date="2023-07-10T07:16:00Z">
            <w:rPr/>
          </w:rPrChange>
        </w:rPr>
        <w:t>. 1)</w:t>
      </w:r>
      <w:r w:rsidRPr="00883F17">
        <w:rPr>
          <w:rFonts w:asciiTheme="minorHAnsi" w:eastAsia="Cambria" w:hAnsiTheme="minorHAnsi" w:cs="Cambria"/>
          <w:rPrChange w:id="3154" w:author="Microsoft Office User" w:date="2023-07-10T07:16:00Z">
            <w:rPr>
              <w:rFonts w:ascii="Cambria" w:eastAsia="Cambria" w:hAnsi="Cambria" w:cs="Cambria"/>
            </w:rPr>
          </w:rPrChange>
        </w:rPr>
        <w:t>.</w:t>
      </w:r>
      <w:ins w:id="3155" w:author="Microsoft Office User" w:date="2023-05-11T16:32:00Z">
        <w:r w:rsidR="00945F2E" w:rsidRPr="00883F17">
          <w:rPr>
            <w:rFonts w:asciiTheme="minorHAnsi" w:eastAsia="Cambria" w:hAnsiTheme="minorHAnsi" w:cs="Cambria"/>
            <w:lang w:val="en-US"/>
            <w:rPrChange w:id="3156" w:author="Microsoft Office User" w:date="2023-07-10T07:16:00Z">
              <w:rPr>
                <w:rFonts w:ascii="Cambria" w:eastAsia="Cambria" w:hAnsi="Cambria" w:cs="Cambria"/>
                <w:lang w:val="en-US"/>
              </w:rPr>
            </w:rPrChange>
          </w:rPr>
          <w:t xml:space="preserve"> </w:t>
        </w:r>
      </w:ins>
      <w:ins w:id="3157" w:author="Microsoft Office User" w:date="2023-05-11T18:06:00Z">
        <w:r w:rsidR="00D93EA6" w:rsidRPr="00883F17">
          <w:rPr>
            <w:rFonts w:asciiTheme="minorHAnsi" w:eastAsia="Cambria" w:hAnsiTheme="minorHAnsi" w:cs="Cambria"/>
            <w:lang w:val="en-US"/>
            <w:rPrChange w:id="3158" w:author="Microsoft Office User" w:date="2023-07-10T07:16:00Z">
              <w:rPr>
                <w:rFonts w:ascii="Cambria" w:eastAsia="Cambria" w:hAnsi="Cambria" w:cs="Cambria"/>
                <w:lang w:val="en-US"/>
              </w:rPr>
            </w:rPrChange>
          </w:rPr>
          <w:t>It</w:t>
        </w:r>
      </w:ins>
      <w:ins w:id="3159" w:author="Microsoft Office User" w:date="2023-05-11T16:33:00Z">
        <w:r w:rsidR="00945F2E" w:rsidRPr="00883F17">
          <w:rPr>
            <w:rFonts w:asciiTheme="minorHAnsi" w:eastAsia="Cambria" w:hAnsiTheme="minorHAnsi" w:cs="Cambria"/>
            <w:lang w:val="en-US"/>
            <w:rPrChange w:id="3160" w:author="Microsoft Office User" w:date="2023-07-10T07:16:00Z">
              <w:rPr>
                <w:rFonts w:ascii="Cambria" w:eastAsia="Cambria" w:hAnsi="Cambria" w:cs="Cambria"/>
                <w:lang w:val="en-US"/>
              </w:rPr>
            </w:rPrChange>
          </w:rPr>
          <w:t xml:space="preserve"> is important to </w:t>
        </w:r>
      </w:ins>
      <w:ins w:id="3161" w:author="Microsoft Office User" w:date="2023-05-11T18:06:00Z">
        <w:r w:rsidR="00D93EA6" w:rsidRPr="00883F17">
          <w:rPr>
            <w:rFonts w:asciiTheme="minorHAnsi" w:eastAsia="Cambria" w:hAnsiTheme="minorHAnsi" w:cs="Cambria"/>
            <w:lang w:val="en-US"/>
            <w:rPrChange w:id="3162" w:author="Microsoft Office User" w:date="2023-07-10T07:16:00Z">
              <w:rPr>
                <w:rFonts w:ascii="Cambria" w:eastAsia="Cambria" w:hAnsi="Cambria" w:cs="Cambria"/>
                <w:lang w:val="en-US"/>
              </w:rPr>
            </w:rPrChange>
          </w:rPr>
          <w:t>note</w:t>
        </w:r>
      </w:ins>
      <w:ins w:id="3163" w:author="Microsoft Office User" w:date="2023-05-11T16:33:00Z">
        <w:r w:rsidR="00945F2E" w:rsidRPr="00883F17">
          <w:rPr>
            <w:rFonts w:asciiTheme="minorHAnsi" w:eastAsia="Cambria" w:hAnsiTheme="minorHAnsi" w:cs="Cambria"/>
            <w:lang w:val="en-US"/>
            <w:rPrChange w:id="3164" w:author="Microsoft Office User" w:date="2023-07-10T07:16:00Z">
              <w:rPr>
                <w:rFonts w:ascii="Cambria" w:eastAsia="Cambria" w:hAnsi="Cambria" w:cs="Cambria"/>
                <w:lang w:val="en-US"/>
              </w:rPr>
            </w:rPrChange>
          </w:rPr>
          <w:t xml:space="preserve"> that radial growth is not the only form of growth</w:t>
        </w:r>
      </w:ins>
      <w:ins w:id="3165" w:author="Microsoft Office User" w:date="2023-07-10T07:56:00Z">
        <w:r w:rsidR="002D73BC">
          <w:rPr>
            <w:rFonts w:asciiTheme="minorHAnsi" w:eastAsia="Cambria" w:hAnsiTheme="minorHAnsi" w:cs="Cambria"/>
            <w:lang w:val="en-US"/>
          </w:rPr>
          <w:t xml:space="preserve"> in trees</w:t>
        </w:r>
      </w:ins>
      <w:ins w:id="3166" w:author="Microsoft Office User" w:date="2023-05-11T16:33:00Z">
        <w:r w:rsidR="00945F2E" w:rsidRPr="00883F17">
          <w:rPr>
            <w:rFonts w:asciiTheme="minorHAnsi" w:eastAsia="Cambria" w:hAnsiTheme="minorHAnsi" w:cs="Cambria"/>
            <w:lang w:val="en-US"/>
            <w:rPrChange w:id="3167" w:author="Microsoft Office User" w:date="2023-07-10T07:16:00Z">
              <w:rPr>
                <w:rFonts w:ascii="Cambria" w:eastAsia="Cambria" w:hAnsi="Cambria" w:cs="Cambria"/>
                <w:lang w:val="en-US"/>
              </w:rPr>
            </w:rPrChange>
          </w:rPr>
          <w:t xml:space="preserve"> and other </w:t>
        </w:r>
      </w:ins>
      <w:ins w:id="3168" w:author="Microsoft Office User" w:date="2023-07-09T22:19:00Z">
        <w:r w:rsidR="003F0300" w:rsidRPr="00883F17">
          <w:rPr>
            <w:rFonts w:asciiTheme="minorHAnsi" w:eastAsia="Cambria" w:hAnsiTheme="minorHAnsi" w:cs="Cambria"/>
            <w:lang w:val="en-US"/>
            <w:rPrChange w:id="3169" w:author="Microsoft Office User" w:date="2023-07-10T07:16:00Z">
              <w:rPr>
                <w:rFonts w:ascii="Cambria" w:eastAsia="Cambria" w:hAnsi="Cambria" w:cs="Cambria"/>
                <w:lang w:val="en-US"/>
              </w:rPr>
            </w:rPrChange>
          </w:rPr>
          <w:t>type</w:t>
        </w:r>
      </w:ins>
      <w:ins w:id="3170" w:author="Microsoft Office User" w:date="2023-05-11T16:33:00Z">
        <w:r w:rsidR="00945F2E" w:rsidRPr="00883F17">
          <w:rPr>
            <w:rFonts w:asciiTheme="minorHAnsi" w:eastAsia="Cambria" w:hAnsiTheme="minorHAnsi" w:cs="Cambria"/>
            <w:lang w:val="en-US"/>
            <w:rPrChange w:id="3171" w:author="Microsoft Office User" w:date="2023-07-10T07:16:00Z">
              <w:rPr>
                <w:rFonts w:ascii="Cambria" w:eastAsia="Cambria" w:hAnsi="Cambria" w:cs="Cambria"/>
                <w:lang w:val="en-US"/>
              </w:rPr>
            </w:rPrChange>
          </w:rPr>
          <w:t xml:space="preserve"> of growth can be differentially adjusted or prioritized. </w:t>
        </w:r>
      </w:ins>
    </w:p>
    <w:p w14:paraId="49A4019D" w14:textId="5CD79EC2" w:rsidR="00925F8D" w:rsidRPr="00883F17" w:rsidDel="006B38DF" w:rsidRDefault="00000000">
      <w:pPr>
        <w:pBdr>
          <w:top w:val="nil"/>
          <w:left w:val="nil"/>
          <w:bottom w:val="nil"/>
          <w:right w:val="nil"/>
          <w:between w:val="nil"/>
        </w:pBdr>
        <w:spacing w:before="180" w:after="180" w:line="480" w:lineRule="auto"/>
        <w:ind w:right="-261"/>
        <w:rPr>
          <w:del w:id="3172" w:author="Microsoft Office User" w:date="2023-05-11T18:09:00Z"/>
          <w:rFonts w:asciiTheme="minorHAnsi" w:hAnsiTheme="minorHAnsi"/>
          <w:rPrChange w:id="3173" w:author="Microsoft Office User" w:date="2023-07-10T07:16:00Z">
            <w:rPr>
              <w:del w:id="3174" w:author="Microsoft Office User" w:date="2023-05-11T18:09:00Z"/>
            </w:rPr>
          </w:rPrChange>
        </w:rPr>
      </w:pPr>
      <w:del w:id="3175" w:author="Microsoft Office User" w:date="2023-07-09T08:22:00Z">
        <w:r w:rsidRPr="00883F17" w:rsidDel="003B6992">
          <w:rPr>
            <w:rFonts w:asciiTheme="minorHAnsi" w:hAnsiTheme="minorHAnsi"/>
            <w:rPrChange w:id="3176" w:author="Microsoft Office User" w:date="2023-07-10T07:16:00Z">
              <w:rPr/>
            </w:rPrChange>
          </w:rPr>
          <w:delText>The fiber-storing</w:delText>
        </w:r>
        <w:r w:rsidRPr="00883F17" w:rsidDel="003B6992">
          <w:rPr>
            <w:rFonts w:asciiTheme="minorHAnsi" w:eastAsia="Cambria" w:hAnsiTheme="minorHAnsi" w:cs="Cambria"/>
            <w:rPrChange w:id="3177" w:author="Microsoft Office User" w:date="2023-07-10T07:16:00Z">
              <w:rPr>
                <w:rFonts w:ascii="Cambria" w:eastAsia="Cambria" w:hAnsi="Cambria" w:cs="Cambria"/>
              </w:rPr>
            </w:rPrChange>
          </w:rPr>
          <w:delText xml:space="preserve"> species </w:delText>
        </w:r>
        <w:r w:rsidRPr="00883F17" w:rsidDel="003B6992">
          <w:rPr>
            <w:rFonts w:asciiTheme="minorHAnsi" w:eastAsia="Cambria" w:hAnsiTheme="minorHAnsi" w:cs="Cambria"/>
            <w:i/>
            <w:rPrChange w:id="3178" w:author="Microsoft Office User" w:date="2023-07-10T07:16:00Z">
              <w:rPr>
                <w:rFonts w:ascii="Cambria" w:eastAsia="Cambria" w:hAnsi="Cambria" w:cs="Cambria"/>
                <w:i/>
              </w:rPr>
            </w:rPrChange>
          </w:rPr>
          <w:delText>D. microcarpa</w:delText>
        </w:r>
        <w:r w:rsidRPr="00883F17" w:rsidDel="003B6992">
          <w:rPr>
            <w:rFonts w:asciiTheme="minorHAnsi" w:eastAsia="Cambria" w:hAnsiTheme="minorHAnsi" w:cs="Cambria"/>
            <w:rPrChange w:id="3179" w:author="Microsoft Office User" w:date="2023-07-10T07:16:00Z">
              <w:rPr>
                <w:rFonts w:ascii="Cambria" w:eastAsia="Cambria" w:hAnsi="Cambria" w:cs="Cambria"/>
              </w:rPr>
            </w:rPrChange>
          </w:rPr>
          <w:delText xml:space="preserve"> reduced growth during the dry season from July to September and grew faster during the rainy season from October to May. This seasonal pattern is </w:delText>
        </w:r>
        <w:r w:rsidRPr="00883F17" w:rsidDel="003B6992">
          <w:rPr>
            <w:rFonts w:asciiTheme="minorHAnsi" w:hAnsiTheme="minorHAnsi"/>
            <w:rPrChange w:id="3180" w:author="Microsoft Office User" w:date="2023-07-10T07:16:00Z">
              <w:rPr/>
            </w:rPrChange>
          </w:rPr>
          <w:delText xml:space="preserve">reflected in </w:delText>
        </w:r>
        <w:r w:rsidRPr="00883F17" w:rsidDel="003B6992">
          <w:rPr>
            <w:rFonts w:asciiTheme="minorHAnsi" w:eastAsia="Cambria" w:hAnsiTheme="minorHAnsi" w:cs="Cambria"/>
            <w:rPrChange w:id="3181" w:author="Microsoft Office User" w:date="2023-07-10T07:16:00Z">
              <w:rPr>
                <w:rFonts w:ascii="Cambria" w:eastAsia="Cambria" w:hAnsi="Cambria" w:cs="Cambria"/>
              </w:rPr>
            </w:rPrChange>
          </w:rPr>
          <w:delText xml:space="preserve">the anatomy of the tree rings, where the annual limit of the tree ring is defined by a reduction in the size of the fibers, indicating a reduction </w:delText>
        </w:r>
        <w:r w:rsidRPr="00883F17" w:rsidDel="003B6992">
          <w:rPr>
            <w:rFonts w:asciiTheme="minorHAnsi" w:hAnsiTheme="minorHAnsi"/>
            <w:rPrChange w:id="3182" w:author="Microsoft Office User" w:date="2023-07-10T07:16:00Z">
              <w:rPr/>
            </w:rPrChange>
          </w:rPr>
          <w:delText>in</w:delText>
        </w:r>
        <w:r w:rsidRPr="00883F17" w:rsidDel="003B6992">
          <w:rPr>
            <w:rFonts w:asciiTheme="minorHAnsi" w:eastAsia="Cambria" w:hAnsiTheme="minorHAnsi" w:cs="Cambria"/>
            <w:rPrChange w:id="3183" w:author="Microsoft Office User" w:date="2023-07-10T07:16:00Z">
              <w:rPr>
                <w:rFonts w:ascii="Cambria" w:eastAsia="Cambria" w:hAnsi="Cambria" w:cs="Cambria"/>
              </w:rPr>
            </w:rPrChange>
          </w:rPr>
          <w:delText xml:space="preserve"> growth. </w:delText>
        </w:r>
      </w:del>
    </w:p>
    <w:p w14:paraId="33DEC79E" w14:textId="4498D902" w:rsidR="00925F8D" w:rsidRPr="00883F17" w:rsidRDefault="00000000">
      <w:pPr>
        <w:pBdr>
          <w:top w:val="nil"/>
          <w:left w:val="nil"/>
          <w:bottom w:val="nil"/>
          <w:right w:val="nil"/>
          <w:between w:val="nil"/>
        </w:pBdr>
        <w:spacing w:before="180" w:after="180" w:line="480" w:lineRule="auto"/>
        <w:ind w:right="-261"/>
        <w:rPr>
          <w:rFonts w:asciiTheme="minorHAnsi" w:eastAsia="Cambria" w:hAnsiTheme="minorHAnsi" w:cs="Cambria"/>
          <w:rPrChange w:id="3184" w:author="Microsoft Office User" w:date="2023-07-10T07:16:00Z">
            <w:rPr/>
          </w:rPrChange>
        </w:rPr>
      </w:pPr>
      <w:del w:id="3185" w:author="Microsoft Office User" w:date="2023-07-09T08:22:00Z">
        <w:r w:rsidRPr="00883F17" w:rsidDel="003B6992">
          <w:rPr>
            <w:rFonts w:asciiTheme="minorHAnsi" w:eastAsia="Cambria" w:hAnsiTheme="minorHAnsi" w:cs="Cambria"/>
            <w:rPrChange w:id="3186" w:author="Microsoft Office User" w:date="2023-07-10T07:16:00Z">
              <w:rPr>
                <w:rFonts w:ascii="Cambria" w:eastAsia="Cambria" w:hAnsi="Cambria" w:cs="Cambria"/>
              </w:rPr>
            </w:rPrChange>
          </w:rPr>
          <w:delText xml:space="preserve">By contrast, the </w:delText>
        </w:r>
        <w:r w:rsidRPr="00883F17" w:rsidDel="003B6992">
          <w:rPr>
            <w:rFonts w:asciiTheme="minorHAnsi" w:hAnsiTheme="minorHAnsi"/>
            <w:rPrChange w:id="3187" w:author="Microsoft Office User" w:date="2023-07-10T07:16:00Z">
              <w:rPr/>
            </w:rPrChange>
          </w:rPr>
          <w:delText xml:space="preserve">parenchyma-storing species </w:delText>
        </w:r>
        <w:r w:rsidRPr="00883F17" w:rsidDel="003B6992">
          <w:rPr>
            <w:rFonts w:asciiTheme="minorHAnsi" w:eastAsia="Cambria" w:hAnsiTheme="minorHAnsi" w:cs="Cambria"/>
            <w:i/>
            <w:rPrChange w:id="3188" w:author="Microsoft Office User" w:date="2023-07-10T07:16:00Z">
              <w:rPr>
                <w:rFonts w:ascii="Cambria" w:eastAsia="Cambria" w:hAnsi="Cambria" w:cs="Cambria"/>
                <w:i/>
              </w:rPr>
            </w:rPrChange>
          </w:rPr>
          <w:delText>S. guianensis</w:delText>
        </w:r>
        <w:r w:rsidRPr="00883F17" w:rsidDel="003B6992">
          <w:rPr>
            <w:rFonts w:asciiTheme="minorHAnsi" w:eastAsia="Cambria" w:hAnsiTheme="minorHAnsi" w:cs="Cambria"/>
            <w:rPrChange w:id="3189" w:author="Microsoft Office User" w:date="2023-07-10T07:16:00Z">
              <w:rPr>
                <w:rFonts w:ascii="Cambria" w:eastAsia="Cambria" w:hAnsi="Cambria" w:cs="Cambria"/>
              </w:rPr>
            </w:rPrChange>
          </w:rPr>
          <w:delText xml:space="preserve"> and </w:delText>
        </w:r>
        <w:r w:rsidRPr="00883F17" w:rsidDel="003B6992">
          <w:rPr>
            <w:rFonts w:asciiTheme="minorHAnsi" w:eastAsia="Cambria" w:hAnsiTheme="minorHAnsi" w:cs="Cambria"/>
            <w:i/>
            <w:rPrChange w:id="3190" w:author="Microsoft Office User" w:date="2023-07-10T07:16:00Z">
              <w:rPr>
                <w:rFonts w:ascii="Cambria" w:eastAsia="Cambria" w:hAnsi="Cambria" w:cs="Cambria"/>
                <w:i/>
              </w:rPr>
            </w:rPrChange>
          </w:rPr>
          <w:delText>O. leucoxylon</w:delText>
        </w:r>
        <w:r w:rsidRPr="00883F17" w:rsidDel="003B6992">
          <w:rPr>
            <w:rFonts w:asciiTheme="minorHAnsi" w:eastAsia="Cambria" w:hAnsiTheme="minorHAnsi" w:cs="Cambria"/>
            <w:rPrChange w:id="3191" w:author="Microsoft Office User" w:date="2023-07-10T07:16:00Z">
              <w:rPr>
                <w:rFonts w:ascii="Cambria" w:eastAsia="Cambria" w:hAnsi="Cambria" w:cs="Cambria"/>
              </w:rPr>
            </w:rPrChange>
          </w:rPr>
          <w:delText xml:space="preserve"> may not </w:delText>
        </w:r>
      </w:del>
      <w:del w:id="3192" w:author="Microsoft Office User" w:date="2023-06-27T17:43:00Z">
        <w:r w:rsidRPr="00883F17" w:rsidDel="00AB24F1">
          <w:rPr>
            <w:rFonts w:asciiTheme="minorHAnsi" w:eastAsia="Cambria" w:hAnsiTheme="minorHAnsi" w:cs="Cambria"/>
            <w:rPrChange w:id="3193" w:author="Microsoft Office User" w:date="2023-07-10T07:16:00Z">
              <w:rPr>
                <w:rFonts w:ascii="Cambria" w:eastAsia="Cambria" w:hAnsi="Cambria" w:cs="Cambria"/>
              </w:rPr>
            </w:rPrChange>
          </w:rPr>
          <w:delText xml:space="preserve">be able to </w:delText>
        </w:r>
      </w:del>
      <w:del w:id="3194" w:author="Microsoft Office User" w:date="2023-07-09T08:22:00Z">
        <w:r w:rsidRPr="00883F17" w:rsidDel="003B6992">
          <w:rPr>
            <w:rFonts w:asciiTheme="minorHAnsi" w:eastAsia="Cambria" w:hAnsiTheme="minorHAnsi" w:cs="Cambria"/>
            <w:rPrChange w:id="3195" w:author="Microsoft Office User" w:date="2023-07-10T07:16:00Z">
              <w:rPr>
                <w:rFonts w:ascii="Cambria" w:eastAsia="Cambria" w:hAnsi="Cambria" w:cs="Cambria"/>
              </w:rPr>
            </w:rPrChange>
          </w:rPr>
          <w:delText xml:space="preserve">regulate their growth rates seasonally. For </w:delText>
        </w:r>
        <w:r w:rsidRPr="00883F17" w:rsidDel="003B6992">
          <w:rPr>
            <w:rFonts w:asciiTheme="minorHAnsi" w:eastAsia="Cambria" w:hAnsiTheme="minorHAnsi" w:cs="Cambria"/>
            <w:i/>
            <w:rPrChange w:id="3196" w:author="Microsoft Office User" w:date="2023-07-10T07:16:00Z">
              <w:rPr>
                <w:rFonts w:ascii="Cambria" w:eastAsia="Cambria" w:hAnsi="Cambria" w:cs="Cambria"/>
                <w:i/>
              </w:rPr>
            </w:rPrChange>
          </w:rPr>
          <w:delText>S. guianensis</w:delText>
        </w:r>
        <w:r w:rsidRPr="00883F17" w:rsidDel="003B6992">
          <w:rPr>
            <w:rFonts w:asciiTheme="minorHAnsi" w:eastAsia="Cambria" w:hAnsiTheme="minorHAnsi" w:cs="Cambria"/>
            <w:rPrChange w:id="3197" w:author="Microsoft Office User" w:date="2023-07-10T07:16:00Z">
              <w:rPr>
                <w:rFonts w:ascii="Cambria" w:eastAsia="Cambria" w:hAnsi="Cambria" w:cs="Cambria"/>
              </w:rPr>
            </w:rPrChange>
          </w:rPr>
          <w:delText xml:space="preserve"> non</w:delText>
        </w:r>
        <w:r w:rsidRPr="00883F17" w:rsidDel="003B6992">
          <w:rPr>
            <w:rFonts w:asciiTheme="minorHAnsi" w:hAnsiTheme="minorHAnsi"/>
            <w:rPrChange w:id="3198" w:author="Microsoft Office User" w:date="2023-07-10T07:16:00Z">
              <w:rPr/>
            </w:rPrChange>
          </w:rPr>
          <w:delText>-</w:delText>
        </w:r>
        <w:r w:rsidRPr="00883F17" w:rsidDel="003B6992">
          <w:rPr>
            <w:rFonts w:asciiTheme="minorHAnsi" w:eastAsia="Cambria" w:hAnsiTheme="minorHAnsi" w:cs="Cambria"/>
            <w:rPrChange w:id="3199" w:author="Microsoft Office User" w:date="2023-07-10T07:16:00Z">
              <w:rPr>
                <w:rFonts w:ascii="Cambria" w:eastAsia="Cambria" w:hAnsi="Cambria" w:cs="Cambria"/>
              </w:rPr>
            </w:rPrChange>
          </w:rPr>
          <w:delText xml:space="preserve">seasonal growth is also reflected in the absence of clear tree rings and wood anatomical changes. Nevertheless, </w:delText>
        </w:r>
        <w:r w:rsidRPr="00883F17" w:rsidDel="003B6992">
          <w:rPr>
            <w:rFonts w:asciiTheme="minorHAnsi" w:eastAsia="Cambria" w:hAnsiTheme="minorHAnsi" w:cs="Cambria"/>
            <w:i/>
            <w:rPrChange w:id="3200" w:author="Microsoft Office User" w:date="2023-07-10T07:16:00Z">
              <w:rPr>
                <w:rFonts w:ascii="Cambria" w:eastAsia="Cambria" w:hAnsi="Cambria" w:cs="Cambria"/>
                <w:i/>
              </w:rPr>
            </w:rPrChange>
          </w:rPr>
          <w:delText>O. leucoxylon</w:delText>
        </w:r>
        <w:r w:rsidRPr="00883F17" w:rsidDel="003B6992">
          <w:rPr>
            <w:rFonts w:asciiTheme="minorHAnsi" w:eastAsia="Cambria" w:hAnsiTheme="minorHAnsi" w:cs="Cambria"/>
            <w:rPrChange w:id="3201" w:author="Microsoft Office User" w:date="2023-07-10T07:16:00Z">
              <w:rPr>
                <w:rFonts w:ascii="Cambria" w:eastAsia="Cambria" w:hAnsi="Cambria" w:cs="Cambria"/>
              </w:rPr>
            </w:rPrChange>
          </w:rPr>
          <w:delText xml:space="preserve"> has </w:delText>
        </w:r>
      </w:del>
      <w:del w:id="3202" w:author="Microsoft Office User" w:date="2023-05-12T12:04:00Z">
        <w:r w:rsidRPr="00883F17" w:rsidDel="00C94E73">
          <w:rPr>
            <w:rFonts w:asciiTheme="minorHAnsi" w:eastAsia="Cambria" w:hAnsiTheme="minorHAnsi" w:cs="Cambria"/>
            <w:rPrChange w:id="3203" w:author="Microsoft Office User" w:date="2023-07-10T07:16:00Z">
              <w:rPr>
                <w:rFonts w:ascii="Cambria" w:eastAsia="Cambria" w:hAnsi="Cambria" w:cs="Cambria"/>
              </w:rPr>
            </w:rPrChange>
          </w:rPr>
          <w:delText xml:space="preserve">clear </w:delText>
        </w:r>
      </w:del>
      <w:del w:id="3204" w:author="Microsoft Office User" w:date="2023-07-09T08:22:00Z">
        <w:r w:rsidRPr="00883F17" w:rsidDel="003B6992">
          <w:rPr>
            <w:rFonts w:asciiTheme="minorHAnsi" w:eastAsia="Cambria" w:hAnsiTheme="minorHAnsi" w:cs="Cambria"/>
            <w:rPrChange w:id="3205" w:author="Microsoft Office User" w:date="2023-07-10T07:16:00Z">
              <w:rPr>
                <w:rFonts w:ascii="Cambria" w:eastAsia="Cambria" w:hAnsi="Cambria" w:cs="Cambria"/>
              </w:rPr>
            </w:rPrChange>
          </w:rPr>
          <w:delText xml:space="preserve">annual tree rings that are also defined by a reduction in fiber size, </w:delText>
        </w:r>
        <w:r w:rsidRPr="00883F17" w:rsidDel="003B6992">
          <w:rPr>
            <w:rFonts w:asciiTheme="minorHAnsi" w:hAnsiTheme="minorHAnsi"/>
            <w:rPrChange w:id="3206" w:author="Microsoft Office User" w:date="2023-07-10T07:16:00Z">
              <w:rPr/>
            </w:rPrChange>
          </w:rPr>
          <w:delText>suggesting</w:delText>
        </w:r>
        <w:r w:rsidRPr="00883F17" w:rsidDel="003B6992">
          <w:rPr>
            <w:rFonts w:asciiTheme="minorHAnsi" w:eastAsia="Cambria" w:hAnsiTheme="minorHAnsi" w:cs="Cambria"/>
            <w:rPrChange w:id="3207" w:author="Microsoft Office User" w:date="2023-07-10T07:16:00Z">
              <w:rPr>
                <w:rFonts w:ascii="Cambria" w:eastAsia="Cambria" w:hAnsi="Cambria" w:cs="Cambria"/>
              </w:rPr>
            </w:rPrChange>
          </w:rPr>
          <w:delText xml:space="preserve"> a seasonal reduction in wood growth. Then, it may be possible that</w:delText>
        </w:r>
      </w:del>
      <w:ins w:id="3208" w:author="Microsoft Office User" w:date="2023-07-09T08:23:00Z">
        <w:r w:rsidR="003B6992" w:rsidRPr="00883F17">
          <w:rPr>
            <w:rFonts w:asciiTheme="minorHAnsi" w:eastAsia="Cambria" w:hAnsiTheme="minorHAnsi" w:cs="Cambria"/>
            <w:lang w:val="en-US"/>
            <w:rPrChange w:id="3209" w:author="Microsoft Office User" w:date="2023-07-10T07:16:00Z">
              <w:rPr>
                <w:rFonts w:ascii="Cambria" w:eastAsia="Cambria" w:hAnsi="Cambria" w:cs="Cambria"/>
                <w:lang w:val="en-US"/>
              </w:rPr>
            </w:rPrChange>
          </w:rPr>
          <w:t xml:space="preserve">This seasonality in growth rates in </w:t>
        </w:r>
        <w:r w:rsidR="003B6992" w:rsidRPr="00883F17">
          <w:rPr>
            <w:rFonts w:asciiTheme="minorHAnsi" w:eastAsia="Cambria" w:hAnsiTheme="minorHAnsi" w:cs="Cambria"/>
            <w:i/>
            <w:iCs/>
            <w:lang w:val="en-US"/>
            <w:rPrChange w:id="3210" w:author="Microsoft Office User" w:date="2023-07-10T07:16:00Z">
              <w:rPr>
                <w:rFonts w:ascii="Cambria" w:eastAsia="Cambria" w:hAnsi="Cambria" w:cs="Cambria"/>
                <w:lang w:val="en-US"/>
              </w:rPr>
            </w:rPrChange>
          </w:rPr>
          <w:t>D. macrocarpa</w:t>
        </w:r>
        <w:r w:rsidR="003B6992" w:rsidRPr="00883F17">
          <w:rPr>
            <w:rFonts w:asciiTheme="minorHAnsi" w:eastAsia="Cambria" w:hAnsiTheme="minorHAnsi" w:cs="Cambria"/>
            <w:lang w:val="en-US"/>
            <w:rPrChange w:id="3211" w:author="Microsoft Office User" w:date="2023-07-10T07:16:00Z">
              <w:rPr>
                <w:rFonts w:ascii="Cambria" w:eastAsia="Cambria" w:hAnsi="Cambria" w:cs="Cambria"/>
                <w:lang w:val="en-US"/>
              </w:rPr>
            </w:rPrChange>
          </w:rPr>
          <w:t xml:space="preserve"> </w:t>
        </w:r>
      </w:ins>
      <w:ins w:id="3212" w:author="Microsoft Office User" w:date="2023-07-09T08:24:00Z">
        <w:r w:rsidR="003B6992" w:rsidRPr="00883F17">
          <w:rPr>
            <w:rFonts w:asciiTheme="minorHAnsi" w:eastAsia="Cambria" w:hAnsiTheme="minorHAnsi" w:cs="Cambria"/>
            <w:lang w:val="en-US"/>
            <w:rPrChange w:id="3213" w:author="Microsoft Office User" w:date="2023-07-10T07:16:00Z">
              <w:rPr>
                <w:rFonts w:ascii="Cambria" w:eastAsia="Cambria" w:hAnsi="Cambria" w:cs="Cambria"/>
                <w:lang w:val="en-US"/>
              </w:rPr>
            </w:rPrChange>
          </w:rPr>
          <w:t xml:space="preserve">suggests a stronger capacity </w:t>
        </w:r>
      </w:ins>
      <w:ins w:id="3214" w:author="Microsoft Office User" w:date="2023-07-09T22:22:00Z">
        <w:r w:rsidR="003F0300" w:rsidRPr="00883F17">
          <w:rPr>
            <w:rFonts w:asciiTheme="minorHAnsi" w:eastAsia="Cambria" w:hAnsiTheme="minorHAnsi" w:cs="Cambria"/>
            <w:lang w:val="en-US"/>
            <w:rPrChange w:id="3215" w:author="Microsoft Office User" w:date="2023-07-10T07:16:00Z">
              <w:rPr>
                <w:rFonts w:ascii="Cambria" w:eastAsia="Cambria" w:hAnsi="Cambria" w:cs="Cambria"/>
                <w:lang w:val="en-US"/>
              </w:rPr>
            </w:rPrChange>
          </w:rPr>
          <w:t>of</w:t>
        </w:r>
      </w:ins>
      <w:ins w:id="3216" w:author="Microsoft Office User" w:date="2023-07-09T08:24:00Z">
        <w:r w:rsidR="003B6992" w:rsidRPr="00883F17">
          <w:rPr>
            <w:rFonts w:asciiTheme="minorHAnsi" w:eastAsia="Cambria" w:hAnsiTheme="minorHAnsi" w:cs="Cambria"/>
            <w:lang w:val="en-US"/>
            <w:rPrChange w:id="3217" w:author="Microsoft Office User" w:date="2023-07-10T07:16:00Z">
              <w:rPr>
                <w:rFonts w:ascii="Cambria" w:eastAsia="Cambria" w:hAnsi="Cambria" w:cs="Cambria"/>
                <w:lang w:val="en-US"/>
              </w:rPr>
            </w:rPrChange>
          </w:rPr>
          <w:t xml:space="preserve"> fiber storing species to reduce wood growth in order to keep more wood cells alive than parenchyma storing species. </w:t>
        </w:r>
      </w:ins>
      <w:ins w:id="3218" w:author="Microsoft Office User" w:date="2023-07-09T08:25:00Z">
        <w:r w:rsidR="003B6992" w:rsidRPr="00883F17">
          <w:rPr>
            <w:rFonts w:asciiTheme="minorHAnsi" w:eastAsia="Cambria" w:hAnsiTheme="minorHAnsi" w:cs="Cambria"/>
            <w:lang w:val="en-US"/>
            <w:rPrChange w:id="3219" w:author="Microsoft Office User" w:date="2023-07-10T07:16:00Z">
              <w:rPr>
                <w:rFonts w:ascii="Cambria" w:eastAsia="Cambria" w:hAnsi="Cambria" w:cs="Cambria"/>
                <w:lang w:val="en-US"/>
              </w:rPr>
            </w:rPrChange>
          </w:rPr>
          <w:t>This plasticity in one of the main carbon sinks would probably make them more tolerant to a wi</w:t>
        </w:r>
      </w:ins>
      <w:ins w:id="3220" w:author="Microsoft Office User" w:date="2023-07-09T22:22:00Z">
        <w:r w:rsidR="003F0300" w:rsidRPr="00883F17">
          <w:rPr>
            <w:rFonts w:asciiTheme="minorHAnsi" w:eastAsia="Cambria" w:hAnsiTheme="minorHAnsi" w:cs="Cambria"/>
            <w:lang w:val="en-US"/>
            <w:rPrChange w:id="3221" w:author="Microsoft Office User" w:date="2023-07-10T07:16:00Z">
              <w:rPr>
                <w:rFonts w:ascii="Cambria" w:eastAsia="Cambria" w:hAnsi="Cambria" w:cs="Cambria"/>
                <w:lang w:val="en-US"/>
              </w:rPr>
            </w:rPrChange>
          </w:rPr>
          <w:t>d</w:t>
        </w:r>
      </w:ins>
      <w:ins w:id="3222" w:author="Microsoft Office User" w:date="2023-07-09T08:25:00Z">
        <w:r w:rsidR="003B6992" w:rsidRPr="00883F17">
          <w:rPr>
            <w:rFonts w:asciiTheme="minorHAnsi" w:eastAsia="Cambria" w:hAnsiTheme="minorHAnsi" w:cs="Cambria"/>
            <w:lang w:val="en-US"/>
            <w:rPrChange w:id="3223" w:author="Microsoft Office User" w:date="2023-07-10T07:16:00Z">
              <w:rPr>
                <w:rFonts w:ascii="Cambria" w:eastAsia="Cambria" w:hAnsi="Cambria" w:cs="Cambria"/>
                <w:lang w:val="en-US"/>
              </w:rPr>
            </w:rPrChange>
          </w:rPr>
          <w:t xml:space="preserve">er range of environmental conditions and would probably benefit them when facing </w:t>
        </w:r>
      </w:ins>
      <w:ins w:id="3224" w:author="Microsoft Office User" w:date="2023-07-09T08:26:00Z">
        <w:r w:rsidR="003B6992" w:rsidRPr="00883F17">
          <w:rPr>
            <w:rFonts w:asciiTheme="minorHAnsi" w:eastAsia="Cambria" w:hAnsiTheme="minorHAnsi" w:cs="Cambria"/>
            <w:lang w:val="en-US"/>
            <w:rPrChange w:id="3225" w:author="Microsoft Office User" w:date="2023-07-10T07:16:00Z">
              <w:rPr>
                <w:rFonts w:ascii="Cambria" w:eastAsia="Cambria" w:hAnsi="Cambria" w:cs="Cambria"/>
                <w:lang w:val="en-US"/>
              </w:rPr>
            </w:rPrChange>
          </w:rPr>
          <w:t xml:space="preserve">environmental changes. </w:t>
        </w:r>
      </w:ins>
      <w:del w:id="3226" w:author="Microsoft Office User" w:date="2023-06-26T12:13:00Z">
        <w:r w:rsidRPr="00883F17" w:rsidDel="00964260">
          <w:rPr>
            <w:rFonts w:asciiTheme="minorHAnsi" w:eastAsia="Cambria" w:hAnsiTheme="minorHAnsi" w:cs="Cambria"/>
            <w:rPrChange w:id="3227" w:author="Microsoft Office User" w:date="2023-07-10T07:16:00Z">
              <w:rPr>
                <w:rFonts w:ascii="Cambria" w:eastAsia="Cambria" w:hAnsi="Cambria" w:cs="Cambria"/>
              </w:rPr>
            </w:rPrChange>
          </w:rPr>
          <w:delText xml:space="preserve"> growth rates in these trees did not </w:delText>
        </w:r>
        <w:r w:rsidRPr="00883F17" w:rsidDel="00964260">
          <w:rPr>
            <w:rFonts w:asciiTheme="minorHAnsi" w:hAnsiTheme="minorHAnsi"/>
            <w:rPrChange w:id="3228" w:author="Microsoft Office User" w:date="2023-07-10T07:16:00Z">
              <w:rPr/>
            </w:rPrChange>
          </w:rPr>
          <w:delText>have an accentuated seasonal change</w:delText>
        </w:r>
        <w:r w:rsidRPr="00883F17" w:rsidDel="00964260">
          <w:rPr>
            <w:rFonts w:asciiTheme="minorHAnsi" w:eastAsia="Cambria" w:hAnsiTheme="minorHAnsi" w:cs="Cambria"/>
            <w:rPrChange w:id="3229" w:author="Microsoft Office User" w:date="2023-07-10T07:16:00Z">
              <w:rPr>
                <w:rFonts w:ascii="Cambria" w:eastAsia="Cambria" w:hAnsi="Cambria" w:cs="Cambria"/>
              </w:rPr>
            </w:rPrChange>
          </w:rPr>
          <w:delText xml:space="preserve"> during the single year of observation (2019).</w:delText>
        </w:r>
      </w:del>
      <w:del w:id="3230" w:author="Microsoft Office User" w:date="2023-05-11T18:12:00Z">
        <w:r w:rsidRPr="00883F17" w:rsidDel="006B38DF">
          <w:rPr>
            <w:rFonts w:asciiTheme="minorHAnsi" w:eastAsia="Cambria" w:hAnsiTheme="minorHAnsi" w:cs="Cambria"/>
            <w:rPrChange w:id="3231" w:author="Microsoft Office User" w:date="2023-07-10T07:16:00Z">
              <w:rPr>
                <w:rFonts w:ascii="Cambria" w:eastAsia="Cambria" w:hAnsi="Cambria" w:cs="Cambria"/>
              </w:rPr>
            </w:rPrChange>
          </w:rPr>
          <w:delText xml:space="preserve"> </w:delText>
        </w:r>
        <w:r w:rsidRPr="00883F17" w:rsidDel="006B38DF">
          <w:rPr>
            <w:rFonts w:asciiTheme="minorHAnsi" w:hAnsiTheme="minorHAnsi"/>
            <w:rPrChange w:id="3232" w:author="Microsoft Office User" w:date="2023-07-10T07:16:00Z">
              <w:rPr/>
            </w:rPrChange>
          </w:rPr>
          <w:delText>S</w:delText>
        </w:r>
        <w:r w:rsidRPr="00883F17" w:rsidDel="006B38DF">
          <w:rPr>
            <w:rFonts w:asciiTheme="minorHAnsi" w:eastAsia="Cambria" w:hAnsiTheme="minorHAnsi" w:cs="Cambria"/>
            <w:rPrChange w:id="3233" w:author="Microsoft Office User" w:date="2023-07-10T07:16:00Z">
              <w:rPr>
                <w:rFonts w:ascii="Cambria" w:eastAsia="Cambria" w:hAnsi="Cambria" w:cs="Cambria"/>
              </w:rPr>
            </w:rPrChange>
          </w:rPr>
          <w:delText xml:space="preserve">ome tree rings </w:delText>
        </w:r>
        <w:r w:rsidRPr="00883F17" w:rsidDel="006B38DF">
          <w:rPr>
            <w:rFonts w:asciiTheme="minorHAnsi" w:hAnsiTheme="minorHAnsi"/>
            <w:rPrChange w:id="3234" w:author="Microsoft Office User" w:date="2023-07-10T07:16:00Z">
              <w:rPr/>
            </w:rPrChange>
          </w:rPr>
          <w:delText>of</w:delText>
        </w:r>
        <w:r w:rsidRPr="00883F17" w:rsidDel="006B38DF">
          <w:rPr>
            <w:rFonts w:asciiTheme="minorHAnsi" w:eastAsia="Cambria" w:hAnsiTheme="minorHAnsi" w:cs="Cambria"/>
            <w:rPrChange w:id="3235" w:author="Microsoft Office User" w:date="2023-07-10T07:16:00Z">
              <w:rPr>
                <w:rFonts w:ascii="Cambria" w:eastAsia="Cambria" w:hAnsi="Cambria" w:cs="Cambria"/>
              </w:rPr>
            </w:rPrChange>
          </w:rPr>
          <w:delText xml:space="preserve"> this species</w:delText>
        </w:r>
        <w:r w:rsidRPr="00883F17" w:rsidDel="006B38DF">
          <w:rPr>
            <w:rFonts w:asciiTheme="minorHAnsi" w:hAnsiTheme="minorHAnsi"/>
            <w:rPrChange w:id="3236" w:author="Microsoft Office User" w:date="2023-07-10T07:16:00Z">
              <w:rPr/>
            </w:rPrChange>
          </w:rPr>
          <w:delText xml:space="preserve"> </w:delText>
        </w:r>
        <w:r w:rsidRPr="00883F17" w:rsidDel="006B38DF">
          <w:rPr>
            <w:rFonts w:asciiTheme="minorHAnsi" w:eastAsia="Cambria" w:hAnsiTheme="minorHAnsi" w:cs="Cambria"/>
            <w:rPrChange w:id="3237" w:author="Microsoft Office User" w:date="2023-07-10T07:16:00Z">
              <w:rPr>
                <w:rFonts w:ascii="Cambria" w:eastAsia="Cambria" w:hAnsi="Cambria" w:cs="Cambria"/>
              </w:rPr>
            </w:rPrChange>
          </w:rPr>
          <w:delText xml:space="preserve">showed a diffuse limit, </w:delText>
        </w:r>
        <w:r w:rsidRPr="00883F17" w:rsidDel="006B38DF">
          <w:rPr>
            <w:rFonts w:asciiTheme="minorHAnsi" w:hAnsiTheme="minorHAnsi"/>
            <w:rPrChange w:id="3238" w:author="Microsoft Office User" w:date="2023-07-10T07:16:00Z">
              <w:rPr/>
            </w:rPrChange>
          </w:rPr>
          <w:delText>indicating</w:delText>
        </w:r>
        <w:r w:rsidRPr="00883F17" w:rsidDel="006B38DF">
          <w:rPr>
            <w:rFonts w:asciiTheme="minorHAnsi" w:eastAsia="Cambria" w:hAnsiTheme="minorHAnsi" w:cs="Cambria"/>
            <w:rPrChange w:id="3239" w:author="Microsoft Office User" w:date="2023-07-10T07:16:00Z">
              <w:rPr>
                <w:rFonts w:ascii="Cambria" w:eastAsia="Cambria" w:hAnsi="Cambria" w:cs="Cambria"/>
              </w:rPr>
            </w:rPrChange>
          </w:rPr>
          <w:delText xml:space="preserve"> that in other years </w:delText>
        </w:r>
        <w:r w:rsidRPr="00883F17" w:rsidDel="006B38DF">
          <w:rPr>
            <w:rFonts w:asciiTheme="minorHAnsi" w:hAnsiTheme="minorHAnsi"/>
            <w:rPrChange w:id="3240" w:author="Microsoft Office User" w:date="2023-07-10T07:16:00Z">
              <w:rPr/>
            </w:rPrChange>
          </w:rPr>
          <w:delText>trees did not strongly reduce growth during the dry season such as in 2019.</w:delText>
        </w:r>
      </w:del>
      <w:del w:id="3241" w:author="Microsoft Office User" w:date="2023-07-09T08:22:00Z">
        <w:r w:rsidRPr="00883F17" w:rsidDel="003B6992">
          <w:rPr>
            <w:rFonts w:asciiTheme="minorHAnsi" w:hAnsiTheme="minorHAnsi"/>
            <w:rPrChange w:id="3242" w:author="Microsoft Office User" w:date="2023-07-10T07:16:00Z">
              <w:rPr/>
            </w:rPrChange>
          </w:rPr>
          <w:delText xml:space="preserve"> </w:delText>
        </w:r>
      </w:del>
      <w:del w:id="3243" w:author="Microsoft Office User" w:date="2023-07-09T08:26:00Z">
        <w:r w:rsidRPr="00883F17" w:rsidDel="003B6992">
          <w:rPr>
            <w:rFonts w:asciiTheme="minorHAnsi" w:eastAsia="Cambria" w:hAnsiTheme="minorHAnsi" w:cs="Cambria"/>
            <w:rPrChange w:id="3244" w:author="Microsoft Office User" w:date="2023-07-10T07:16:00Z">
              <w:rPr>
                <w:rFonts w:ascii="Cambria" w:eastAsia="Cambria" w:hAnsi="Cambria" w:cs="Cambria"/>
              </w:rPr>
            </w:rPrChange>
          </w:rPr>
          <w:delText xml:space="preserve">These results suggest that </w:delText>
        </w:r>
        <w:r w:rsidRPr="00883F17" w:rsidDel="003B6992">
          <w:rPr>
            <w:rFonts w:asciiTheme="minorHAnsi" w:eastAsia="Cambria" w:hAnsiTheme="minorHAnsi" w:cs="Cambria"/>
            <w:i/>
            <w:rPrChange w:id="3245" w:author="Microsoft Office User" w:date="2023-07-10T07:16:00Z">
              <w:rPr>
                <w:rFonts w:ascii="Cambria" w:eastAsia="Cambria" w:hAnsi="Cambria" w:cs="Cambria"/>
                <w:i/>
              </w:rPr>
            </w:rPrChange>
          </w:rPr>
          <w:delText xml:space="preserve">D. microcarpa </w:delText>
        </w:r>
        <w:r w:rsidRPr="00883F17" w:rsidDel="003B6992">
          <w:rPr>
            <w:rFonts w:asciiTheme="minorHAnsi" w:eastAsia="Cambria" w:hAnsiTheme="minorHAnsi" w:cs="Cambria"/>
            <w:rPrChange w:id="3246" w:author="Microsoft Office User" w:date="2023-07-10T07:16:00Z">
              <w:rPr>
                <w:rFonts w:ascii="Cambria" w:eastAsia="Cambria" w:hAnsi="Cambria" w:cs="Cambria"/>
              </w:rPr>
            </w:rPrChange>
          </w:rPr>
          <w:delText>trees, which ha</w:delText>
        </w:r>
        <w:r w:rsidRPr="00883F17" w:rsidDel="003B6992">
          <w:rPr>
            <w:rFonts w:asciiTheme="minorHAnsi" w:hAnsiTheme="minorHAnsi"/>
            <w:rPrChange w:id="3247" w:author="Microsoft Office User" w:date="2023-07-10T07:16:00Z">
              <w:rPr/>
            </w:rPrChange>
          </w:rPr>
          <w:delText>ve</w:delText>
        </w:r>
        <w:r w:rsidRPr="00883F17" w:rsidDel="003B6992">
          <w:rPr>
            <w:rFonts w:asciiTheme="minorHAnsi" w:eastAsia="Cambria" w:hAnsiTheme="minorHAnsi" w:cs="Cambria"/>
            <w:rPrChange w:id="3248" w:author="Microsoft Office User" w:date="2023-07-10T07:16:00Z">
              <w:rPr>
                <w:rFonts w:ascii="Cambria" w:eastAsia="Cambria" w:hAnsi="Cambria" w:cs="Cambria"/>
              </w:rPr>
            </w:rPrChange>
          </w:rPr>
          <w:delText xml:space="preserve"> significant </w:delText>
        </w:r>
      </w:del>
      <w:del w:id="3249" w:author="Microsoft Office User" w:date="2023-05-12T12:05:00Z">
        <w:r w:rsidRPr="00883F17" w:rsidDel="00C94E73">
          <w:rPr>
            <w:rFonts w:asciiTheme="minorHAnsi" w:eastAsia="Cambria" w:hAnsiTheme="minorHAnsi" w:cs="Cambria"/>
            <w:rPrChange w:id="3250" w:author="Microsoft Office User" w:date="2023-07-10T07:16:00Z">
              <w:rPr>
                <w:rFonts w:ascii="Cambria" w:eastAsia="Cambria" w:hAnsi="Cambria" w:cs="Cambria"/>
              </w:rPr>
            </w:rPrChange>
          </w:rPr>
          <w:delText xml:space="preserve">NSC </w:delText>
        </w:r>
      </w:del>
      <w:del w:id="3251" w:author="Microsoft Office User" w:date="2023-07-09T08:26:00Z">
        <w:r w:rsidRPr="00883F17" w:rsidDel="003B6992">
          <w:rPr>
            <w:rFonts w:asciiTheme="minorHAnsi" w:eastAsia="Cambria" w:hAnsiTheme="minorHAnsi" w:cs="Cambria"/>
            <w:rPrChange w:id="3252" w:author="Microsoft Office User" w:date="2023-07-10T07:16:00Z">
              <w:rPr>
                <w:rFonts w:ascii="Cambria" w:eastAsia="Cambria" w:hAnsi="Cambria" w:cs="Cambria"/>
              </w:rPr>
            </w:rPrChange>
          </w:rPr>
          <w:delText>and growth seasonality, may have a</w:delText>
        </w:r>
        <w:r w:rsidRPr="00883F17" w:rsidDel="003B6992">
          <w:rPr>
            <w:rFonts w:asciiTheme="minorHAnsi" w:hAnsiTheme="minorHAnsi"/>
            <w:rPrChange w:id="3253" w:author="Microsoft Office User" w:date="2023-07-10T07:16:00Z">
              <w:rPr/>
            </w:rPrChange>
          </w:rPr>
          <w:delText xml:space="preserve"> larger plasticity in</w:delText>
        </w:r>
        <w:r w:rsidRPr="00883F17" w:rsidDel="003B6992">
          <w:rPr>
            <w:rFonts w:asciiTheme="minorHAnsi" w:eastAsia="Cambria" w:hAnsiTheme="minorHAnsi" w:cs="Cambria"/>
            <w:rPrChange w:id="3254" w:author="Microsoft Office User" w:date="2023-07-10T07:16:00Z">
              <w:rPr>
                <w:rFonts w:ascii="Cambria" w:eastAsia="Cambria" w:hAnsi="Cambria" w:cs="Cambria"/>
              </w:rPr>
            </w:rPrChange>
          </w:rPr>
          <w:delText xml:space="preserve"> </w:delText>
        </w:r>
        <w:r w:rsidRPr="00883F17" w:rsidDel="003B6992">
          <w:rPr>
            <w:rFonts w:asciiTheme="minorHAnsi" w:hAnsiTheme="minorHAnsi"/>
            <w:rPrChange w:id="3255" w:author="Microsoft Office User" w:date="2023-07-10T07:16:00Z">
              <w:rPr/>
            </w:rPrChange>
          </w:rPr>
          <w:delText>their</w:delText>
        </w:r>
        <w:r w:rsidRPr="00883F17" w:rsidDel="003B6992">
          <w:rPr>
            <w:rFonts w:asciiTheme="minorHAnsi" w:eastAsia="Cambria" w:hAnsiTheme="minorHAnsi" w:cs="Cambria"/>
            <w:rPrChange w:id="3256" w:author="Microsoft Office User" w:date="2023-07-10T07:16:00Z">
              <w:rPr>
                <w:rFonts w:ascii="Cambria" w:eastAsia="Cambria" w:hAnsi="Cambria" w:cs="Cambria"/>
              </w:rPr>
            </w:rPrChange>
          </w:rPr>
          <w:delText xml:space="preserve"> carbon sink fluxes, which would </w:delText>
        </w:r>
        <w:r w:rsidRPr="00883F17" w:rsidDel="003B6992">
          <w:rPr>
            <w:rFonts w:asciiTheme="minorHAnsi" w:hAnsiTheme="minorHAnsi"/>
            <w:rPrChange w:id="3257" w:author="Microsoft Office User" w:date="2023-07-10T07:16:00Z">
              <w:rPr/>
            </w:rPrChange>
          </w:rPr>
          <w:delText>make them more tolerant to</w:delText>
        </w:r>
        <w:r w:rsidRPr="00883F17" w:rsidDel="003B6992">
          <w:rPr>
            <w:rFonts w:asciiTheme="minorHAnsi" w:eastAsia="Cambria" w:hAnsiTheme="minorHAnsi" w:cs="Cambria"/>
            <w:rPrChange w:id="3258" w:author="Microsoft Office User" w:date="2023-07-10T07:16:00Z">
              <w:rPr>
                <w:rFonts w:ascii="Cambria" w:eastAsia="Cambria" w:hAnsi="Cambria" w:cs="Cambria"/>
              </w:rPr>
            </w:rPrChange>
          </w:rPr>
          <w:delText xml:space="preserve"> a </w:delText>
        </w:r>
        <w:r w:rsidRPr="00883F17" w:rsidDel="003B6992">
          <w:rPr>
            <w:rFonts w:asciiTheme="minorHAnsi" w:hAnsiTheme="minorHAnsi"/>
            <w:rPrChange w:id="3259" w:author="Microsoft Office User" w:date="2023-07-10T07:16:00Z">
              <w:rPr/>
            </w:rPrChange>
          </w:rPr>
          <w:delText>wider</w:delText>
        </w:r>
        <w:r w:rsidRPr="00883F17" w:rsidDel="003B6992">
          <w:rPr>
            <w:rFonts w:asciiTheme="minorHAnsi" w:eastAsia="Cambria" w:hAnsiTheme="minorHAnsi" w:cs="Cambria"/>
            <w:rPrChange w:id="3260" w:author="Microsoft Office User" w:date="2023-07-10T07:16:00Z">
              <w:rPr>
                <w:rFonts w:ascii="Cambria" w:eastAsia="Cambria" w:hAnsi="Cambria" w:cs="Cambria"/>
              </w:rPr>
            </w:rPrChange>
          </w:rPr>
          <w:delText xml:space="preserve"> range of en</w:delText>
        </w:r>
        <w:r w:rsidRPr="00883F17" w:rsidDel="003B6992">
          <w:rPr>
            <w:rFonts w:asciiTheme="minorHAnsi" w:hAnsiTheme="minorHAnsi"/>
            <w:rPrChange w:id="3261" w:author="Microsoft Office User" w:date="2023-07-10T07:16:00Z">
              <w:rPr/>
            </w:rPrChange>
          </w:rPr>
          <w:delText>vironmental conditions and</w:delText>
        </w:r>
        <w:r w:rsidR="00A868CD" w:rsidRPr="00883F17" w:rsidDel="003B6992">
          <w:rPr>
            <w:rFonts w:asciiTheme="minorHAnsi" w:hAnsiTheme="minorHAnsi"/>
            <w:lang w:val="en-US"/>
            <w:rPrChange w:id="3262" w:author="Microsoft Office User" w:date="2023-07-10T07:16:00Z">
              <w:rPr>
                <w:lang w:val="en-US"/>
              </w:rPr>
            </w:rPrChange>
          </w:rPr>
          <w:delText xml:space="preserve"> would benefit when facing </w:delText>
        </w:r>
        <w:r w:rsidRPr="00883F17" w:rsidDel="003B6992">
          <w:rPr>
            <w:rFonts w:asciiTheme="minorHAnsi" w:hAnsiTheme="minorHAnsi"/>
            <w:rPrChange w:id="3263" w:author="Microsoft Office User" w:date="2023-07-10T07:16:00Z">
              <w:rPr/>
            </w:rPrChange>
          </w:rPr>
          <w:delText xml:space="preserve">stronger changes in </w:delText>
        </w:r>
        <w:r w:rsidRPr="00883F17" w:rsidDel="003B6992">
          <w:rPr>
            <w:rFonts w:asciiTheme="minorHAnsi" w:eastAsia="Cambria" w:hAnsiTheme="minorHAnsi" w:cs="Cambria"/>
            <w:rPrChange w:id="3264" w:author="Microsoft Office User" w:date="2023-07-10T07:16:00Z">
              <w:rPr>
                <w:rFonts w:ascii="Cambria" w:eastAsia="Cambria" w:hAnsi="Cambria" w:cs="Cambria"/>
              </w:rPr>
            </w:rPrChange>
          </w:rPr>
          <w:delText>environmental conditions.</w:delText>
        </w:r>
      </w:del>
    </w:p>
    <w:p w14:paraId="6B9D2960" w14:textId="1D2BB418" w:rsidR="00355511" w:rsidRPr="00883F17" w:rsidRDefault="00000000">
      <w:pPr>
        <w:pBdr>
          <w:top w:val="nil"/>
          <w:left w:val="nil"/>
          <w:bottom w:val="nil"/>
          <w:right w:val="nil"/>
          <w:between w:val="nil"/>
        </w:pBdr>
        <w:spacing w:before="180" w:after="180" w:line="480" w:lineRule="auto"/>
        <w:ind w:right="-261"/>
        <w:rPr>
          <w:ins w:id="3265" w:author="Microsoft Office User" w:date="2023-05-11T15:17:00Z"/>
          <w:rFonts w:asciiTheme="minorHAnsi" w:hAnsiTheme="minorHAnsi"/>
          <w:rPrChange w:id="3266" w:author="Microsoft Office User" w:date="2023-07-10T07:16:00Z">
            <w:rPr>
              <w:ins w:id="3267" w:author="Microsoft Office User" w:date="2023-05-11T15:17:00Z"/>
            </w:rPr>
          </w:rPrChange>
        </w:rPr>
      </w:pPr>
      <w:r w:rsidRPr="00883F17">
        <w:rPr>
          <w:rFonts w:asciiTheme="minorHAnsi" w:eastAsia="Cambria" w:hAnsiTheme="minorHAnsi" w:cs="Cambria"/>
          <w:rPrChange w:id="3268" w:author="Microsoft Office User" w:date="2023-07-10T07:16:00Z">
            <w:rPr>
              <w:rFonts w:ascii="Cambria" w:eastAsia="Cambria" w:hAnsi="Cambria" w:cs="Cambria"/>
            </w:rPr>
          </w:rPrChange>
        </w:rPr>
        <w:t xml:space="preserve">Contrary to the growth patterns described </w:t>
      </w:r>
      <w:r w:rsidRPr="00883F17">
        <w:rPr>
          <w:rFonts w:asciiTheme="minorHAnsi" w:hAnsiTheme="minorHAnsi"/>
          <w:rPrChange w:id="3269" w:author="Microsoft Office User" w:date="2023-07-10T07:16:00Z">
            <w:rPr/>
          </w:rPrChange>
        </w:rPr>
        <w:t>above</w:t>
      </w:r>
      <w:r w:rsidRPr="00883F17">
        <w:rPr>
          <w:rFonts w:asciiTheme="minorHAnsi" w:eastAsia="Cambria" w:hAnsiTheme="minorHAnsi" w:cs="Cambria"/>
          <w:rPrChange w:id="3270" w:author="Microsoft Office User" w:date="2023-07-10T07:16:00Z">
            <w:rPr>
              <w:rFonts w:ascii="Cambria" w:eastAsia="Cambria" w:hAnsi="Cambria" w:cs="Cambria"/>
            </w:rPr>
          </w:rPrChange>
        </w:rPr>
        <w:t xml:space="preserve">, wood respiration showed no seasonal </w:t>
      </w:r>
      <w:r w:rsidRPr="00883F17">
        <w:rPr>
          <w:rFonts w:asciiTheme="minorHAnsi" w:hAnsiTheme="minorHAnsi"/>
          <w:rPrChange w:id="3271" w:author="Microsoft Office User" w:date="2023-07-10T07:16:00Z">
            <w:rPr/>
          </w:rPrChange>
        </w:rPr>
        <w:t>changes</w:t>
      </w:r>
      <w:r w:rsidRPr="00883F17">
        <w:rPr>
          <w:rFonts w:asciiTheme="minorHAnsi" w:eastAsia="Cambria" w:hAnsiTheme="minorHAnsi" w:cs="Cambria"/>
          <w:rPrChange w:id="3272" w:author="Microsoft Office User" w:date="2023-07-10T07:16:00Z">
            <w:rPr>
              <w:rFonts w:ascii="Cambria" w:eastAsia="Cambria" w:hAnsi="Cambria" w:cs="Cambria"/>
            </w:rPr>
          </w:rPrChange>
        </w:rPr>
        <w:t xml:space="preserve"> </w:t>
      </w:r>
      <w:r w:rsidRPr="00883F17">
        <w:rPr>
          <w:rFonts w:asciiTheme="minorHAnsi" w:hAnsiTheme="minorHAnsi"/>
          <w:rPrChange w:id="3273" w:author="Microsoft Office User" w:date="2023-07-10T07:16:00Z">
            <w:rPr/>
          </w:rPrChange>
        </w:rPr>
        <w:t>for</w:t>
      </w:r>
      <w:r w:rsidRPr="00883F17">
        <w:rPr>
          <w:rFonts w:asciiTheme="minorHAnsi" w:eastAsia="Cambria" w:hAnsiTheme="minorHAnsi" w:cs="Cambria"/>
          <w:rPrChange w:id="3274" w:author="Microsoft Office User" w:date="2023-07-10T07:16:00Z">
            <w:rPr>
              <w:rFonts w:ascii="Cambria" w:eastAsia="Cambria" w:hAnsi="Cambria" w:cs="Cambria"/>
            </w:rPr>
          </w:rPrChange>
        </w:rPr>
        <w:t xml:space="preserve"> any of the species evaluated</w:t>
      </w:r>
      <w:ins w:id="3275" w:author="Microsoft Office User" w:date="2023-05-11T15:14:00Z">
        <w:r w:rsidR="00355511" w:rsidRPr="00883F17">
          <w:rPr>
            <w:rFonts w:asciiTheme="minorHAnsi" w:eastAsia="Cambria" w:hAnsiTheme="minorHAnsi" w:cs="Cambria"/>
            <w:lang w:val="en-US"/>
            <w:rPrChange w:id="3276" w:author="Microsoft Office User" w:date="2023-07-10T07:16:00Z">
              <w:rPr>
                <w:rFonts w:ascii="Cambria" w:eastAsia="Cambria" w:hAnsi="Cambria" w:cs="Cambria"/>
                <w:lang w:val="en-US"/>
              </w:rPr>
            </w:rPrChange>
          </w:rPr>
          <w:t xml:space="preserve"> durin</w:t>
        </w:r>
      </w:ins>
      <w:ins w:id="3277" w:author="Microsoft Office User" w:date="2023-05-12T12:06:00Z">
        <w:r w:rsidR="00C94E73" w:rsidRPr="00883F17">
          <w:rPr>
            <w:rFonts w:asciiTheme="minorHAnsi" w:eastAsia="Cambria" w:hAnsiTheme="minorHAnsi" w:cs="Cambria"/>
            <w:lang w:val="en-US"/>
            <w:rPrChange w:id="3278" w:author="Microsoft Office User" w:date="2023-07-10T07:16:00Z">
              <w:rPr>
                <w:rFonts w:ascii="Cambria" w:eastAsia="Cambria" w:hAnsi="Cambria" w:cs="Cambria"/>
                <w:lang w:val="en-US"/>
              </w:rPr>
            </w:rPrChange>
          </w:rPr>
          <w:t>g</w:t>
        </w:r>
      </w:ins>
      <w:ins w:id="3279" w:author="Microsoft Office User" w:date="2023-05-11T15:14:00Z">
        <w:r w:rsidR="00355511" w:rsidRPr="00883F17">
          <w:rPr>
            <w:rFonts w:asciiTheme="minorHAnsi" w:eastAsia="Cambria" w:hAnsiTheme="minorHAnsi" w:cs="Cambria"/>
            <w:lang w:val="en-US"/>
            <w:rPrChange w:id="3280" w:author="Microsoft Office User" w:date="2023-07-10T07:16:00Z">
              <w:rPr>
                <w:rFonts w:ascii="Cambria" w:eastAsia="Cambria" w:hAnsi="Cambria" w:cs="Cambria"/>
                <w:lang w:val="en-US"/>
              </w:rPr>
            </w:rPrChange>
          </w:rPr>
          <w:t xml:space="preserve"> the year of measurements</w:t>
        </w:r>
      </w:ins>
      <w:ins w:id="3281" w:author="Microsoft Office User" w:date="2023-05-12T12:06:00Z">
        <w:r w:rsidR="00C94E73" w:rsidRPr="00883F17">
          <w:rPr>
            <w:rFonts w:asciiTheme="minorHAnsi" w:eastAsia="Cambria" w:hAnsiTheme="minorHAnsi" w:cs="Cambria"/>
            <w:lang w:val="en-US"/>
            <w:rPrChange w:id="3282" w:author="Microsoft Office User" w:date="2023-07-10T07:16:00Z">
              <w:rPr>
                <w:rFonts w:ascii="Cambria" w:eastAsia="Cambria" w:hAnsi="Cambria" w:cs="Cambria"/>
                <w:lang w:val="en-US"/>
              </w:rPr>
            </w:rPrChange>
          </w:rPr>
          <w:t xml:space="preserve"> </w:t>
        </w:r>
      </w:ins>
      <w:del w:id="3283" w:author="Microsoft Office User" w:date="2023-05-11T15:15:00Z">
        <w:r w:rsidRPr="00883F17" w:rsidDel="00355511">
          <w:rPr>
            <w:rFonts w:asciiTheme="minorHAnsi" w:eastAsia="Cambria" w:hAnsiTheme="minorHAnsi" w:cs="Cambria"/>
            <w:rPrChange w:id="3284" w:author="Microsoft Office User" w:date="2023-07-10T07:16:00Z">
              <w:rPr>
                <w:rFonts w:ascii="Cambria" w:eastAsia="Cambria" w:hAnsi="Cambria" w:cs="Cambria"/>
              </w:rPr>
            </w:rPrChange>
          </w:rPr>
          <w:delText xml:space="preserve">. Although not significant, there </w:delText>
        </w:r>
        <w:r w:rsidRPr="00883F17" w:rsidDel="00355511">
          <w:rPr>
            <w:rFonts w:asciiTheme="minorHAnsi" w:hAnsiTheme="minorHAnsi"/>
            <w:rPrChange w:id="3285" w:author="Microsoft Office User" w:date="2023-07-10T07:16:00Z">
              <w:rPr/>
            </w:rPrChange>
          </w:rPr>
          <w:delText>was</w:delText>
        </w:r>
        <w:r w:rsidRPr="00883F17" w:rsidDel="00355511">
          <w:rPr>
            <w:rFonts w:asciiTheme="minorHAnsi" w:eastAsia="Cambria" w:hAnsiTheme="minorHAnsi" w:cs="Cambria"/>
            <w:rPrChange w:id="3286" w:author="Microsoft Office User" w:date="2023-07-10T07:16:00Z">
              <w:rPr>
                <w:rFonts w:ascii="Cambria" w:eastAsia="Cambria" w:hAnsi="Cambria" w:cs="Cambria"/>
              </w:rPr>
            </w:rPrChange>
          </w:rPr>
          <w:delText xml:space="preserve"> a small reduction in respiration during the dry season for all species </w:delText>
        </w:r>
      </w:del>
      <w:r w:rsidRPr="00883F17">
        <w:rPr>
          <w:rFonts w:asciiTheme="minorHAnsi" w:eastAsia="Cambria" w:hAnsiTheme="minorHAnsi" w:cs="Cambria"/>
          <w:rPrChange w:id="3287" w:author="Microsoft Office User" w:date="2023-07-10T07:16:00Z">
            <w:rPr>
              <w:rFonts w:ascii="Cambria" w:eastAsia="Cambria" w:hAnsi="Cambria" w:cs="Cambria"/>
            </w:rPr>
          </w:rPrChange>
        </w:rPr>
        <w:t>(</w:t>
      </w:r>
      <w:r w:rsidRPr="00883F17">
        <w:rPr>
          <w:rFonts w:asciiTheme="minorHAnsi" w:hAnsiTheme="minorHAnsi"/>
          <w:rPrChange w:id="3288" w:author="Microsoft Office User" w:date="2023-07-10T07:16:00Z">
            <w:rPr/>
          </w:rPrChange>
        </w:rPr>
        <w:t>Fig. 5</w:t>
      </w:r>
      <w:r w:rsidRPr="00883F17">
        <w:rPr>
          <w:rFonts w:asciiTheme="minorHAnsi" w:eastAsia="Cambria" w:hAnsiTheme="minorHAnsi" w:cs="Cambria"/>
          <w:rPrChange w:id="3289" w:author="Microsoft Office User" w:date="2023-07-10T07:16:00Z">
            <w:rPr>
              <w:rFonts w:ascii="Cambria" w:eastAsia="Cambria" w:hAnsi="Cambria" w:cs="Cambria"/>
            </w:rPr>
          </w:rPrChange>
        </w:rPr>
        <w:t>).</w:t>
      </w:r>
      <w:ins w:id="3290" w:author="Microsoft Office User" w:date="2023-05-12T12:07:00Z">
        <w:r w:rsidR="00C94E73" w:rsidRPr="00883F17">
          <w:rPr>
            <w:rFonts w:asciiTheme="minorHAnsi" w:eastAsia="Cambria" w:hAnsiTheme="minorHAnsi" w:cs="Cambria"/>
            <w:lang w:val="en-US"/>
            <w:rPrChange w:id="3291" w:author="Microsoft Office User" w:date="2023-07-10T07:16:00Z">
              <w:rPr>
                <w:rFonts w:ascii="Cambria" w:eastAsia="Cambria" w:hAnsi="Cambria" w:cs="Cambria"/>
                <w:lang w:val="en-US"/>
              </w:rPr>
            </w:rPrChange>
          </w:rPr>
          <w:t xml:space="preserve"> </w:t>
        </w:r>
      </w:ins>
      <w:del w:id="3292" w:author="Microsoft Office User" w:date="2023-05-12T12:07:00Z">
        <w:r w:rsidRPr="00883F17" w:rsidDel="00C94E73">
          <w:rPr>
            <w:rFonts w:asciiTheme="minorHAnsi" w:eastAsia="Cambria" w:hAnsiTheme="minorHAnsi" w:cs="Cambria"/>
            <w:rPrChange w:id="3293" w:author="Microsoft Office User" w:date="2023-07-10T07:16:00Z">
              <w:rPr>
                <w:rFonts w:ascii="Cambria" w:eastAsia="Cambria" w:hAnsi="Cambria" w:cs="Cambria"/>
              </w:rPr>
            </w:rPrChange>
          </w:rPr>
          <w:delText xml:space="preserve"> Similarly</w:delText>
        </w:r>
        <w:r w:rsidR="00A868CD" w:rsidRPr="00883F17" w:rsidDel="00C94E73">
          <w:rPr>
            <w:rFonts w:asciiTheme="minorHAnsi" w:eastAsia="Cambria" w:hAnsiTheme="minorHAnsi" w:cs="Cambria"/>
            <w:lang w:val="en-US"/>
            <w:rPrChange w:id="3294" w:author="Microsoft Office User" w:date="2023-07-10T07:16:00Z">
              <w:rPr>
                <w:rFonts w:ascii="Cambria" w:eastAsia="Cambria" w:hAnsi="Cambria" w:cs="Cambria"/>
                <w:lang w:val="en-US"/>
              </w:rPr>
            </w:rPrChange>
          </w:rPr>
          <w:delText>, n</w:delText>
        </w:r>
      </w:del>
      <w:ins w:id="3295" w:author="Microsoft Office User" w:date="2023-05-12T12:07:00Z">
        <w:r w:rsidR="00C94E73" w:rsidRPr="00883F17">
          <w:rPr>
            <w:rFonts w:asciiTheme="minorHAnsi" w:eastAsia="Cambria" w:hAnsiTheme="minorHAnsi" w:cs="Cambria"/>
            <w:lang w:val="en-US"/>
            <w:rPrChange w:id="3296" w:author="Microsoft Office User" w:date="2023-07-10T07:16:00Z">
              <w:rPr>
                <w:rFonts w:ascii="Cambria" w:eastAsia="Cambria" w:hAnsi="Cambria" w:cs="Cambria"/>
                <w:lang w:val="en-US"/>
              </w:rPr>
            </w:rPrChange>
          </w:rPr>
          <w:t>N</w:t>
        </w:r>
      </w:ins>
      <w:r w:rsidRPr="00883F17">
        <w:rPr>
          <w:rFonts w:asciiTheme="minorHAnsi" w:eastAsia="Cambria" w:hAnsiTheme="minorHAnsi" w:cs="Cambria"/>
          <w:rPrChange w:id="3297" w:author="Microsoft Office User" w:date="2023-07-10T07:16:00Z">
            <w:rPr>
              <w:rFonts w:ascii="Cambria" w:eastAsia="Cambria" w:hAnsi="Cambria" w:cs="Cambria"/>
            </w:rPr>
          </w:rPrChange>
        </w:rPr>
        <w:t>o changes in respiration between dry and wet seasons in tropical forest trees ha</w:t>
      </w:r>
      <w:r w:rsidRPr="00883F17">
        <w:rPr>
          <w:rFonts w:asciiTheme="minorHAnsi" w:hAnsiTheme="minorHAnsi"/>
          <w:rPrChange w:id="3298" w:author="Microsoft Office User" w:date="2023-07-10T07:16:00Z">
            <w:rPr/>
          </w:rPrChange>
        </w:rPr>
        <w:t>ve</w:t>
      </w:r>
      <w:r w:rsidRPr="00883F17">
        <w:rPr>
          <w:rFonts w:asciiTheme="minorHAnsi" w:eastAsia="Cambria" w:hAnsiTheme="minorHAnsi" w:cs="Cambria"/>
          <w:rPrChange w:id="3299" w:author="Microsoft Office User" w:date="2023-07-10T07:16:00Z">
            <w:rPr>
              <w:rFonts w:ascii="Cambria" w:eastAsia="Cambria" w:hAnsi="Cambria" w:cs="Cambria"/>
            </w:rPr>
          </w:rPrChange>
        </w:rPr>
        <w:t xml:space="preserve"> been previously reported (Asao et al., 2015). </w:t>
      </w:r>
      <w:ins w:id="3300" w:author="Microsoft Office User" w:date="2023-05-11T15:15:00Z">
        <w:r w:rsidR="00355511" w:rsidRPr="00883F17">
          <w:rPr>
            <w:rFonts w:asciiTheme="minorHAnsi" w:eastAsia="Cambria" w:hAnsiTheme="minorHAnsi" w:cs="Cambria"/>
            <w:lang w:val="en-US"/>
            <w:rPrChange w:id="3301" w:author="Microsoft Office User" w:date="2023-07-10T07:16:00Z">
              <w:rPr>
                <w:rFonts w:ascii="Cambria" w:eastAsia="Cambria" w:hAnsi="Cambria" w:cs="Cambria"/>
                <w:lang w:val="en-US"/>
              </w:rPr>
            </w:rPrChange>
          </w:rPr>
          <w:t xml:space="preserve">Nevertheless, </w:t>
        </w:r>
      </w:ins>
      <w:del w:id="3302" w:author="Microsoft Office User" w:date="2023-05-11T15:15:00Z">
        <w:r w:rsidRPr="00883F17" w:rsidDel="00355511">
          <w:rPr>
            <w:rFonts w:asciiTheme="minorHAnsi" w:eastAsia="Cambria" w:hAnsiTheme="minorHAnsi" w:cs="Cambria"/>
            <w:rPrChange w:id="3303" w:author="Microsoft Office User" w:date="2023-07-10T07:16:00Z">
              <w:rPr>
                <w:rFonts w:ascii="Cambria" w:eastAsia="Cambria" w:hAnsi="Cambria" w:cs="Cambria"/>
              </w:rPr>
            </w:rPrChange>
          </w:rPr>
          <w:delText>Some other</w:delText>
        </w:r>
      </w:del>
      <w:ins w:id="3304" w:author="Microsoft Office User" w:date="2023-05-11T15:15:00Z">
        <w:r w:rsidR="00355511" w:rsidRPr="00883F17">
          <w:rPr>
            <w:rFonts w:asciiTheme="minorHAnsi" w:eastAsia="Cambria" w:hAnsiTheme="minorHAnsi" w:cs="Cambria"/>
            <w:lang w:val="en-US"/>
            <w:rPrChange w:id="3305" w:author="Microsoft Office User" w:date="2023-07-10T07:16:00Z">
              <w:rPr>
                <w:rFonts w:ascii="Cambria" w:eastAsia="Cambria" w:hAnsi="Cambria" w:cs="Cambria"/>
                <w:lang w:val="en-US"/>
              </w:rPr>
            </w:rPrChange>
          </w:rPr>
          <w:t>it has been shown that</w:t>
        </w:r>
      </w:ins>
      <w:ins w:id="3306" w:author="Microsoft Office User" w:date="2023-05-11T15:16:00Z">
        <w:r w:rsidR="00355511" w:rsidRPr="00883F17">
          <w:rPr>
            <w:rFonts w:asciiTheme="minorHAnsi" w:eastAsia="Cambria" w:hAnsiTheme="minorHAnsi" w:cs="Cambria"/>
            <w:lang w:val="en-US"/>
            <w:rPrChange w:id="3307" w:author="Microsoft Office User" w:date="2023-07-10T07:16:00Z">
              <w:rPr>
                <w:rFonts w:ascii="Cambria" w:eastAsia="Cambria" w:hAnsi="Cambria" w:cs="Cambria"/>
                <w:lang w:val="en-US"/>
              </w:rPr>
            </w:rPrChange>
          </w:rPr>
          <w:t xml:space="preserve"> some</w:t>
        </w:r>
      </w:ins>
      <w:r w:rsidRPr="00883F17">
        <w:rPr>
          <w:rFonts w:asciiTheme="minorHAnsi" w:eastAsia="Cambria" w:hAnsiTheme="minorHAnsi" w:cs="Cambria"/>
          <w:rPrChange w:id="3308" w:author="Microsoft Office User" w:date="2023-07-10T07:16:00Z">
            <w:rPr>
              <w:rFonts w:ascii="Cambria" w:eastAsia="Cambria" w:hAnsi="Cambria" w:cs="Cambria"/>
            </w:rPr>
          </w:rPrChange>
        </w:rPr>
        <w:t xml:space="preserve"> trees can regulate stem CO</w:t>
      </w:r>
      <w:r w:rsidRPr="00883F17">
        <w:rPr>
          <w:rFonts w:asciiTheme="minorHAnsi" w:hAnsiTheme="minorHAnsi"/>
          <w:vertAlign w:val="subscript"/>
          <w:rPrChange w:id="3309" w:author="Microsoft Office User" w:date="2023-07-10T07:16:00Z">
            <w:rPr>
              <w:vertAlign w:val="subscript"/>
            </w:rPr>
          </w:rPrChange>
        </w:rPr>
        <w:t>2</w:t>
      </w:r>
      <w:r w:rsidRPr="00883F17">
        <w:rPr>
          <w:rFonts w:asciiTheme="minorHAnsi" w:eastAsia="Cambria" w:hAnsiTheme="minorHAnsi" w:cs="Cambria"/>
          <w:rPrChange w:id="3310" w:author="Microsoft Office User" w:date="2023-07-10T07:16:00Z">
            <w:rPr>
              <w:rFonts w:ascii="Cambria" w:eastAsia="Cambria" w:hAnsi="Cambria" w:cs="Cambria"/>
            </w:rPr>
          </w:rPrChange>
        </w:rPr>
        <w:t xml:space="preserve"> efflux to adapt to certain environmental conditions such as seasonal changes in precipitation and temperature, releasing resources </w:t>
      </w:r>
      <w:r w:rsidRPr="00883F17">
        <w:rPr>
          <w:rFonts w:asciiTheme="minorHAnsi" w:hAnsiTheme="minorHAnsi"/>
          <w:rPrChange w:id="3311" w:author="Microsoft Office User" w:date="2023-07-10T07:16:00Z">
            <w:rPr/>
          </w:rPrChange>
        </w:rPr>
        <w:t>for</w:t>
      </w:r>
      <w:r w:rsidRPr="00883F17">
        <w:rPr>
          <w:rFonts w:asciiTheme="minorHAnsi" w:eastAsia="Cambria" w:hAnsiTheme="minorHAnsi" w:cs="Cambria"/>
          <w:rPrChange w:id="3312" w:author="Microsoft Office User" w:date="2023-07-10T07:16:00Z">
            <w:rPr>
              <w:rFonts w:ascii="Cambria" w:eastAsia="Cambria" w:hAnsi="Cambria" w:cs="Cambria"/>
            </w:rPr>
          </w:rPrChange>
        </w:rPr>
        <w:t xml:space="preserve"> other metabolic activities (Teskey et al., 2008; Huang et al., 2019; Sierra et al., 2022).</w:t>
      </w:r>
      <w:ins w:id="3313" w:author="Microsoft Office User" w:date="2023-05-11T15:16:00Z">
        <w:r w:rsidR="00355511" w:rsidRPr="00883F17">
          <w:rPr>
            <w:rFonts w:asciiTheme="minorHAnsi" w:eastAsia="Cambria" w:hAnsiTheme="minorHAnsi" w:cs="Cambria"/>
            <w:lang w:val="en-US"/>
            <w:rPrChange w:id="3314" w:author="Microsoft Office User" w:date="2023-07-10T07:16:00Z">
              <w:rPr>
                <w:rFonts w:ascii="Cambria" w:eastAsia="Cambria" w:hAnsi="Cambria" w:cs="Cambria"/>
                <w:lang w:val="en-US"/>
              </w:rPr>
            </w:rPrChange>
          </w:rPr>
          <w:t xml:space="preserve"> </w:t>
        </w:r>
      </w:ins>
      <w:ins w:id="3315" w:author="Microsoft Office User" w:date="2023-05-12T12:07:00Z">
        <w:r w:rsidR="00C94E73" w:rsidRPr="00883F17">
          <w:rPr>
            <w:rFonts w:asciiTheme="minorHAnsi" w:eastAsia="Cambria" w:hAnsiTheme="minorHAnsi" w:cs="Cambria"/>
            <w:lang w:val="en-US"/>
            <w:rPrChange w:id="3316" w:author="Microsoft Office User" w:date="2023-07-10T07:16:00Z">
              <w:rPr>
                <w:rFonts w:ascii="Cambria" w:eastAsia="Cambria" w:hAnsi="Cambria" w:cs="Cambria"/>
                <w:lang w:val="en-US"/>
              </w:rPr>
            </w:rPrChange>
          </w:rPr>
          <w:t xml:space="preserve">Then, </w:t>
        </w:r>
      </w:ins>
      <w:ins w:id="3317" w:author="Microsoft Office User" w:date="2023-05-12T12:08:00Z">
        <w:r w:rsidR="00C94E73" w:rsidRPr="00883F17">
          <w:rPr>
            <w:rFonts w:asciiTheme="minorHAnsi" w:eastAsia="Cambria" w:hAnsiTheme="minorHAnsi" w:cs="Cambria"/>
            <w:lang w:val="en-US"/>
            <w:rPrChange w:id="3318" w:author="Microsoft Office User" w:date="2023-07-10T07:16:00Z">
              <w:rPr>
                <w:rFonts w:ascii="Cambria" w:eastAsia="Cambria" w:hAnsi="Cambria" w:cs="Cambria"/>
                <w:lang w:val="en-US"/>
              </w:rPr>
            </w:rPrChange>
          </w:rPr>
          <w:t>it may also be possible that the dry period of 2019 was not strong enough to induce changes in CO</w:t>
        </w:r>
        <w:r w:rsidR="00C94E73" w:rsidRPr="00883F17">
          <w:rPr>
            <w:rFonts w:asciiTheme="minorHAnsi" w:eastAsia="Cambria" w:hAnsiTheme="minorHAnsi" w:cs="Cambria"/>
            <w:vertAlign w:val="subscript"/>
            <w:lang w:val="en-US"/>
            <w:rPrChange w:id="3319" w:author="Microsoft Office User" w:date="2023-07-10T07:16:00Z">
              <w:rPr>
                <w:rFonts w:ascii="Cambria" w:eastAsia="Cambria" w:hAnsi="Cambria" w:cs="Cambria"/>
                <w:lang w:val="en-US"/>
              </w:rPr>
            </w:rPrChange>
          </w:rPr>
          <w:t>2</w:t>
        </w:r>
        <w:r w:rsidR="00C94E73" w:rsidRPr="00883F17">
          <w:rPr>
            <w:rFonts w:asciiTheme="minorHAnsi" w:eastAsia="Cambria" w:hAnsiTheme="minorHAnsi" w:cs="Cambria"/>
            <w:lang w:val="en-US"/>
            <w:rPrChange w:id="3320" w:author="Microsoft Office User" w:date="2023-07-10T07:16:00Z">
              <w:rPr>
                <w:rFonts w:ascii="Cambria" w:eastAsia="Cambria" w:hAnsi="Cambria" w:cs="Cambria"/>
                <w:lang w:val="en-US"/>
              </w:rPr>
            </w:rPrChange>
          </w:rPr>
          <w:t xml:space="preserve"> efflux</w:t>
        </w:r>
      </w:ins>
      <w:ins w:id="3321" w:author="Microsoft Office User" w:date="2023-07-09T08:27:00Z">
        <w:r w:rsidR="003B6992" w:rsidRPr="00883F17">
          <w:rPr>
            <w:rFonts w:asciiTheme="minorHAnsi" w:eastAsia="Cambria" w:hAnsiTheme="minorHAnsi" w:cs="Cambria"/>
            <w:lang w:val="en-US"/>
            <w:rPrChange w:id="3322" w:author="Microsoft Office User" w:date="2023-07-10T07:16:00Z">
              <w:rPr>
                <w:rFonts w:ascii="Cambria" w:eastAsia="Cambria" w:hAnsi="Cambria" w:cs="Cambria"/>
                <w:lang w:val="en-US"/>
              </w:rPr>
            </w:rPrChange>
          </w:rPr>
          <w:t>, and longer time series of wood respiration are needed to confirm this pattern</w:t>
        </w:r>
      </w:ins>
      <w:ins w:id="3323" w:author="Microsoft Office User" w:date="2023-05-11T15:16:00Z">
        <w:r w:rsidR="00355511" w:rsidRPr="00883F17">
          <w:rPr>
            <w:rFonts w:asciiTheme="minorHAnsi" w:eastAsia="Cambria" w:hAnsiTheme="minorHAnsi" w:cs="Cambria"/>
            <w:lang w:val="en-US"/>
            <w:rPrChange w:id="3324"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rPrChange w:id="3325" w:author="Microsoft Office User" w:date="2023-07-10T07:16:00Z">
            <w:rPr>
              <w:rFonts w:ascii="Cambria" w:eastAsia="Cambria" w:hAnsi="Cambria" w:cs="Cambria"/>
            </w:rPr>
          </w:rPrChange>
        </w:rPr>
        <w:t xml:space="preserve"> </w:t>
      </w:r>
    </w:p>
    <w:p w14:paraId="049CBB3D" w14:textId="226A1FC8" w:rsidR="00925F8D" w:rsidRPr="00883F17" w:rsidRDefault="00355511">
      <w:pPr>
        <w:pBdr>
          <w:top w:val="nil"/>
          <w:left w:val="nil"/>
          <w:bottom w:val="nil"/>
          <w:right w:val="nil"/>
          <w:between w:val="nil"/>
        </w:pBdr>
        <w:spacing w:before="180" w:after="180" w:line="480" w:lineRule="auto"/>
        <w:ind w:right="-261"/>
        <w:rPr>
          <w:rFonts w:asciiTheme="minorHAnsi" w:hAnsiTheme="minorHAnsi"/>
          <w:lang w:val="en-US"/>
          <w:rPrChange w:id="3326" w:author="Microsoft Office User" w:date="2023-07-10T07:16:00Z">
            <w:rPr/>
          </w:rPrChange>
        </w:rPr>
      </w:pPr>
      <w:ins w:id="3327" w:author="Microsoft Office User" w:date="2023-05-11T15:17:00Z">
        <w:r w:rsidRPr="00883F17">
          <w:rPr>
            <w:rFonts w:asciiTheme="minorHAnsi" w:hAnsiTheme="minorHAnsi"/>
            <w:lang w:val="en-US"/>
            <w:rPrChange w:id="3328" w:author="Microsoft Office User" w:date="2023-07-10T07:16:00Z">
              <w:rPr>
                <w:lang w:val="en-US"/>
              </w:rPr>
            </w:rPrChange>
          </w:rPr>
          <w:lastRenderedPageBreak/>
          <w:t>W</w:t>
        </w:r>
      </w:ins>
      <w:del w:id="3329" w:author="Microsoft Office User" w:date="2023-05-11T15:17:00Z">
        <w:r w:rsidRPr="00883F17" w:rsidDel="00355511">
          <w:rPr>
            <w:rFonts w:asciiTheme="minorHAnsi" w:hAnsiTheme="minorHAnsi"/>
            <w:rPrChange w:id="3330" w:author="Microsoft Office User" w:date="2023-07-10T07:16:00Z">
              <w:rPr/>
            </w:rPrChange>
          </w:rPr>
          <w:delText>In addition, w</w:delText>
        </w:r>
      </w:del>
      <w:r w:rsidRPr="00883F17">
        <w:rPr>
          <w:rFonts w:asciiTheme="minorHAnsi" w:hAnsiTheme="minorHAnsi"/>
          <w:rPrChange w:id="3331" w:author="Microsoft Office User" w:date="2023-07-10T07:16:00Z">
            <w:rPr/>
          </w:rPrChange>
        </w:rPr>
        <w:t xml:space="preserve">ood respiration was greater in </w:t>
      </w:r>
      <w:r w:rsidRPr="00883F17">
        <w:rPr>
          <w:rFonts w:asciiTheme="minorHAnsi" w:hAnsiTheme="minorHAnsi"/>
          <w:i/>
          <w:rPrChange w:id="3332" w:author="Microsoft Office User" w:date="2023-07-10T07:16:00Z">
            <w:rPr>
              <w:i/>
            </w:rPr>
          </w:rPrChange>
        </w:rPr>
        <w:t>D. microcarpa</w:t>
      </w:r>
      <w:r w:rsidRPr="00883F17">
        <w:rPr>
          <w:rFonts w:asciiTheme="minorHAnsi" w:hAnsiTheme="minorHAnsi"/>
          <w:rPrChange w:id="3333" w:author="Microsoft Office User" w:date="2023-07-10T07:16:00Z">
            <w:rPr/>
          </w:rPrChange>
        </w:rPr>
        <w:t xml:space="preserve"> trees, probably because </w:t>
      </w:r>
      <w:ins w:id="3334" w:author="Microsoft Office User" w:date="2023-06-28T15:21:00Z">
        <w:r w:rsidR="00AE15AA" w:rsidRPr="00883F17">
          <w:rPr>
            <w:rFonts w:asciiTheme="minorHAnsi" w:hAnsiTheme="minorHAnsi"/>
            <w:lang w:val="en-US"/>
            <w:rPrChange w:id="3335" w:author="Microsoft Office User" w:date="2023-07-10T07:16:00Z">
              <w:rPr>
                <w:lang w:val="en-US"/>
              </w:rPr>
            </w:rPrChange>
          </w:rPr>
          <w:t>the living wood tissue in thes</w:t>
        </w:r>
      </w:ins>
      <w:ins w:id="3336" w:author="Microsoft Office User" w:date="2023-07-09T08:27:00Z">
        <w:r w:rsidR="003B6992" w:rsidRPr="00883F17">
          <w:rPr>
            <w:rFonts w:asciiTheme="minorHAnsi" w:hAnsiTheme="minorHAnsi"/>
            <w:lang w:val="en-US"/>
            <w:rPrChange w:id="3337" w:author="Microsoft Office User" w:date="2023-07-10T07:16:00Z">
              <w:rPr>
                <w:lang w:val="en-US"/>
              </w:rPr>
            </w:rPrChange>
          </w:rPr>
          <w:t>e</w:t>
        </w:r>
      </w:ins>
      <w:ins w:id="3338" w:author="Microsoft Office User" w:date="2023-06-28T15:21:00Z">
        <w:r w:rsidR="00AE15AA" w:rsidRPr="00883F17">
          <w:rPr>
            <w:rFonts w:asciiTheme="minorHAnsi" w:hAnsiTheme="minorHAnsi"/>
            <w:lang w:val="en-US"/>
            <w:rPrChange w:id="3339" w:author="Microsoft Office User" w:date="2023-07-10T07:16:00Z">
              <w:rPr>
                <w:lang w:val="en-US"/>
              </w:rPr>
            </w:rPrChange>
          </w:rPr>
          <w:t xml:space="preserve"> </w:t>
        </w:r>
      </w:ins>
      <w:ins w:id="3340" w:author="Microsoft Office User" w:date="2023-07-09T08:27:00Z">
        <w:r w:rsidR="003B6992" w:rsidRPr="00883F17">
          <w:rPr>
            <w:rFonts w:asciiTheme="minorHAnsi" w:hAnsiTheme="minorHAnsi"/>
            <w:lang w:val="en-US"/>
            <w:rPrChange w:id="3341" w:author="Microsoft Office User" w:date="2023-07-10T07:16:00Z">
              <w:rPr>
                <w:lang w:val="en-US"/>
              </w:rPr>
            </w:rPrChange>
          </w:rPr>
          <w:t>species</w:t>
        </w:r>
      </w:ins>
      <w:ins w:id="3342" w:author="Microsoft Office User" w:date="2023-06-28T15:21:00Z">
        <w:r w:rsidR="00AE15AA" w:rsidRPr="00883F17">
          <w:rPr>
            <w:rFonts w:asciiTheme="minorHAnsi" w:hAnsiTheme="minorHAnsi"/>
            <w:lang w:val="en-US"/>
            <w:rPrChange w:id="3343" w:author="Microsoft Office User" w:date="2023-07-10T07:16:00Z">
              <w:rPr>
                <w:lang w:val="en-US"/>
              </w:rPr>
            </w:rPrChange>
          </w:rPr>
          <w:t>, which is all th</w:t>
        </w:r>
      </w:ins>
      <w:ins w:id="3344" w:author="Microsoft Office User" w:date="2023-06-28T15:22:00Z">
        <w:r w:rsidR="00AE15AA" w:rsidRPr="00883F17">
          <w:rPr>
            <w:rFonts w:asciiTheme="minorHAnsi" w:hAnsiTheme="minorHAnsi"/>
            <w:lang w:val="en-US"/>
            <w:rPrChange w:id="3345" w:author="Microsoft Office User" w:date="2023-07-10T07:16:00Z">
              <w:rPr>
                <w:lang w:val="en-US"/>
              </w:rPr>
            </w:rPrChange>
          </w:rPr>
          <w:t xml:space="preserve">e living fibers plus parenchyma, is </w:t>
        </w:r>
      </w:ins>
      <w:ins w:id="3346" w:author="Microsoft Office User" w:date="2023-07-09T22:25:00Z">
        <w:r w:rsidR="003F0300" w:rsidRPr="00883F17">
          <w:rPr>
            <w:rFonts w:asciiTheme="minorHAnsi" w:hAnsiTheme="minorHAnsi"/>
            <w:lang w:val="en-US"/>
            <w:rPrChange w:id="3347" w:author="Microsoft Office User" w:date="2023-07-10T07:16:00Z">
              <w:rPr>
                <w:lang w:val="en-US"/>
              </w:rPr>
            </w:rPrChange>
          </w:rPr>
          <w:t>larger</w:t>
        </w:r>
      </w:ins>
      <w:del w:id="3348" w:author="Microsoft Office User" w:date="2023-06-28T15:22:00Z">
        <w:r w:rsidRPr="00883F17" w:rsidDel="00AE15AA">
          <w:rPr>
            <w:rFonts w:asciiTheme="minorHAnsi" w:hAnsiTheme="minorHAnsi"/>
            <w:rPrChange w:id="3349" w:author="Microsoft Office User" w:date="2023-07-10T07:16:00Z">
              <w:rPr/>
            </w:rPrChange>
          </w:rPr>
          <w:delText xml:space="preserve">of the large amount of living </w:delText>
        </w:r>
      </w:del>
      <w:ins w:id="3350" w:author="Microsoft Office User" w:date="2023-06-28T15:22:00Z">
        <w:r w:rsidR="00AE15AA" w:rsidRPr="00883F17">
          <w:rPr>
            <w:rFonts w:asciiTheme="minorHAnsi" w:hAnsiTheme="minorHAnsi"/>
            <w:lang w:val="en-US"/>
            <w:rPrChange w:id="3351" w:author="Microsoft Office User" w:date="2023-07-10T07:16:00Z">
              <w:rPr>
                <w:lang w:val="en-US"/>
              </w:rPr>
            </w:rPrChange>
          </w:rPr>
          <w:t xml:space="preserve"> than the living</w:t>
        </w:r>
      </w:ins>
      <w:ins w:id="3352" w:author="Microsoft Office User" w:date="2023-06-28T15:21:00Z">
        <w:r w:rsidR="00AE15AA" w:rsidRPr="00883F17">
          <w:rPr>
            <w:rFonts w:asciiTheme="minorHAnsi" w:hAnsiTheme="minorHAnsi"/>
            <w:lang w:val="en-US"/>
            <w:rPrChange w:id="3353" w:author="Microsoft Office User" w:date="2023-07-10T07:16:00Z">
              <w:rPr>
                <w:lang w:val="en-US"/>
              </w:rPr>
            </w:rPrChange>
          </w:rPr>
          <w:t xml:space="preserve"> </w:t>
        </w:r>
      </w:ins>
      <w:ins w:id="3354" w:author="Microsoft Office User" w:date="2023-05-11T15:17:00Z">
        <w:r w:rsidRPr="00883F17">
          <w:rPr>
            <w:rFonts w:asciiTheme="minorHAnsi" w:hAnsiTheme="minorHAnsi"/>
            <w:lang w:val="en-US"/>
            <w:rPrChange w:id="3355" w:author="Microsoft Office User" w:date="2023-07-10T07:16:00Z">
              <w:rPr>
                <w:lang w:val="en-US"/>
              </w:rPr>
            </w:rPrChange>
          </w:rPr>
          <w:t xml:space="preserve">wood </w:t>
        </w:r>
      </w:ins>
      <w:r w:rsidRPr="00883F17">
        <w:rPr>
          <w:rFonts w:asciiTheme="minorHAnsi" w:hAnsiTheme="minorHAnsi"/>
          <w:rPrChange w:id="3356" w:author="Microsoft Office User" w:date="2023-07-10T07:16:00Z">
            <w:rPr/>
          </w:rPrChange>
        </w:rPr>
        <w:t>tissue</w:t>
      </w:r>
      <w:ins w:id="3357" w:author="Microsoft Office User" w:date="2023-06-28T15:22:00Z">
        <w:r w:rsidR="00AE15AA" w:rsidRPr="00883F17">
          <w:rPr>
            <w:rFonts w:asciiTheme="minorHAnsi" w:hAnsiTheme="minorHAnsi"/>
            <w:lang w:val="en-US"/>
            <w:rPrChange w:id="3358" w:author="Microsoft Office User" w:date="2023-07-10T07:16:00Z">
              <w:rPr>
                <w:lang w:val="en-US"/>
              </w:rPr>
            </w:rPrChange>
          </w:rPr>
          <w:t xml:space="preserve"> </w:t>
        </w:r>
      </w:ins>
      <w:del w:id="3359" w:author="Microsoft Office User" w:date="2023-07-09T08:29:00Z">
        <w:r w:rsidRPr="00883F17" w:rsidDel="003B6992">
          <w:rPr>
            <w:rFonts w:asciiTheme="minorHAnsi" w:hAnsiTheme="minorHAnsi"/>
            <w:rPrChange w:id="3360" w:author="Microsoft Office User" w:date="2023-07-10T07:16:00Z">
              <w:rPr/>
            </w:rPrChange>
          </w:rPr>
          <w:delText xml:space="preserve"> </w:delText>
        </w:r>
      </w:del>
      <w:del w:id="3361" w:author="Microsoft Office User" w:date="2023-06-28T15:22:00Z">
        <w:r w:rsidRPr="00883F17" w:rsidDel="00AE15AA">
          <w:rPr>
            <w:rFonts w:asciiTheme="minorHAnsi" w:hAnsiTheme="minorHAnsi"/>
            <w:rPrChange w:id="3362" w:author="Microsoft Office User" w:date="2023-07-10T07:16:00Z">
              <w:rPr/>
            </w:rPrChange>
          </w:rPr>
          <w:delText xml:space="preserve">compared </w:delText>
        </w:r>
      </w:del>
      <w:ins w:id="3363" w:author="Microsoft Office User" w:date="2023-06-28T15:22:00Z">
        <w:r w:rsidR="00AE15AA" w:rsidRPr="00883F17">
          <w:rPr>
            <w:rFonts w:asciiTheme="minorHAnsi" w:hAnsiTheme="minorHAnsi"/>
            <w:lang w:val="en-US"/>
            <w:rPrChange w:id="3364" w:author="Microsoft Office User" w:date="2023-07-10T07:16:00Z">
              <w:rPr>
                <w:lang w:val="en-US"/>
              </w:rPr>
            </w:rPrChange>
          </w:rPr>
          <w:t>in</w:t>
        </w:r>
        <w:r w:rsidR="00AE15AA" w:rsidRPr="00883F17">
          <w:rPr>
            <w:rFonts w:asciiTheme="minorHAnsi" w:hAnsiTheme="minorHAnsi"/>
            <w:rPrChange w:id="3365" w:author="Microsoft Office User" w:date="2023-07-10T07:16:00Z">
              <w:rPr/>
            </w:rPrChange>
          </w:rPr>
          <w:t xml:space="preserve"> </w:t>
        </w:r>
      </w:ins>
      <w:r w:rsidRPr="00883F17">
        <w:rPr>
          <w:rFonts w:asciiTheme="minorHAnsi" w:hAnsiTheme="minorHAnsi"/>
          <w:rPrChange w:id="3366" w:author="Microsoft Office User" w:date="2023-07-10T07:16:00Z">
            <w:rPr/>
          </w:rPrChange>
        </w:rPr>
        <w:t xml:space="preserve">to </w:t>
      </w:r>
      <w:r w:rsidRPr="00883F17">
        <w:rPr>
          <w:rFonts w:asciiTheme="minorHAnsi" w:hAnsiTheme="minorHAnsi"/>
          <w:i/>
          <w:rPrChange w:id="3367" w:author="Microsoft Office User" w:date="2023-07-10T07:16:00Z">
            <w:rPr>
              <w:i/>
            </w:rPr>
          </w:rPrChange>
        </w:rPr>
        <w:t>S. guianensis</w:t>
      </w:r>
      <w:r w:rsidRPr="00883F17">
        <w:rPr>
          <w:rFonts w:asciiTheme="minorHAnsi" w:hAnsiTheme="minorHAnsi"/>
          <w:rPrChange w:id="3368" w:author="Microsoft Office User" w:date="2023-07-10T07:16:00Z">
            <w:rPr/>
          </w:rPrChange>
        </w:rPr>
        <w:t xml:space="preserve"> and </w:t>
      </w:r>
      <w:r w:rsidRPr="00883F17">
        <w:rPr>
          <w:rFonts w:asciiTheme="minorHAnsi" w:hAnsiTheme="minorHAnsi"/>
          <w:i/>
          <w:rPrChange w:id="3369" w:author="Microsoft Office User" w:date="2023-07-10T07:16:00Z">
            <w:rPr>
              <w:i/>
            </w:rPr>
          </w:rPrChange>
        </w:rPr>
        <w:t xml:space="preserve">O. leucoxylon </w:t>
      </w:r>
      <w:r w:rsidRPr="00883F17">
        <w:rPr>
          <w:rFonts w:asciiTheme="minorHAnsi" w:hAnsiTheme="minorHAnsi"/>
          <w:rPrChange w:id="3370" w:author="Microsoft Office User" w:date="2023-07-10T07:16:00Z">
            <w:rPr/>
          </w:rPrChange>
        </w:rPr>
        <w:t>trees, where respiration was lower</w:t>
      </w:r>
      <w:del w:id="3371" w:author="Microsoft Office User" w:date="2023-07-09T08:28:00Z">
        <w:r w:rsidRPr="00883F17" w:rsidDel="003B6992">
          <w:rPr>
            <w:rFonts w:asciiTheme="minorHAnsi" w:hAnsiTheme="minorHAnsi"/>
            <w:rPrChange w:id="3372" w:author="Microsoft Office User" w:date="2023-07-10T07:16:00Z">
              <w:rPr/>
            </w:rPrChange>
          </w:rPr>
          <w:delText xml:space="preserve"> </w:delText>
        </w:r>
        <w:commentRangeStart w:id="3373"/>
        <w:r w:rsidRPr="00883F17" w:rsidDel="003B6992">
          <w:rPr>
            <w:rFonts w:asciiTheme="minorHAnsi" w:hAnsiTheme="minorHAnsi"/>
            <w:rPrChange w:id="3374" w:author="Microsoft Office User" w:date="2023-07-10T07:16:00Z">
              <w:rPr/>
            </w:rPrChange>
          </w:rPr>
          <w:delText>(Teskey et al., 2008; Meir et al., 2020)</w:delText>
        </w:r>
        <w:commentRangeEnd w:id="3373"/>
        <w:r w:rsidR="00C94E73" w:rsidRPr="00883F17" w:rsidDel="003B6992">
          <w:rPr>
            <w:rStyle w:val="CommentReference"/>
            <w:rFonts w:asciiTheme="minorHAnsi" w:hAnsiTheme="minorHAnsi"/>
            <w:sz w:val="24"/>
            <w:szCs w:val="24"/>
            <w:rPrChange w:id="3375" w:author="Microsoft Office User" w:date="2023-07-10T07:16:00Z">
              <w:rPr>
                <w:rStyle w:val="CommentReference"/>
              </w:rPr>
            </w:rPrChange>
          </w:rPr>
          <w:commentReference w:id="3373"/>
        </w:r>
      </w:del>
      <w:r w:rsidRPr="00883F17">
        <w:rPr>
          <w:rFonts w:asciiTheme="minorHAnsi" w:hAnsiTheme="minorHAnsi"/>
          <w:rPrChange w:id="3376" w:author="Microsoft Office User" w:date="2023-07-10T07:16:00Z">
            <w:rPr/>
          </w:rPrChange>
        </w:rPr>
        <w:t xml:space="preserve">. Therefore, fiber-storing species such as </w:t>
      </w:r>
      <w:r w:rsidRPr="00883F17">
        <w:rPr>
          <w:rFonts w:asciiTheme="minorHAnsi" w:hAnsiTheme="minorHAnsi"/>
          <w:i/>
          <w:rPrChange w:id="3377" w:author="Microsoft Office User" w:date="2023-07-10T07:16:00Z">
            <w:rPr>
              <w:i/>
            </w:rPr>
          </w:rPrChange>
        </w:rPr>
        <w:t>D. microcarpa</w:t>
      </w:r>
      <w:r w:rsidRPr="00883F17">
        <w:rPr>
          <w:rFonts w:asciiTheme="minorHAnsi" w:hAnsiTheme="minorHAnsi"/>
          <w:rPrChange w:id="3378" w:author="Microsoft Office User" w:date="2023-07-10T07:16:00Z">
            <w:rPr/>
          </w:rPrChange>
        </w:rPr>
        <w:t xml:space="preserve"> trees may have greater carbon requirements to keep all living wood tissue alive, which may</w:t>
      </w:r>
      <w:ins w:id="3379" w:author="Microsoft Office User" w:date="2023-05-11T15:21:00Z">
        <w:r w:rsidR="00FE6F2F" w:rsidRPr="00883F17">
          <w:rPr>
            <w:rFonts w:asciiTheme="minorHAnsi" w:hAnsiTheme="minorHAnsi"/>
            <w:lang w:val="en-US"/>
            <w:rPrChange w:id="3380" w:author="Microsoft Office User" w:date="2023-07-10T07:16:00Z">
              <w:rPr>
                <w:lang w:val="en-US"/>
              </w:rPr>
            </w:rPrChange>
          </w:rPr>
          <w:t xml:space="preserve"> potentially</w:t>
        </w:r>
      </w:ins>
      <w:r w:rsidRPr="00883F17">
        <w:rPr>
          <w:rFonts w:asciiTheme="minorHAnsi" w:hAnsiTheme="minorHAnsi"/>
          <w:rPrChange w:id="3381" w:author="Microsoft Office User" w:date="2023-07-10T07:16:00Z">
            <w:rPr/>
          </w:rPrChange>
        </w:rPr>
        <w:t xml:space="preserve"> reduce their ability to regulate respiration seasonally.</w:t>
      </w:r>
      <w:ins w:id="3382" w:author="Microsoft Office User" w:date="2023-06-27T09:19:00Z">
        <w:r w:rsidR="00F27B36" w:rsidRPr="00883F17">
          <w:rPr>
            <w:rFonts w:asciiTheme="minorHAnsi" w:hAnsiTheme="minorHAnsi"/>
            <w:lang w:val="en-US"/>
            <w:rPrChange w:id="3383" w:author="Microsoft Office User" w:date="2023-07-10T07:16:00Z">
              <w:rPr>
                <w:lang w:val="en-US"/>
              </w:rPr>
            </w:rPrChange>
          </w:rPr>
          <w:t xml:space="preserve"> </w:t>
        </w:r>
      </w:ins>
      <w:r w:rsidRPr="00883F17">
        <w:rPr>
          <w:rFonts w:asciiTheme="minorHAnsi" w:hAnsiTheme="minorHAnsi"/>
          <w:rPrChange w:id="3384" w:author="Microsoft Office User" w:date="2023-07-10T07:16:00Z">
            <w:rPr/>
          </w:rPrChange>
        </w:rPr>
        <w:t xml:space="preserve"> </w:t>
      </w:r>
      <w:r w:rsidRPr="00883F17">
        <w:rPr>
          <w:rFonts w:asciiTheme="minorHAnsi" w:eastAsia="Cambria" w:hAnsiTheme="minorHAnsi" w:cs="Cambria"/>
          <w:rPrChange w:id="3385" w:author="Microsoft Office User" w:date="2023-07-10T07:16:00Z">
            <w:rPr>
              <w:rFonts w:ascii="Cambria" w:eastAsia="Cambria" w:hAnsi="Cambria" w:cs="Cambria"/>
            </w:rPr>
          </w:rPrChange>
        </w:rPr>
        <w:t>These results suggest that wood anatomical traits such as living fibers may indicate a large carbon demand for respiration that may heavily compete with other carbon sinks such as growth, leading these trees to have a stronger regulation o</w:t>
      </w:r>
      <w:r w:rsidRPr="00883F17">
        <w:rPr>
          <w:rFonts w:asciiTheme="minorHAnsi" w:hAnsiTheme="minorHAnsi"/>
          <w:rPrChange w:id="3386" w:author="Microsoft Office User" w:date="2023-07-10T07:16:00Z">
            <w:rPr/>
          </w:rPrChange>
        </w:rPr>
        <w:t>f</w:t>
      </w:r>
      <w:r w:rsidRPr="00883F17">
        <w:rPr>
          <w:rFonts w:asciiTheme="minorHAnsi" w:eastAsia="Cambria" w:hAnsiTheme="minorHAnsi" w:cs="Cambria"/>
          <w:rPrChange w:id="3387" w:author="Microsoft Office User" w:date="2023-07-10T07:16:00Z">
            <w:rPr>
              <w:rFonts w:ascii="Cambria" w:eastAsia="Cambria" w:hAnsi="Cambria" w:cs="Cambria"/>
            </w:rPr>
          </w:rPrChange>
        </w:rPr>
        <w:t xml:space="preserve"> growth rates and have a high reliance on storage.</w:t>
      </w:r>
      <w:ins w:id="3388" w:author="Microsoft Office User" w:date="2023-06-27T09:20:00Z">
        <w:r w:rsidR="00F27B36" w:rsidRPr="00883F17">
          <w:rPr>
            <w:rFonts w:asciiTheme="minorHAnsi" w:eastAsia="Cambria" w:hAnsiTheme="minorHAnsi" w:cs="Cambria"/>
            <w:lang w:val="en-US"/>
            <w:rPrChange w:id="3389" w:author="Microsoft Office User" w:date="2023-07-10T07:16:00Z">
              <w:rPr>
                <w:rFonts w:ascii="Cambria" w:eastAsia="Cambria" w:hAnsi="Cambria" w:cs="Cambria"/>
                <w:lang w:val="en-US"/>
              </w:rPr>
            </w:rPrChange>
          </w:rPr>
          <w:t xml:space="preserve"> T</w:t>
        </w:r>
      </w:ins>
      <w:ins w:id="3390" w:author="Microsoft Office User" w:date="2023-06-27T09:21:00Z">
        <w:r w:rsidR="00F27B36" w:rsidRPr="00883F17">
          <w:rPr>
            <w:rFonts w:asciiTheme="minorHAnsi" w:eastAsia="Cambria" w:hAnsiTheme="minorHAnsi" w:cs="Cambria"/>
            <w:lang w:val="en-US"/>
            <w:rPrChange w:id="3391" w:author="Microsoft Office User" w:date="2023-07-10T07:16:00Z">
              <w:rPr>
                <w:rFonts w:ascii="Cambria" w:eastAsia="Cambria" w:hAnsi="Cambria" w:cs="Cambria"/>
                <w:lang w:val="en-US"/>
              </w:rPr>
            </w:rPrChange>
          </w:rPr>
          <w:t>hen, these results suggest that living wood biomass may have a stronger control over wood respiration than the environmental conditions.</w:t>
        </w:r>
      </w:ins>
    </w:p>
    <w:p w14:paraId="0BC7C78A" w14:textId="364402B8" w:rsidR="00925F8D" w:rsidRPr="00883F17" w:rsidRDefault="00000000">
      <w:pPr>
        <w:pStyle w:val="Heading2"/>
        <w:spacing w:line="480" w:lineRule="auto"/>
        <w:ind w:right="-261"/>
        <w:rPr>
          <w:rFonts w:asciiTheme="minorHAnsi" w:hAnsiTheme="minorHAnsi"/>
          <w:color w:val="000000"/>
          <w:sz w:val="24"/>
          <w:szCs w:val="24"/>
          <w:lang w:val="en-US"/>
          <w:rPrChange w:id="3392" w:author="Microsoft Office User" w:date="2023-07-10T07:16:00Z">
            <w:rPr>
              <w:color w:val="000000"/>
              <w:lang w:val="en-US"/>
            </w:rPr>
          </w:rPrChange>
        </w:rPr>
      </w:pPr>
      <w:r w:rsidRPr="00883F17">
        <w:rPr>
          <w:rFonts w:asciiTheme="minorHAnsi" w:hAnsiTheme="minorHAnsi"/>
          <w:color w:val="000000"/>
          <w:sz w:val="24"/>
          <w:szCs w:val="24"/>
          <w:rPrChange w:id="3393" w:author="Microsoft Office User" w:date="2023-07-10T07:16:00Z">
            <w:rPr>
              <w:color w:val="000000"/>
            </w:rPr>
          </w:rPrChange>
        </w:rPr>
        <w:t xml:space="preserve">4.3. Starch </w:t>
      </w:r>
      <w:del w:id="3394" w:author="Microsoft Office User" w:date="2023-05-11T15:34:00Z">
        <w:r w:rsidRPr="00883F17" w:rsidDel="00A71250">
          <w:rPr>
            <w:rFonts w:asciiTheme="minorHAnsi" w:hAnsiTheme="minorHAnsi"/>
            <w:color w:val="000000"/>
            <w:sz w:val="24"/>
            <w:szCs w:val="24"/>
            <w:rPrChange w:id="3395" w:author="Microsoft Office User" w:date="2023-07-10T07:16:00Z">
              <w:rPr>
                <w:color w:val="000000"/>
              </w:rPr>
            </w:rPrChange>
          </w:rPr>
          <w:delText xml:space="preserve">mass is non-linearly related to precipitation and relative humidity </w:delText>
        </w:r>
        <w:r w:rsidR="00A868CD" w:rsidRPr="00883F17" w:rsidDel="00A71250">
          <w:rPr>
            <w:rFonts w:asciiTheme="minorHAnsi" w:hAnsiTheme="minorHAnsi"/>
            <w:color w:val="000000"/>
            <w:sz w:val="24"/>
            <w:szCs w:val="24"/>
            <w:lang w:val="en-US"/>
            <w:rPrChange w:id="3396" w:author="Microsoft Office User" w:date="2023-07-10T07:16:00Z">
              <w:rPr>
                <w:color w:val="000000"/>
                <w:lang w:val="en-US"/>
              </w:rPr>
            </w:rPrChange>
          </w:rPr>
          <w:delText>in fiber-storing species</w:delText>
        </w:r>
      </w:del>
      <w:ins w:id="3397" w:author="Microsoft Office User" w:date="2023-05-11T15:34:00Z">
        <w:r w:rsidR="00A71250" w:rsidRPr="00883F17">
          <w:rPr>
            <w:rFonts w:asciiTheme="minorHAnsi" w:hAnsiTheme="minorHAnsi"/>
            <w:color w:val="000000"/>
            <w:sz w:val="24"/>
            <w:szCs w:val="24"/>
            <w:lang w:val="en-US"/>
            <w:rPrChange w:id="3398" w:author="Microsoft Office User" w:date="2023-07-10T07:16:00Z">
              <w:rPr>
                <w:color w:val="000000"/>
                <w:lang w:val="en-US"/>
              </w:rPr>
            </w:rPrChange>
          </w:rPr>
          <w:t xml:space="preserve">is consumed during the peak of the dry and the wet season </w:t>
        </w:r>
      </w:ins>
    </w:p>
    <w:p w14:paraId="0A3EAB57" w14:textId="6F71B25E" w:rsidR="00925F8D" w:rsidRPr="00883F17" w:rsidDel="007F5DA5" w:rsidRDefault="00000000">
      <w:pPr>
        <w:pBdr>
          <w:top w:val="nil"/>
          <w:left w:val="nil"/>
          <w:bottom w:val="nil"/>
          <w:right w:val="nil"/>
          <w:between w:val="nil"/>
        </w:pBdr>
        <w:spacing w:before="180" w:after="180" w:line="480" w:lineRule="auto"/>
        <w:ind w:right="-261"/>
        <w:rPr>
          <w:del w:id="3399" w:author="Microsoft Office User" w:date="2023-07-09T22:35:00Z"/>
          <w:rFonts w:asciiTheme="minorHAnsi" w:eastAsia="Cambria" w:hAnsiTheme="minorHAnsi" w:cs="Cambria"/>
          <w:lang w:val="en-US"/>
          <w:rPrChange w:id="3400" w:author="Microsoft Office User" w:date="2023-07-10T07:16:00Z">
            <w:rPr>
              <w:del w:id="3401" w:author="Microsoft Office User" w:date="2023-07-09T22:35:00Z"/>
            </w:rPr>
          </w:rPrChange>
        </w:rPr>
      </w:pPr>
      <w:del w:id="3402" w:author="Microsoft Office User" w:date="2023-05-11T15:26:00Z">
        <w:r w:rsidRPr="00883F17" w:rsidDel="00FE6F2F">
          <w:rPr>
            <w:rFonts w:asciiTheme="minorHAnsi" w:eastAsia="Cambria" w:hAnsiTheme="minorHAnsi" w:cs="Cambria"/>
            <w:rPrChange w:id="3403" w:author="Microsoft Office User" w:date="2023-07-10T07:16:00Z">
              <w:rPr>
                <w:rFonts w:ascii="Cambria" w:eastAsia="Cambria" w:hAnsi="Cambria" w:cs="Cambria"/>
              </w:rPr>
            </w:rPrChange>
          </w:rPr>
          <w:delText>As discussed above, seasonal changes in starch content correspon</w:delText>
        </w:r>
        <w:r w:rsidRPr="00883F17" w:rsidDel="00FE6F2F">
          <w:rPr>
            <w:rFonts w:asciiTheme="minorHAnsi" w:hAnsiTheme="minorHAnsi"/>
            <w:rPrChange w:id="3404" w:author="Microsoft Office User" w:date="2023-07-10T07:16:00Z">
              <w:rPr/>
            </w:rPrChange>
          </w:rPr>
          <w:delText>ded</w:delText>
        </w:r>
        <w:r w:rsidRPr="00883F17" w:rsidDel="00FE6F2F">
          <w:rPr>
            <w:rFonts w:asciiTheme="minorHAnsi" w:eastAsia="Cambria" w:hAnsiTheme="minorHAnsi" w:cs="Cambria"/>
            <w:rPrChange w:id="3405" w:author="Microsoft Office User" w:date="2023-07-10T07:16:00Z">
              <w:rPr>
                <w:rFonts w:ascii="Cambria" w:eastAsia="Cambria" w:hAnsi="Cambria" w:cs="Cambria"/>
              </w:rPr>
            </w:rPrChange>
          </w:rPr>
          <w:delText xml:space="preserve"> with</w:delText>
        </w:r>
        <w:r w:rsidRPr="00883F17" w:rsidDel="00FE6F2F">
          <w:rPr>
            <w:rFonts w:asciiTheme="minorHAnsi" w:hAnsiTheme="minorHAnsi"/>
            <w:rPrChange w:id="3406" w:author="Microsoft Office User" w:date="2023-07-10T07:16:00Z">
              <w:rPr/>
            </w:rPrChange>
          </w:rPr>
          <w:delText xml:space="preserve"> </w:delText>
        </w:r>
        <w:r w:rsidRPr="00883F17" w:rsidDel="00FE6F2F">
          <w:rPr>
            <w:rFonts w:asciiTheme="minorHAnsi" w:eastAsia="Cambria" w:hAnsiTheme="minorHAnsi" w:cs="Cambria"/>
            <w:rPrChange w:id="3407" w:author="Microsoft Office User" w:date="2023-07-10T07:16:00Z">
              <w:rPr>
                <w:rFonts w:ascii="Cambria" w:eastAsia="Cambria" w:hAnsi="Cambria" w:cs="Cambria"/>
              </w:rPr>
            </w:rPrChange>
          </w:rPr>
          <w:delText xml:space="preserve">imbalances between carbon sources and sinks. These imbalances might have been induced by seasonal changes in precipitation and relative humidity causing leaf abscission for the two semi-deciduous species. </w:delText>
        </w:r>
      </w:del>
      <w:del w:id="3408" w:author="Microsoft Office User" w:date="2023-05-11T15:33:00Z">
        <w:r w:rsidRPr="00883F17" w:rsidDel="00A71250">
          <w:rPr>
            <w:rFonts w:asciiTheme="minorHAnsi" w:eastAsia="Cambria" w:hAnsiTheme="minorHAnsi" w:cs="Cambria"/>
            <w:rPrChange w:id="3409" w:author="Microsoft Office User" w:date="2023-07-10T07:16:00Z">
              <w:rPr>
                <w:rFonts w:ascii="Cambria" w:eastAsia="Cambria" w:hAnsi="Cambria" w:cs="Cambria"/>
              </w:rPr>
            </w:rPrChange>
          </w:rPr>
          <w:delText xml:space="preserve">For </w:delText>
        </w:r>
        <w:r w:rsidRPr="00883F17" w:rsidDel="00A71250">
          <w:rPr>
            <w:rFonts w:asciiTheme="minorHAnsi" w:eastAsia="Cambria" w:hAnsiTheme="minorHAnsi" w:cs="Cambria"/>
            <w:i/>
            <w:rPrChange w:id="3410" w:author="Microsoft Office User" w:date="2023-07-10T07:16:00Z">
              <w:rPr>
                <w:rFonts w:ascii="Cambria" w:eastAsia="Cambria" w:hAnsi="Cambria" w:cs="Cambria"/>
                <w:i/>
              </w:rPr>
            </w:rPrChange>
          </w:rPr>
          <w:delText>D. microcarpa</w:delText>
        </w:r>
        <w:r w:rsidRPr="00883F17" w:rsidDel="00A71250">
          <w:rPr>
            <w:rFonts w:asciiTheme="minorHAnsi" w:eastAsia="Cambria" w:hAnsiTheme="minorHAnsi" w:cs="Cambria"/>
            <w:rPrChange w:id="3411" w:author="Microsoft Office User" w:date="2023-07-10T07:16:00Z">
              <w:rPr>
                <w:rFonts w:ascii="Cambria" w:eastAsia="Cambria" w:hAnsi="Cambria" w:cs="Cambria"/>
              </w:rPr>
            </w:rPrChange>
          </w:rPr>
          <w:delText>, the starch response to monthly precipitation and relative humidity appears to be non-linear following a</w:delText>
        </w:r>
        <w:r w:rsidRPr="00883F17" w:rsidDel="00A71250">
          <w:rPr>
            <w:rFonts w:asciiTheme="minorHAnsi" w:hAnsiTheme="minorHAnsi"/>
            <w:rPrChange w:id="3412" w:author="Microsoft Office User" w:date="2023-07-10T07:16:00Z">
              <w:rPr/>
            </w:rPrChange>
          </w:rPr>
          <w:delText>n inverted-U trend</w:delText>
        </w:r>
        <w:r w:rsidRPr="00883F17" w:rsidDel="00A71250">
          <w:rPr>
            <w:rFonts w:asciiTheme="minorHAnsi" w:eastAsia="Cambria" w:hAnsiTheme="minorHAnsi" w:cs="Cambria"/>
            <w:rPrChange w:id="3413" w:author="Microsoft Office User" w:date="2023-07-10T07:16:00Z">
              <w:rPr>
                <w:rFonts w:ascii="Cambria" w:eastAsia="Cambria" w:hAnsi="Cambria" w:cs="Cambria"/>
              </w:rPr>
            </w:rPrChange>
          </w:rPr>
          <w:delText>.</w:delText>
        </w:r>
      </w:del>
      <w:ins w:id="3414" w:author="Microsoft Office User" w:date="2023-05-11T15:34:00Z">
        <w:r w:rsidR="00A71250" w:rsidRPr="00883F17">
          <w:rPr>
            <w:rFonts w:asciiTheme="minorHAnsi" w:eastAsia="Cambria" w:hAnsiTheme="minorHAnsi" w:cs="Cambria"/>
            <w:lang w:val="en-US"/>
            <w:rPrChange w:id="3415" w:author="Microsoft Office User" w:date="2023-07-10T07:16:00Z">
              <w:rPr>
                <w:rFonts w:ascii="Cambria" w:eastAsia="Cambria" w:hAnsi="Cambria" w:cs="Cambria"/>
                <w:lang w:val="en-US"/>
              </w:rPr>
            </w:rPrChange>
          </w:rPr>
          <w:t>Our results show that in general starch seems to be consumed not only during the peak of the dry season</w:t>
        </w:r>
      </w:ins>
      <w:ins w:id="3416" w:author="Microsoft Office User" w:date="2023-07-09T22:46:00Z">
        <w:r w:rsidR="00CB267A" w:rsidRPr="00883F17">
          <w:rPr>
            <w:rFonts w:asciiTheme="minorHAnsi" w:eastAsia="Cambria" w:hAnsiTheme="minorHAnsi" w:cs="Cambria"/>
            <w:lang w:val="en-US"/>
            <w:rPrChange w:id="3417" w:author="Microsoft Office User" w:date="2023-07-10T07:16:00Z">
              <w:rPr>
                <w:rFonts w:ascii="Cambria" w:eastAsia="Cambria" w:hAnsi="Cambria" w:cs="Cambria"/>
                <w:lang w:val="en-US"/>
              </w:rPr>
            </w:rPrChange>
          </w:rPr>
          <w:t xml:space="preserve"> (Fig S</w:t>
        </w:r>
      </w:ins>
      <w:ins w:id="3418" w:author="Microsoft Office User" w:date="2023-07-09T22:47:00Z">
        <w:r w:rsidR="00CB267A" w:rsidRPr="00883F17">
          <w:rPr>
            <w:rFonts w:asciiTheme="minorHAnsi" w:eastAsia="Cambria" w:hAnsiTheme="minorHAnsi" w:cs="Cambria"/>
            <w:lang w:val="en-US"/>
            <w:rPrChange w:id="3419" w:author="Microsoft Office User" w:date="2023-07-10T07:16:00Z">
              <w:rPr>
                <w:rFonts w:ascii="Cambria" w:eastAsia="Cambria" w:hAnsi="Cambria" w:cs="Cambria"/>
                <w:lang w:val="en-US"/>
              </w:rPr>
            </w:rPrChange>
          </w:rPr>
          <w:t>3)</w:t>
        </w:r>
      </w:ins>
      <w:ins w:id="3420" w:author="Microsoft Office User" w:date="2023-05-12T13:54:00Z">
        <w:r w:rsidR="00096D61" w:rsidRPr="00883F17">
          <w:rPr>
            <w:rFonts w:asciiTheme="minorHAnsi" w:eastAsia="Cambria" w:hAnsiTheme="minorHAnsi" w:cs="Cambria"/>
            <w:lang w:val="en-US"/>
            <w:rPrChange w:id="3421" w:author="Microsoft Office User" w:date="2023-07-10T07:16:00Z">
              <w:rPr>
                <w:rFonts w:ascii="Cambria" w:eastAsia="Cambria" w:hAnsi="Cambria" w:cs="Cambria"/>
                <w:lang w:val="en-US"/>
              </w:rPr>
            </w:rPrChange>
          </w:rPr>
          <w:t>, as expected,</w:t>
        </w:r>
      </w:ins>
      <w:ins w:id="3422" w:author="Microsoft Office User" w:date="2023-05-11T15:34:00Z">
        <w:r w:rsidR="00A71250" w:rsidRPr="00883F17">
          <w:rPr>
            <w:rFonts w:asciiTheme="minorHAnsi" w:eastAsia="Cambria" w:hAnsiTheme="minorHAnsi" w:cs="Cambria"/>
            <w:lang w:val="en-US"/>
            <w:rPrChange w:id="3423" w:author="Microsoft Office User" w:date="2023-07-10T07:16:00Z">
              <w:rPr>
                <w:rFonts w:ascii="Cambria" w:eastAsia="Cambria" w:hAnsi="Cambria" w:cs="Cambria"/>
                <w:lang w:val="en-US"/>
              </w:rPr>
            </w:rPrChange>
          </w:rPr>
          <w:t xml:space="preserve"> </w:t>
        </w:r>
      </w:ins>
      <w:ins w:id="3424" w:author="Microsoft Office User" w:date="2023-05-11T15:35:00Z">
        <w:r w:rsidR="00A71250" w:rsidRPr="00883F17">
          <w:rPr>
            <w:rFonts w:asciiTheme="minorHAnsi" w:eastAsia="Cambria" w:hAnsiTheme="minorHAnsi" w:cs="Cambria"/>
            <w:lang w:val="en-US"/>
            <w:rPrChange w:id="3425" w:author="Microsoft Office User" w:date="2023-07-10T07:16:00Z">
              <w:rPr>
                <w:rFonts w:ascii="Cambria" w:eastAsia="Cambria" w:hAnsi="Cambria" w:cs="Cambria"/>
                <w:lang w:val="en-US"/>
              </w:rPr>
            </w:rPrChange>
          </w:rPr>
          <w:t>but also during the peak of the wet season</w:t>
        </w:r>
      </w:ins>
      <w:ins w:id="3426" w:author="Microsoft Office User" w:date="2023-07-09T22:27:00Z">
        <w:r w:rsidR="003F0300" w:rsidRPr="00883F17">
          <w:rPr>
            <w:rFonts w:asciiTheme="minorHAnsi" w:eastAsia="Cambria" w:hAnsiTheme="minorHAnsi" w:cs="Cambria"/>
            <w:lang w:val="en-US"/>
            <w:rPrChange w:id="3427" w:author="Microsoft Office User" w:date="2023-07-10T07:16:00Z">
              <w:rPr>
                <w:rFonts w:ascii="Cambria" w:eastAsia="Cambria" w:hAnsi="Cambria" w:cs="Cambria"/>
                <w:lang w:val="en-US"/>
              </w:rPr>
            </w:rPrChange>
          </w:rPr>
          <w:t xml:space="preserve"> for most of the species</w:t>
        </w:r>
      </w:ins>
      <w:ins w:id="3428" w:author="Microsoft Office User" w:date="2023-05-11T15:35:00Z">
        <w:r w:rsidR="00A71250" w:rsidRPr="00883F17">
          <w:rPr>
            <w:rFonts w:asciiTheme="minorHAnsi" w:eastAsia="Cambria" w:hAnsiTheme="minorHAnsi" w:cs="Cambria"/>
            <w:lang w:val="en-US"/>
            <w:rPrChange w:id="3429" w:author="Microsoft Office User" w:date="2023-07-10T07:16:00Z">
              <w:rPr>
                <w:rFonts w:ascii="Cambria" w:eastAsia="Cambria" w:hAnsi="Cambria" w:cs="Cambria"/>
                <w:lang w:val="en-US"/>
              </w:rPr>
            </w:rPrChange>
          </w:rPr>
          <w:t xml:space="preserve"> (Fig 7</w:t>
        </w:r>
      </w:ins>
      <w:ins w:id="3430" w:author="Microsoft Office User" w:date="2023-07-09T22:47:00Z">
        <w:r w:rsidR="00CB267A" w:rsidRPr="00883F17">
          <w:rPr>
            <w:rFonts w:asciiTheme="minorHAnsi" w:eastAsia="Cambria" w:hAnsiTheme="minorHAnsi" w:cs="Cambria"/>
            <w:lang w:val="en-US"/>
            <w:rPrChange w:id="3431" w:author="Microsoft Office User" w:date="2023-07-10T07:16:00Z">
              <w:rPr>
                <w:rFonts w:ascii="Cambria" w:eastAsia="Cambria" w:hAnsi="Cambria" w:cs="Cambria"/>
                <w:lang w:val="en-US"/>
              </w:rPr>
            </w:rPrChange>
          </w:rPr>
          <w:t>, Fig S3</w:t>
        </w:r>
      </w:ins>
      <w:ins w:id="3432" w:author="Microsoft Office User" w:date="2023-05-11T15:35:00Z">
        <w:r w:rsidR="00A71250" w:rsidRPr="00883F17">
          <w:rPr>
            <w:rFonts w:asciiTheme="minorHAnsi" w:eastAsia="Cambria" w:hAnsiTheme="minorHAnsi" w:cs="Cambria"/>
            <w:lang w:val="en-US"/>
            <w:rPrChange w:id="3433" w:author="Microsoft Office User" w:date="2023-07-10T07:16:00Z">
              <w:rPr>
                <w:rFonts w:ascii="Cambria" w:eastAsia="Cambria" w:hAnsi="Cambria" w:cs="Cambria"/>
                <w:lang w:val="en-US"/>
              </w:rPr>
            </w:rPrChange>
          </w:rPr>
          <w:t xml:space="preserve">). This is </w:t>
        </w:r>
      </w:ins>
      <w:ins w:id="3434" w:author="Microsoft Office User" w:date="2023-05-11T15:36:00Z">
        <w:r w:rsidR="00A71250" w:rsidRPr="00883F17">
          <w:rPr>
            <w:rFonts w:asciiTheme="minorHAnsi" w:eastAsia="Cambria" w:hAnsiTheme="minorHAnsi" w:cs="Cambria"/>
            <w:lang w:val="en-US"/>
            <w:rPrChange w:id="3435" w:author="Microsoft Office User" w:date="2023-07-10T07:16:00Z">
              <w:rPr>
                <w:rFonts w:ascii="Cambria" w:eastAsia="Cambria" w:hAnsi="Cambria" w:cs="Cambria"/>
                <w:lang w:val="en-US"/>
              </w:rPr>
            </w:rPrChange>
          </w:rPr>
          <w:t>clearer</w:t>
        </w:r>
      </w:ins>
      <w:ins w:id="3436" w:author="Microsoft Office User" w:date="2023-05-11T15:35:00Z">
        <w:r w:rsidR="00A71250" w:rsidRPr="00883F17">
          <w:rPr>
            <w:rFonts w:asciiTheme="minorHAnsi" w:eastAsia="Cambria" w:hAnsiTheme="minorHAnsi" w:cs="Cambria"/>
            <w:lang w:val="en-US"/>
            <w:rPrChange w:id="3437" w:author="Microsoft Office User" w:date="2023-07-10T07:16:00Z">
              <w:rPr>
                <w:rFonts w:ascii="Cambria" w:eastAsia="Cambria" w:hAnsi="Cambria" w:cs="Cambria"/>
                <w:lang w:val="en-US"/>
              </w:rPr>
            </w:rPrChange>
          </w:rPr>
          <w:t xml:space="preserve"> for</w:t>
        </w:r>
      </w:ins>
      <w:ins w:id="3438" w:author="Microsoft Office User" w:date="2023-07-09T22:28:00Z">
        <w:r w:rsidR="003F0300" w:rsidRPr="00883F17">
          <w:rPr>
            <w:rFonts w:asciiTheme="minorHAnsi" w:eastAsia="Cambria" w:hAnsiTheme="minorHAnsi" w:cs="Cambria"/>
            <w:lang w:val="en-US"/>
            <w:rPrChange w:id="3439" w:author="Microsoft Office User" w:date="2023-07-10T07:16:00Z">
              <w:rPr>
                <w:rFonts w:ascii="Cambria" w:eastAsia="Cambria" w:hAnsi="Cambria" w:cs="Cambria"/>
                <w:lang w:val="en-US"/>
              </w:rPr>
            </w:rPrChange>
          </w:rPr>
          <w:t xml:space="preserve"> </w:t>
        </w:r>
        <w:r w:rsidR="003F0300" w:rsidRPr="00883F17">
          <w:rPr>
            <w:rFonts w:asciiTheme="minorHAnsi" w:eastAsia="Cambria" w:hAnsiTheme="minorHAnsi" w:cs="Cambria"/>
            <w:i/>
            <w:iCs/>
            <w:lang w:val="en-US"/>
            <w:rPrChange w:id="3440" w:author="Microsoft Office User" w:date="2023-07-10T07:16:00Z">
              <w:rPr>
                <w:rFonts w:ascii="Cambria" w:eastAsia="Cambria" w:hAnsi="Cambria" w:cs="Cambria"/>
                <w:lang w:val="en-US"/>
              </w:rPr>
            </w:rPrChange>
          </w:rPr>
          <w:t>D. m</w:t>
        </w:r>
        <w:r w:rsidR="003F0300" w:rsidRPr="00883F17">
          <w:rPr>
            <w:rFonts w:asciiTheme="minorHAnsi" w:eastAsia="Cambria" w:hAnsiTheme="minorHAnsi" w:cs="Cambria"/>
            <w:i/>
            <w:iCs/>
            <w:lang w:val="en-US"/>
            <w:rPrChange w:id="3441" w:author="Microsoft Office User" w:date="2023-07-10T07:16:00Z">
              <w:rPr>
                <w:rFonts w:ascii="Cambria" w:eastAsia="Cambria" w:hAnsi="Cambria" w:cs="Cambria"/>
                <w:i/>
                <w:iCs/>
                <w:lang w:val="en-US"/>
              </w:rPr>
            </w:rPrChange>
          </w:rPr>
          <w:t>i</w:t>
        </w:r>
        <w:r w:rsidR="003F0300" w:rsidRPr="00883F17">
          <w:rPr>
            <w:rFonts w:asciiTheme="minorHAnsi" w:eastAsia="Cambria" w:hAnsiTheme="minorHAnsi" w:cs="Cambria"/>
            <w:i/>
            <w:iCs/>
            <w:lang w:val="en-US"/>
            <w:rPrChange w:id="3442" w:author="Microsoft Office User" w:date="2023-07-10T07:16:00Z">
              <w:rPr>
                <w:rFonts w:ascii="Cambria" w:eastAsia="Cambria" w:hAnsi="Cambria" w:cs="Cambria"/>
                <w:lang w:val="en-US"/>
              </w:rPr>
            </w:rPrChange>
          </w:rPr>
          <w:t>crocarpa</w:t>
        </w:r>
        <w:r w:rsidR="003F0300" w:rsidRPr="00883F17">
          <w:rPr>
            <w:rFonts w:asciiTheme="minorHAnsi" w:eastAsia="Cambria" w:hAnsiTheme="minorHAnsi" w:cs="Cambria"/>
            <w:lang w:val="en-US"/>
            <w:rPrChange w:id="3443" w:author="Microsoft Office User" w:date="2023-07-10T07:16:00Z">
              <w:rPr>
                <w:rFonts w:ascii="Cambria" w:eastAsia="Cambria" w:hAnsi="Cambria" w:cs="Cambria"/>
                <w:lang w:val="en-US"/>
              </w:rPr>
            </w:rPrChange>
          </w:rPr>
          <w:t xml:space="preserve"> and </w:t>
        </w:r>
        <w:r w:rsidR="003F0300" w:rsidRPr="00883F17">
          <w:rPr>
            <w:rFonts w:asciiTheme="minorHAnsi" w:eastAsia="Cambria" w:hAnsiTheme="minorHAnsi" w:cs="Cambria"/>
            <w:i/>
            <w:iCs/>
            <w:lang w:val="en-US"/>
            <w:rPrChange w:id="3444" w:author="Microsoft Office User" w:date="2023-07-10T07:16:00Z">
              <w:rPr>
                <w:rFonts w:ascii="Cambria" w:eastAsia="Cambria" w:hAnsi="Cambria" w:cs="Cambria"/>
                <w:lang w:val="en-US"/>
              </w:rPr>
            </w:rPrChange>
          </w:rPr>
          <w:t>O. leucoxylon</w:t>
        </w:r>
        <w:r w:rsidR="003F0300" w:rsidRPr="00883F17">
          <w:rPr>
            <w:rFonts w:asciiTheme="minorHAnsi" w:eastAsia="Cambria" w:hAnsiTheme="minorHAnsi" w:cs="Cambria"/>
            <w:lang w:val="en-US"/>
            <w:rPrChange w:id="3445" w:author="Microsoft Office User" w:date="2023-07-10T07:16:00Z">
              <w:rPr>
                <w:rFonts w:ascii="Cambria" w:eastAsia="Cambria" w:hAnsi="Cambria" w:cs="Cambria"/>
                <w:lang w:val="en-US"/>
              </w:rPr>
            </w:rPrChange>
          </w:rPr>
          <w:t xml:space="preserve"> but we did not </w:t>
        </w:r>
      </w:ins>
      <w:ins w:id="3446" w:author="Microsoft Office User" w:date="2023-07-09T22:36:00Z">
        <w:r w:rsidR="007F5DA5" w:rsidRPr="00883F17">
          <w:rPr>
            <w:rFonts w:asciiTheme="minorHAnsi" w:eastAsia="Cambria" w:hAnsiTheme="minorHAnsi" w:cs="Cambria"/>
            <w:lang w:val="en-US"/>
            <w:rPrChange w:id="3447" w:author="Microsoft Office User" w:date="2023-07-10T07:16:00Z">
              <w:rPr>
                <w:rFonts w:ascii="Cambria" w:eastAsia="Cambria" w:hAnsi="Cambria" w:cs="Cambria"/>
                <w:lang w:val="en-US"/>
              </w:rPr>
            </w:rPrChange>
          </w:rPr>
          <w:t>observe</w:t>
        </w:r>
      </w:ins>
      <w:ins w:id="3448" w:author="Microsoft Office User" w:date="2023-07-09T22:28:00Z">
        <w:r w:rsidR="003F0300" w:rsidRPr="00883F17">
          <w:rPr>
            <w:rFonts w:asciiTheme="minorHAnsi" w:eastAsia="Cambria" w:hAnsiTheme="minorHAnsi" w:cs="Cambria"/>
            <w:lang w:val="en-US"/>
            <w:rPrChange w:id="3449" w:author="Microsoft Office User" w:date="2023-07-10T07:16:00Z">
              <w:rPr>
                <w:rFonts w:ascii="Cambria" w:eastAsia="Cambria" w:hAnsi="Cambria" w:cs="Cambria"/>
                <w:lang w:val="en-US"/>
              </w:rPr>
            </w:rPrChange>
          </w:rPr>
          <w:t xml:space="preserve"> a </w:t>
        </w:r>
      </w:ins>
      <w:ins w:id="3450" w:author="Microsoft Office User" w:date="2023-07-09T22:46:00Z">
        <w:r w:rsidR="00CB267A" w:rsidRPr="00883F17">
          <w:rPr>
            <w:rFonts w:asciiTheme="minorHAnsi" w:eastAsia="Cambria" w:hAnsiTheme="minorHAnsi" w:cs="Cambria"/>
            <w:lang w:val="en-US"/>
            <w:rPrChange w:id="3451" w:author="Microsoft Office User" w:date="2023-07-10T07:16:00Z">
              <w:rPr>
                <w:rFonts w:ascii="Cambria" w:eastAsia="Cambria" w:hAnsi="Cambria" w:cs="Cambria"/>
                <w:lang w:val="en-US"/>
              </w:rPr>
            </w:rPrChange>
          </w:rPr>
          <w:t>consumption</w:t>
        </w:r>
      </w:ins>
      <w:ins w:id="3452" w:author="Microsoft Office User" w:date="2023-07-09T22:28:00Z">
        <w:r w:rsidR="003F0300" w:rsidRPr="00883F17">
          <w:rPr>
            <w:rFonts w:asciiTheme="minorHAnsi" w:eastAsia="Cambria" w:hAnsiTheme="minorHAnsi" w:cs="Cambria"/>
            <w:lang w:val="en-US"/>
            <w:rPrChange w:id="3453" w:author="Microsoft Office User" w:date="2023-07-10T07:16:00Z">
              <w:rPr>
                <w:rFonts w:ascii="Cambria" w:eastAsia="Cambria" w:hAnsi="Cambria" w:cs="Cambria"/>
                <w:lang w:val="en-US"/>
              </w:rPr>
            </w:rPrChange>
          </w:rPr>
          <w:t xml:space="preserve"> of NSC during the wet season for </w:t>
        </w:r>
        <w:r w:rsidR="003F0300" w:rsidRPr="00883F17">
          <w:rPr>
            <w:rFonts w:asciiTheme="minorHAnsi" w:eastAsia="Cambria" w:hAnsiTheme="minorHAnsi" w:cs="Cambria"/>
            <w:i/>
            <w:iCs/>
            <w:lang w:val="en-US"/>
            <w:rPrChange w:id="3454" w:author="Microsoft Office User" w:date="2023-07-10T07:16:00Z">
              <w:rPr>
                <w:rFonts w:ascii="Cambria" w:eastAsia="Cambria" w:hAnsi="Cambria" w:cs="Cambria"/>
                <w:lang w:val="en-US"/>
              </w:rPr>
            </w:rPrChange>
          </w:rPr>
          <w:t>S. guianensis</w:t>
        </w:r>
      </w:ins>
      <w:ins w:id="3455" w:author="Microsoft Office User" w:date="2023-07-09T22:47:00Z">
        <w:r w:rsidR="00CB267A" w:rsidRPr="00883F17">
          <w:rPr>
            <w:rFonts w:asciiTheme="minorHAnsi" w:eastAsia="Cambria" w:hAnsiTheme="minorHAnsi" w:cs="Cambria"/>
            <w:i/>
            <w:iCs/>
            <w:lang w:val="en-US"/>
            <w:rPrChange w:id="3456" w:author="Microsoft Office User" w:date="2023-07-10T07:16:00Z">
              <w:rPr>
                <w:rFonts w:ascii="Cambria" w:eastAsia="Cambria" w:hAnsi="Cambria" w:cs="Cambria"/>
                <w:i/>
                <w:iCs/>
                <w:lang w:val="en-US"/>
              </w:rPr>
            </w:rPrChange>
          </w:rPr>
          <w:t xml:space="preserve"> </w:t>
        </w:r>
        <w:r w:rsidR="00CB267A" w:rsidRPr="00883F17">
          <w:rPr>
            <w:rFonts w:asciiTheme="minorHAnsi" w:eastAsia="Cambria" w:hAnsiTheme="minorHAnsi" w:cs="Cambria"/>
            <w:lang w:val="en-US"/>
            <w:rPrChange w:id="3457" w:author="Microsoft Office User" w:date="2023-07-10T07:16:00Z">
              <w:rPr>
                <w:rFonts w:ascii="Cambria" w:eastAsia="Cambria" w:hAnsi="Cambria" w:cs="Cambria"/>
                <w:lang w:val="en-US"/>
              </w:rPr>
            </w:rPrChange>
          </w:rPr>
          <w:t>(Fig S3)</w:t>
        </w:r>
      </w:ins>
      <w:ins w:id="3458" w:author="Microsoft Office User" w:date="2023-07-09T22:48:00Z">
        <w:r w:rsidR="00CB267A" w:rsidRPr="00883F17">
          <w:rPr>
            <w:rFonts w:asciiTheme="minorHAnsi" w:eastAsia="Cambria" w:hAnsiTheme="minorHAnsi" w:cs="Cambria"/>
            <w:lang w:val="en-US"/>
            <w:rPrChange w:id="3459" w:author="Microsoft Office User" w:date="2023-07-10T07:16:00Z">
              <w:rPr>
                <w:rFonts w:ascii="Cambria" w:eastAsia="Cambria" w:hAnsi="Cambria" w:cs="Cambria"/>
                <w:lang w:val="en-US"/>
              </w:rPr>
            </w:rPrChange>
          </w:rPr>
          <w:t xml:space="preserve">, which may consume most of their starch during the transition months between the wet and the dry season </w:t>
        </w:r>
      </w:ins>
      <w:ins w:id="3460" w:author="Microsoft Office User" w:date="2023-07-09T22:49:00Z">
        <w:r w:rsidR="00CB267A" w:rsidRPr="00883F17">
          <w:rPr>
            <w:rFonts w:asciiTheme="minorHAnsi" w:eastAsia="Cambria" w:hAnsiTheme="minorHAnsi" w:cs="Cambria"/>
            <w:lang w:val="en-US"/>
            <w:rPrChange w:id="3461" w:author="Microsoft Office User" w:date="2023-07-10T07:16:00Z">
              <w:rPr>
                <w:rFonts w:ascii="Cambria" w:eastAsia="Cambria" w:hAnsi="Cambria" w:cs="Cambria"/>
                <w:lang w:val="en-US"/>
              </w:rPr>
            </w:rPrChange>
          </w:rPr>
          <w:t>(February to May)</w:t>
        </w:r>
      </w:ins>
      <w:ins w:id="3462" w:author="Microsoft Office User" w:date="2023-07-09T22:28:00Z">
        <w:r w:rsidR="003F0300" w:rsidRPr="00883F17">
          <w:rPr>
            <w:rFonts w:asciiTheme="minorHAnsi" w:eastAsia="Cambria" w:hAnsiTheme="minorHAnsi" w:cs="Cambria"/>
            <w:lang w:val="en-US"/>
            <w:rPrChange w:id="3463" w:author="Microsoft Office User" w:date="2023-07-10T07:16:00Z">
              <w:rPr>
                <w:rFonts w:ascii="Cambria" w:eastAsia="Cambria" w:hAnsi="Cambria" w:cs="Cambria"/>
                <w:lang w:val="en-US"/>
              </w:rPr>
            </w:rPrChange>
          </w:rPr>
          <w:t xml:space="preserve">. </w:t>
        </w:r>
      </w:ins>
      <w:del w:id="3464" w:author="Microsoft Office User" w:date="2023-05-11T15:37:00Z">
        <w:r w:rsidRPr="00883F17" w:rsidDel="00A71250">
          <w:rPr>
            <w:rFonts w:asciiTheme="minorHAnsi" w:eastAsia="Cambria" w:hAnsiTheme="minorHAnsi" w:cs="Cambria"/>
            <w:rPrChange w:id="3465" w:author="Microsoft Office User" w:date="2023-07-10T07:16:00Z">
              <w:rPr>
                <w:rFonts w:ascii="Cambria" w:eastAsia="Cambria" w:hAnsi="Cambria" w:cs="Cambria"/>
              </w:rPr>
            </w:rPrChange>
          </w:rPr>
          <w:delText xml:space="preserve"> </w:delText>
        </w:r>
      </w:del>
      <w:del w:id="3466" w:author="Microsoft Office User" w:date="2023-05-11T15:26:00Z">
        <w:r w:rsidRPr="00883F17" w:rsidDel="00FE6F2F">
          <w:rPr>
            <w:rFonts w:asciiTheme="minorHAnsi" w:eastAsia="Cambria" w:hAnsiTheme="minorHAnsi" w:cs="Cambria"/>
            <w:rPrChange w:id="3467" w:author="Microsoft Office User" w:date="2023-07-10T07:16:00Z">
              <w:rPr>
                <w:rFonts w:ascii="Cambria" w:eastAsia="Cambria" w:hAnsi="Cambria" w:cs="Cambria"/>
              </w:rPr>
            </w:rPrChange>
          </w:rPr>
          <w:delText xml:space="preserve">For </w:delText>
        </w:r>
        <w:r w:rsidRPr="00883F17" w:rsidDel="00FE6F2F">
          <w:rPr>
            <w:rFonts w:asciiTheme="minorHAnsi" w:eastAsia="Cambria" w:hAnsiTheme="minorHAnsi" w:cs="Cambria"/>
            <w:i/>
            <w:rPrChange w:id="3468" w:author="Microsoft Office User" w:date="2023-07-10T07:16:00Z">
              <w:rPr>
                <w:rFonts w:ascii="Cambria" w:eastAsia="Cambria" w:hAnsi="Cambria" w:cs="Cambria"/>
                <w:i/>
              </w:rPr>
            </w:rPrChange>
          </w:rPr>
          <w:delText>S. guianensis</w:delText>
        </w:r>
        <w:r w:rsidRPr="00883F17" w:rsidDel="00FE6F2F">
          <w:rPr>
            <w:rFonts w:asciiTheme="minorHAnsi" w:eastAsia="Cambria" w:hAnsiTheme="minorHAnsi" w:cs="Cambria"/>
            <w:rPrChange w:id="3469" w:author="Microsoft Office User" w:date="2023-07-10T07:16:00Z">
              <w:rPr>
                <w:rFonts w:ascii="Cambria" w:eastAsia="Cambria" w:hAnsi="Cambria" w:cs="Cambria"/>
              </w:rPr>
            </w:rPrChange>
          </w:rPr>
          <w:delText xml:space="preserve"> starch content and precipitation were positively correlated (</w:delText>
        </w:r>
        <w:r w:rsidRPr="00883F17" w:rsidDel="00FE6F2F">
          <w:rPr>
            <w:rFonts w:asciiTheme="minorHAnsi" w:hAnsiTheme="minorHAnsi"/>
            <w:rPrChange w:id="3470" w:author="Microsoft Office User" w:date="2023-07-10T07:16:00Z">
              <w:rPr/>
            </w:rPrChange>
          </w:rPr>
          <w:delText>Fig. 6</w:delText>
        </w:r>
        <w:r w:rsidRPr="00883F17" w:rsidDel="00FE6F2F">
          <w:rPr>
            <w:rFonts w:asciiTheme="minorHAnsi" w:eastAsia="Cambria" w:hAnsiTheme="minorHAnsi" w:cs="Cambria"/>
            <w:rPrChange w:id="3471" w:author="Microsoft Office User" w:date="2023-07-10T07:16:00Z">
              <w:rPr>
                <w:rFonts w:ascii="Cambria" w:eastAsia="Cambria" w:hAnsi="Cambria" w:cs="Cambria"/>
              </w:rPr>
            </w:rPrChange>
          </w:rPr>
          <w:delText>), although the signal became non</w:delText>
        </w:r>
        <w:r w:rsidRPr="00883F17" w:rsidDel="00FE6F2F">
          <w:rPr>
            <w:rFonts w:asciiTheme="minorHAnsi" w:hAnsiTheme="minorHAnsi"/>
            <w:rPrChange w:id="3472" w:author="Microsoft Office User" w:date="2023-07-10T07:16:00Z">
              <w:rPr/>
            </w:rPrChange>
          </w:rPr>
          <w:delText>-</w:delText>
        </w:r>
        <w:r w:rsidRPr="00883F17" w:rsidDel="00FE6F2F">
          <w:rPr>
            <w:rFonts w:asciiTheme="minorHAnsi" w:eastAsia="Cambria" w:hAnsiTheme="minorHAnsi" w:cs="Cambria"/>
            <w:rPrChange w:id="3473" w:author="Microsoft Office User" w:date="2023-07-10T07:16:00Z">
              <w:rPr>
                <w:rFonts w:ascii="Cambria" w:eastAsia="Cambria" w:hAnsi="Cambria" w:cs="Cambria"/>
              </w:rPr>
            </w:rPrChange>
          </w:rPr>
          <w:delText xml:space="preserve">linear </w:delText>
        </w:r>
        <w:r w:rsidRPr="00883F17" w:rsidDel="00FE6F2F">
          <w:rPr>
            <w:rFonts w:asciiTheme="minorHAnsi" w:hAnsiTheme="minorHAnsi"/>
            <w:rPrChange w:id="3474" w:author="Microsoft Office User" w:date="2023-07-10T07:16:00Z">
              <w:rPr/>
            </w:rPrChange>
          </w:rPr>
          <w:delText>when</w:delText>
        </w:r>
        <w:r w:rsidRPr="00883F17" w:rsidDel="00FE6F2F">
          <w:rPr>
            <w:rFonts w:asciiTheme="minorHAnsi" w:eastAsia="Cambria" w:hAnsiTheme="minorHAnsi" w:cs="Cambria"/>
            <w:rPrChange w:id="3475" w:author="Microsoft Office User" w:date="2023-07-10T07:16:00Z">
              <w:rPr>
                <w:rFonts w:ascii="Cambria" w:eastAsia="Cambria" w:hAnsi="Cambria" w:cs="Cambria"/>
              </w:rPr>
            </w:rPrChange>
          </w:rPr>
          <w:delText xml:space="preserve"> three months of accumulated precipitation were evaluated. </w:delText>
        </w:r>
      </w:del>
      <w:del w:id="3476" w:author="Microsoft Office User" w:date="2023-05-11T15:37:00Z">
        <w:r w:rsidRPr="00883F17" w:rsidDel="00A71250">
          <w:rPr>
            <w:rFonts w:asciiTheme="minorHAnsi" w:eastAsia="Cambria" w:hAnsiTheme="minorHAnsi" w:cs="Cambria"/>
            <w:rPrChange w:id="3477" w:author="Microsoft Office User" w:date="2023-07-10T07:16:00Z">
              <w:rPr>
                <w:rFonts w:ascii="Cambria" w:eastAsia="Cambria" w:hAnsi="Cambria" w:cs="Cambria"/>
              </w:rPr>
            </w:rPrChange>
          </w:rPr>
          <w:delText>Low starch mass during the dry and wet seasons</w:delText>
        </w:r>
      </w:del>
      <w:del w:id="3478" w:author="Microsoft Office User" w:date="2023-07-09T22:31:00Z">
        <w:r w:rsidRPr="00883F17" w:rsidDel="007F5DA5">
          <w:rPr>
            <w:rFonts w:asciiTheme="minorHAnsi" w:eastAsia="Cambria" w:hAnsiTheme="minorHAnsi" w:cs="Cambria"/>
            <w:rPrChange w:id="3479" w:author="Microsoft Office User" w:date="2023-07-10T07:16:00Z">
              <w:rPr>
                <w:rFonts w:ascii="Cambria" w:eastAsia="Cambria" w:hAnsi="Cambria" w:cs="Cambria"/>
              </w:rPr>
            </w:rPrChange>
          </w:rPr>
          <w:delText xml:space="preserve"> could be associated </w:delText>
        </w:r>
        <w:r w:rsidRPr="00883F17" w:rsidDel="007F5DA5">
          <w:rPr>
            <w:rFonts w:asciiTheme="minorHAnsi" w:hAnsiTheme="minorHAnsi"/>
            <w:rPrChange w:id="3480" w:author="Microsoft Office User" w:date="2023-07-10T07:16:00Z">
              <w:rPr/>
            </w:rPrChange>
          </w:rPr>
          <w:delText>with NSC</w:delText>
        </w:r>
        <w:r w:rsidRPr="00883F17" w:rsidDel="007F5DA5">
          <w:rPr>
            <w:rFonts w:asciiTheme="minorHAnsi" w:eastAsia="Cambria" w:hAnsiTheme="minorHAnsi" w:cs="Cambria"/>
            <w:rPrChange w:id="3481" w:author="Microsoft Office User" w:date="2023-07-10T07:16:00Z">
              <w:rPr>
                <w:rFonts w:ascii="Cambria" w:eastAsia="Cambria" w:hAnsi="Cambria" w:cs="Cambria"/>
              </w:rPr>
            </w:rPrChange>
          </w:rPr>
          <w:delText xml:space="preserve"> investment in basic metabolism such as respiration, </w:delText>
        </w:r>
        <w:r w:rsidRPr="00883F17" w:rsidDel="007F5DA5">
          <w:rPr>
            <w:rFonts w:asciiTheme="minorHAnsi" w:hAnsiTheme="minorHAnsi"/>
            <w:rPrChange w:id="3482" w:author="Microsoft Office User" w:date="2023-07-10T07:16:00Z">
              <w:rPr/>
            </w:rPrChange>
          </w:rPr>
          <w:delText>defense</w:delText>
        </w:r>
        <w:r w:rsidRPr="00883F17" w:rsidDel="007F5DA5">
          <w:rPr>
            <w:rFonts w:asciiTheme="minorHAnsi" w:eastAsia="Cambria" w:hAnsiTheme="minorHAnsi" w:cs="Cambria"/>
            <w:rPrChange w:id="3483" w:author="Microsoft Office User" w:date="2023-07-10T07:16:00Z">
              <w:rPr>
                <w:rFonts w:ascii="Cambria" w:eastAsia="Cambria" w:hAnsi="Cambria" w:cs="Cambria"/>
              </w:rPr>
            </w:rPrChange>
          </w:rPr>
          <w:delText xml:space="preserve"> compounds, osmoregulation, reproduction and growt</w:delText>
        </w:r>
        <w:r w:rsidRPr="00883F17" w:rsidDel="007F5DA5">
          <w:rPr>
            <w:rFonts w:asciiTheme="minorHAnsi" w:hAnsiTheme="minorHAnsi"/>
            <w:rPrChange w:id="3484" w:author="Microsoft Office User" w:date="2023-07-10T07:16:00Z">
              <w:rPr/>
            </w:rPrChange>
          </w:rPr>
          <w:delText>h</w:delText>
        </w:r>
        <w:r w:rsidRPr="00883F17" w:rsidDel="007F5DA5">
          <w:rPr>
            <w:rFonts w:asciiTheme="minorHAnsi" w:eastAsia="Cambria" w:hAnsiTheme="minorHAnsi" w:cs="Cambria"/>
            <w:rPrChange w:id="3485" w:author="Microsoft Office User" w:date="2023-07-10T07:16:00Z">
              <w:rPr>
                <w:rFonts w:ascii="Cambria" w:eastAsia="Cambria" w:hAnsi="Cambria" w:cs="Cambria"/>
              </w:rPr>
            </w:rPrChange>
          </w:rPr>
          <w:delText xml:space="preserve">, </w:delText>
        </w:r>
        <w:r w:rsidRPr="00883F17" w:rsidDel="007F5DA5">
          <w:rPr>
            <w:rFonts w:asciiTheme="minorHAnsi" w:hAnsiTheme="minorHAnsi"/>
            <w:rPrChange w:id="3486" w:author="Microsoft Office User" w:date="2023-07-10T07:16:00Z">
              <w:rPr/>
            </w:rPrChange>
          </w:rPr>
          <w:delText>which</w:delText>
        </w:r>
        <w:r w:rsidRPr="00883F17" w:rsidDel="007F5DA5">
          <w:rPr>
            <w:rFonts w:asciiTheme="minorHAnsi" w:eastAsia="Cambria" w:hAnsiTheme="minorHAnsi" w:cs="Cambria"/>
            <w:rPrChange w:id="3487" w:author="Microsoft Office User" w:date="2023-07-10T07:16:00Z">
              <w:rPr>
                <w:rFonts w:ascii="Cambria" w:eastAsia="Cambria" w:hAnsi="Cambria" w:cs="Cambria"/>
              </w:rPr>
            </w:rPrChange>
          </w:rPr>
          <w:delText xml:space="preserve"> exceeded the fixation of new photoassimilates.</w:delText>
        </w:r>
      </w:del>
    </w:p>
    <w:p w14:paraId="213FD08B" w14:textId="07FC10FA"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3488" w:author="Microsoft Office User" w:date="2023-07-10T07:16:00Z">
            <w:rPr/>
          </w:rPrChange>
        </w:rPr>
      </w:pPr>
      <w:del w:id="3489" w:author="Microsoft Office User" w:date="2023-07-09T22:35:00Z">
        <w:r w:rsidRPr="00883F17" w:rsidDel="007F5DA5">
          <w:rPr>
            <w:rFonts w:asciiTheme="minorHAnsi" w:hAnsiTheme="minorHAnsi"/>
            <w:rPrChange w:id="3490" w:author="Microsoft Office User" w:date="2023-07-10T07:16:00Z">
              <w:rPr/>
            </w:rPrChange>
          </w:rPr>
          <w:delText>I</w:delText>
        </w:r>
        <w:r w:rsidRPr="00883F17" w:rsidDel="007F5DA5">
          <w:rPr>
            <w:rFonts w:asciiTheme="minorHAnsi" w:eastAsia="Cambria" w:hAnsiTheme="minorHAnsi" w:cs="Cambria"/>
            <w:rPrChange w:id="3491" w:author="Microsoft Office User" w:date="2023-07-10T07:16:00Z">
              <w:rPr>
                <w:rFonts w:ascii="Cambria" w:eastAsia="Cambria" w:hAnsi="Cambria" w:cs="Cambria"/>
              </w:rPr>
            </w:rPrChange>
          </w:rPr>
          <w:delText xml:space="preserve">t is surprising that starch </w:delText>
        </w:r>
        <w:r w:rsidRPr="00883F17" w:rsidDel="007F5DA5">
          <w:rPr>
            <w:rFonts w:asciiTheme="minorHAnsi" w:hAnsiTheme="minorHAnsi"/>
            <w:rPrChange w:id="3492" w:author="Microsoft Office User" w:date="2023-07-10T07:16:00Z">
              <w:rPr/>
            </w:rPrChange>
          </w:rPr>
          <w:delText>mass</w:delText>
        </w:r>
        <w:r w:rsidRPr="00883F17" w:rsidDel="007F5DA5">
          <w:rPr>
            <w:rFonts w:asciiTheme="minorHAnsi" w:eastAsia="Cambria" w:hAnsiTheme="minorHAnsi" w:cs="Cambria"/>
            <w:rPrChange w:id="3493" w:author="Microsoft Office User" w:date="2023-07-10T07:16:00Z">
              <w:rPr>
                <w:rFonts w:ascii="Cambria" w:eastAsia="Cambria" w:hAnsi="Cambria" w:cs="Cambria"/>
              </w:rPr>
            </w:rPrChange>
          </w:rPr>
          <w:delText xml:space="preserve"> slightly decreased during the wet season under high precipitation and high relative humidity.</w:delText>
        </w:r>
      </w:del>
      <w:ins w:id="3494" w:author="Microsoft Office User" w:date="2023-05-12T13:54:00Z">
        <w:r w:rsidR="00096D61" w:rsidRPr="00883F17">
          <w:rPr>
            <w:rFonts w:asciiTheme="minorHAnsi" w:eastAsia="Cambria" w:hAnsiTheme="minorHAnsi" w:cs="Cambria"/>
            <w:lang w:val="en-US"/>
            <w:rPrChange w:id="3495" w:author="Microsoft Office User" w:date="2023-07-10T07:16:00Z">
              <w:rPr>
                <w:rFonts w:ascii="Cambria" w:eastAsia="Cambria" w:hAnsi="Cambria" w:cs="Cambria"/>
                <w:lang w:val="en-US"/>
              </w:rPr>
            </w:rPrChange>
          </w:rPr>
          <w:t xml:space="preserve">Our standard knowledge </w:t>
        </w:r>
      </w:ins>
      <w:ins w:id="3496" w:author="Microsoft Office User" w:date="2023-07-09T22:36:00Z">
        <w:r w:rsidR="007F5DA5" w:rsidRPr="00883F17">
          <w:rPr>
            <w:rFonts w:asciiTheme="minorHAnsi" w:eastAsia="Cambria" w:hAnsiTheme="minorHAnsi" w:cs="Cambria"/>
            <w:lang w:val="en-US"/>
            <w:rPrChange w:id="3497" w:author="Microsoft Office User" w:date="2023-07-10T07:16:00Z">
              <w:rPr>
                <w:rFonts w:ascii="Cambria" w:eastAsia="Cambria" w:hAnsi="Cambria" w:cs="Cambria"/>
                <w:lang w:val="en-US"/>
              </w:rPr>
            </w:rPrChange>
          </w:rPr>
          <w:t>considers</w:t>
        </w:r>
      </w:ins>
      <w:ins w:id="3498" w:author="Microsoft Office User" w:date="2023-05-12T13:55:00Z">
        <w:r w:rsidR="00096D61" w:rsidRPr="00883F17">
          <w:rPr>
            <w:rFonts w:asciiTheme="minorHAnsi" w:eastAsia="Cambria" w:hAnsiTheme="minorHAnsi" w:cs="Cambria"/>
            <w:lang w:val="en-US"/>
            <w:rPrChange w:id="3499" w:author="Microsoft Office User" w:date="2023-07-10T07:16:00Z">
              <w:rPr>
                <w:rFonts w:ascii="Cambria" w:eastAsia="Cambria" w:hAnsi="Cambria" w:cs="Cambria"/>
                <w:lang w:val="en-US"/>
              </w:rPr>
            </w:rPrChange>
          </w:rPr>
          <w:t xml:space="preserve"> that trees may recharge</w:t>
        </w:r>
      </w:ins>
      <w:ins w:id="3500" w:author="Microsoft Office User" w:date="2023-07-09T22:32:00Z">
        <w:r w:rsidR="007F5DA5" w:rsidRPr="00883F17">
          <w:rPr>
            <w:rFonts w:asciiTheme="minorHAnsi" w:eastAsia="Cambria" w:hAnsiTheme="minorHAnsi" w:cs="Cambria"/>
            <w:lang w:val="en-US"/>
            <w:rPrChange w:id="3501" w:author="Microsoft Office User" w:date="2023-07-10T07:16:00Z">
              <w:rPr>
                <w:rFonts w:ascii="Cambria" w:eastAsia="Cambria" w:hAnsi="Cambria" w:cs="Cambria"/>
                <w:lang w:val="en-US"/>
              </w:rPr>
            </w:rPrChange>
          </w:rPr>
          <w:t xml:space="preserve"> the carbon</w:t>
        </w:r>
      </w:ins>
      <w:ins w:id="3502" w:author="Microsoft Office User" w:date="2023-05-12T13:55:00Z">
        <w:r w:rsidR="00096D61" w:rsidRPr="00883F17">
          <w:rPr>
            <w:rFonts w:asciiTheme="minorHAnsi" w:eastAsia="Cambria" w:hAnsiTheme="minorHAnsi" w:cs="Cambria"/>
            <w:lang w:val="en-US"/>
            <w:rPrChange w:id="3503" w:author="Microsoft Office User" w:date="2023-07-10T07:16:00Z">
              <w:rPr>
                <w:rFonts w:ascii="Cambria" w:eastAsia="Cambria" w:hAnsi="Cambria" w:cs="Cambria"/>
                <w:lang w:val="en-US"/>
              </w:rPr>
            </w:rPrChange>
          </w:rPr>
          <w:t xml:space="preserve"> storage </w:t>
        </w:r>
      </w:ins>
      <w:ins w:id="3504" w:author="Microsoft Office User" w:date="2023-07-09T22:32:00Z">
        <w:r w:rsidR="007F5DA5" w:rsidRPr="00883F17">
          <w:rPr>
            <w:rFonts w:asciiTheme="minorHAnsi" w:eastAsia="Cambria" w:hAnsiTheme="minorHAnsi" w:cs="Cambria"/>
            <w:lang w:val="en-US"/>
            <w:rPrChange w:id="3505" w:author="Microsoft Office User" w:date="2023-07-10T07:16:00Z">
              <w:rPr>
                <w:rFonts w:ascii="Cambria" w:eastAsia="Cambria" w:hAnsi="Cambria" w:cs="Cambria"/>
                <w:lang w:val="en-US"/>
              </w:rPr>
            </w:rPrChange>
          </w:rPr>
          <w:t xml:space="preserve">pools </w:t>
        </w:r>
      </w:ins>
      <w:ins w:id="3506" w:author="Microsoft Office User" w:date="2023-05-12T13:55:00Z">
        <w:r w:rsidR="00096D61" w:rsidRPr="00883F17">
          <w:rPr>
            <w:rFonts w:asciiTheme="minorHAnsi" w:eastAsia="Cambria" w:hAnsiTheme="minorHAnsi" w:cs="Cambria"/>
            <w:lang w:val="en-US"/>
            <w:rPrChange w:id="3507" w:author="Microsoft Office User" w:date="2023-07-10T07:16:00Z">
              <w:rPr>
                <w:rFonts w:ascii="Cambria" w:eastAsia="Cambria" w:hAnsi="Cambria" w:cs="Cambria"/>
                <w:lang w:val="en-US"/>
              </w:rPr>
            </w:rPrChange>
          </w:rPr>
          <w:t>during the wet seasons because of favorable conditions for growth and less photosynthesis limitations</w:t>
        </w:r>
      </w:ins>
      <w:ins w:id="3508" w:author="Microsoft Office User" w:date="2023-05-30T14:33:00Z">
        <w:r w:rsidR="00630885" w:rsidRPr="00883F17">
          <w:rPr>
            <w:rFonts w:asciiTheme="minorHAnsi" w:eastAsia="Cambria" w:hAnsiTheme="minorHAnsi" w:cs="Cambria"/>
            <w:lang w:val="en-US"/>
            <w:rPrChange w:id="3509" w:author="Microsoft Office User" w:date="2023-07-10T07:16:00Z">
              <w:rPr>
                <w:rFonts w:ascii="Cambria" w:eastAsia="Cambria" w:hAnsi="Cambria" w:cs="Cambria"/>
                <w:lang w:val="en-US"/>
              </w:rPr>
            </w:rPrChange>
          </w:rPr>
          <w:t xml:space="preserve"> (</w:t>
        </w:r>
      </w:ins>
      <w:ins w:id="3510" w:author="Microsoft Office User" w:date="2023-07-09T22:33:00Z">
        <w:r w:rsidR="007F5DA5" w:rsidRPr="00883F17">
          <w:rPr>
            <w:rFonts w:asciiTheme="minorHAnsi" w:hAnsiTheme="minorHAnsi"/>
            <w:color w:val="000000"/>
            <w:rPrChange w:id="3511" w:author="Microsoft Office User" w:date="2023-07-10T07:16:00Z">
              <w:rPr>
                <w:rFonts w:ascii="Cambria" w:hAnsi="Cambria"/>
                <w:color w:val="000000"/>
              </w:rPr>
            </w:rPrChange>
          </w:rPr>
          <w:t>Dietze</w:t>
        </w:r>
        <w:r w:rsidR="007F5DA5" w:rsidRPr="00883F17">
          <w:rPr>
            <w:rFonts w:asciiTheme="minorHAnsi" w:eastAsia="Cambria" w:hAnsiTheme="minorHAnsi" w:cs="Cambria"/>
            <w:lang w:val="en-US"/>
            <w:rPrChange w:id="3512" w:author="Microsoft Office User" w:date="2023-07-10T07:16:00Z">
              <w:rPr>
                <w:rFonts w:ascii="Cambria" w:eastAsia="Cambria" w:hAnsi="Cambria" w:cs="Cambria"/>
                <w:lang w:val="en-US"/>
              </w:rPr>
            </w:rPrChange>
          </w:rPr>
          <w:t xml:space="preserve"> et al., 2014</w:t>
        </w:r>
      </w:ins>
      <w:ins w:id="3513" w:author="Microsoft Office User" w:date="2023-05-30T14:33:00Z">
        <w:r w:rsidR="00630885" w:rsidRPr="00883F17">
          <w:rPr>
            <w:rFonts w:asciiTheme="minorHAnsi" w:eastAsia="Cambria" w:hAnsiTheme="minorHAnsi" w:cs="Cambria"/>
            <w:lang w:val="en-US"/>
            <w:rPrChange w:id="3514" w:author="Microsoft Office User" w:date="2023-07-10T07:16:00Z">
              <w:rPr>
                <w:rFonts w:ascii="Cambria" w:eastAsia="Cambria" w:hAnsi="Cambria" w:cs="Cambria"/>
                <w:lang w:val="en-US"/>
              </w:rPr>
            </w:rPrChange>
          </w:rPr>
          <w:t>)</w:t>
        </w:r>
      </w:ins>
      <w:ins w:id="3515" w:author="Microsoft Office User" w:date="2023-05-12T13:55:00Z">
        <w:r w:rsidR="00096D61" w:rsidRPr="00883F17">
          <w:rPr>
            <w:rFonts w:asciiTheme="minorHAnsi" w:eastAsia="Cambria" w:hAnsiTheme="minorHAnsi" w:cs="Cambria"/>
            <w:lang w:val="en-US"/>
            <w:rPrChange w:id="3516" w:author="Microsoft Office User" w:date="2023-07-10T07:16:00Z">
              <w:rPr>
                <w:rFonts w:ascii="Cambria" w:eastAsia="Cambria" w:hAnsi="Cambria" w:cs="Cambria"/>
                <w:lang w:val="en-US"/>
              </w:rPr>
            </w:rPrChange>
          </w:rPr>
          <w:t>.</w:t>
        </w:r>
      </w:ins>
      <w:r w:rsidRPr="00883F17">
        <w:rPr>
          <w:rFonts w:asciiTheme="minorHAnsi" w:eastAsia="Cambria" w:hAnsiTheme="minorHAnsi" w:cs="Cambria"/>
          <w:rPrChange w:id="3517" w:author="Microsoft Office User" w:date="2023-07-10T07:16:00Z">
            <w:rPr>
              <w:rFonts w:ascii="Cambria" w:eastAsia="Cambria" w:hAnsi="Cambria" w:cs="Cambria"/>
            </w:rPr>
          </w:rPrChange>
        </w:rPr>
        <w:t xml:space="preserve"> </w:t>
      </w:r>
      <w:ins w:id="3518" w:author="Microsoft Office User" w:date="2023-07-09T22:36:00Z">
        <w:r w:rsidR="007F5DA5" w:rsidRPr="00883F17">
          <w:rPr>
            <w:rFonts w:asciiTheme="minorHAnsi" w:eastAsia="Cambria" w:hAnsiTheme="minorHAnsi" w:cs="Cambria"/>
            <w:lang w:val="en-US"/>
            <w:rPrChange w:id="3519" w:author="Microsoft Office User" w:date="2023-07-10T07:16:00Z">
              <w:rPr>
                <w:rFonts w:ascii="Cambria" w:eastAsia="Cambria" w:hAnsi="Cambria" w:cs="Cambria"/>
                <w:lang w:val="en-US"/>
              </w:rPr>
            </w:rPrChange>
          </w:rPr>
          <w:t>Nevertheless, t</w:t>
        </w:r>
        <w:r w:rsidR="007F5DA5" w:rsidRPr="00883F17">
          <w:rPr>
            <w:rFonts w:asciiTheme="minorHAnsi" w:eastAsia="Cambria" w:hAnsiTheme="minorHAnsi" w:cs="Cambria"/>
            <w:lang w:val="en-US"/>
            <w:rPrChange w:id="3520" w:author="Microsoft Office User" w:date="2023-07-10T07:16:00Z">
              <w:rPr>
                <w:rFonts w:ascii="Cambria" w:eastAsia="Cambria" w:hAnsi="Cambria" w:cs="Cambria"/>
                <w:lang w:val="en-US"/>
              </w:rPr>
            </w:rPrChange>
          </w:rPr>
          <w:t>he consumption of NSC during the wet season suggests a negative carbon balance in these species</w:t>
        </w:r>
        <w:r w:rsidR="007F5DA5" w:rsidRPr="00883F17">
          <w:rPr>
            <w:rFonts w:asciiTheme="minorHAnsi" w:eastAsia="Cambria" w:hAnsiTheme="minorHAnsi" w:cs="Cambria"/>
            <w:lang w:val="en-US"/>
            <w:rPrChange w:id="3521" w:author="Microsoft Office User" w:date="2023-07-10T07:16:00Z">
              <w:rPr>
                <w:rFonts w:ascii="Cambria" w:eastAsia="Cambria" w:hAnsi="Cambria" w:cs="Cambria"/>
                <w:lang w:val="en-US"/>
              </w:rPr>
            </w:rPrChange>
          </w:rPr>
          <w:t xml:space="preserve"> during </w:t>
        </w:r>
      </w:ins>
      <w:ins w:id="3522" w:author="Microsoft Office User" w:date="2023-07-10T08:35:00Z">
        <w:r w:rsidR="00414129">
          <w:rPr>
            <w:rFonts w:asciiTheme="minorHAnsi" w:eastAsia="Cambria" w:hAnsiTheme="minorHAnsi" w:cs="Cambria"/>
            <w:lang w:val="en-US"/>
          </w:rPr>
          <w:t>the wet</w:t>
        </w:r>
      </w:ins>
      <w:ins w:id="3523" w:author="Microsoft Office User" w:date="2023-07-09T22:36:00Z">
        <w:r w:rsidR="007F5DA5" w:rsidRPr="00883F17">
          <w:rPr>
            <w:rFonts w:asciiTheme="minorHAnsi" w:eastAsia="Cambria" w:hAnsiTheme="minorHAnsi" w:cs="Cambria"/>
            <w:lang w:val="en-US"/>
            <w:rPrChange w:id="3524"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rPrChange w:id="3525" w:author="Microsoft Office User" w:date="2023-07-10T07:16:00Z">
            <w:rPr>
              <w:rFonts w:ascii="Cambria" w:eastAsia="Cambria" w:hAnsi="Cambria" w:cs="Cambria"/>
            </w:rPr>
          </w:rPrChange>
        </w:rPr>
        <w:t xml:space="preserve">There could be several reasons for this: For </w:t>
      </w:r>
      <w:r w:rsidRPr="00883F17">
        <w:rPr>
          <w:rFonts w:asciiTheme="minorHAnsi" w:hAnsiTheme="minorHAnsi"/>
          <w:rPrChange w:id="3526" w:author="Microsoft Office User" w:date="2023-07-10T07:16:00Z">
            <w:rPr/>
          </w:rPrChange>
        </w:rPr>
        <w:t>fiber-storing</w:t>
      </w:r>
      <w:r w:rsidRPr="00883F17">
        <w:rPr>
          <w:rFonts w:asciiTheme="minorHAnsi" w:eastAsia="Cambria" w:hAnsiTheme="minorHAnsi" w:cs="Cambria"/>
          <w:rPrChange w:id="3527" w:author="Microsoft Office User" w:date="2023-07-10T07:16:00Z">
            <w:rPr>
              <w:rFonts w:ascii="Cambria" w:eastAsia="Cambria" w:hAnsi="Cambria" w:cs="Cambria"/>
            </w:rPr>
          </w:rPrChange>
        </w:rPr>
        <w:t xml:space="preserve"> trees (</w:t>
      </w:r>
      <w:r w:rsidRPr="00883F17">
        <w:rPr>
          <w:rFonts w:asciiTheme="minorHAnsi" w:eastAsia="Cambria" w:hAnsiTheme="minorHAnsi" w:cs="Cambria"/>
          <w:i/>
          <w:rPrChange w:id="3528" w:author="Microsoft Office User" w:date="2023-07-10T07:16:00Z">
            <w:rPr>
              <w:rFonts w:ascii="Cambria" w:eastAsia="Cambria" w:hAnsi="Cambria" w:cs="Cambria"/>
              <w:i/>
            </w:rPr>
          </w:rPrChange>
        </w:rPr>
        <w:t>D. microcarpa</w:t>
      </w:r>
      <w:r w:rsidRPr="00883F17">
        <w:rPr>
          <w:rFonts w:asciiTheme="minorHAnsi" w:hAnsiTheme="minorHAnsi"/>
          <w:rPrChange w:id="3529" w:author="Microsoft Office User" w:date="2023-07-10T07:16:00Z">
            <w:rPr/>
          </w:rPrChange>
        </w:rPr>
        <w:t>),</w:t>
      </w:r>
      <w:r w:rsidRPr="00883F17">
        <w:rPr>
          <w:rFonts w:asciiTheme="minorHAnsi" w:eastAsia="Cambria" w:hAnsiTheme="minorHAnsi" w:cs="Cambria"/>
          <w:rPrChange w:id="3530" w:author="Microsoft Office User" w:date="2023-07-10T07:16:00Z">
            <w:rPr>
              <w:rFonts w:ascii="Cambria" w:eastAsia="Cambria" w:hAnsi="Cambria" w:cs="Cambria"/>
            </w:rPr>
          </w:rPrChange>
        </w:rPr>
        <w:t xml:space="preserve"> </w:t>
      </w:r>
      <w:r w:rsidRPr="00883F17">
        <w:rPr>
          <w:rFonts w:asciiTheme="minorHAnsi" w:hAnsiTheme="minorHAnsi"/>
          <w:rPrChange w:id="3531" w:author="Microsoft Office User" w:date="2023-07-10T07:16:00Z">
            <w:rPr/>
          </w:rPrChange>
        </w:rPr>
        <w:t>it is</w:t>
      </w:r>
      <w:r w:rsidRPr="00883F17">
        <w:rPr>
          <w:rFonts w:asciiTheme="minorHAnsi" w:eastAsia="Cambria" w:hAnsiTheme="minorHAnsi" w:cs="Cambria"/>
          <w:rPrChange w:id="3532" w:author="Microsoft Office User" w:date="2023-07-10T07:16:00Z">
            <w:rPr>
              <w:rFonts w:ascii="Cambria" w:eastAsia="Cambria" w:hAnsi="Cambria" w:cs="Cambria"/>
            </w:rPr>
          </w:rPrChange>
        </w:rPr>
        <w:t xml:space="preserve"> possible that </w:t>
      </w:r>
      <w:r w:rsidRPr="00883F17">
        <w:rPr>
          <w:rFonts w:asciiTheme="minorHAnsi" w:hAnsiTheme="minorHAnsi"/>
          <w:rPrChange w:id="3533" w:author="Microsoft Office User" w:date="2023-07-10T07:16:00Z">
            <w:rPr/>
          </w:rPrChange>
        </w:rPr>
        <w:t>the</w:t>
      </w:r>
      <w:r w:rsidRPr="00883F17">
        <w:rPr>
          <w:rFonts w:asciiTheme="minorHAnsi" w:eastAsia="Cambria" w:hAnsiTheme="minorHAnsi" w:cs="Cambria"/>
          <w:rPrChange w:id="3534" w:author="Microsoft Office User" w:date="2023-07-10T07:16:00Z">
            <w:rPr>
              <w:rFonts w:ascii="Cambria" w:eastAsia="Cambria" w:hAnsi="Cambria" w:cs="Cambria"/>
            </w:rPr>
          </w:rPrChange>
        </w:rPr>
        <w:t xml:space="preserve"> car</w:t>
      </w:r>
      <w:r w:rsidRPr="00883F17">
        <w:rPr>
          <w:rFonts w:asciiTheme="minorHAnsi" w:hAnsiTheme="minorHAnsi"/>
          <w:rPrChange w:id="3535" w:author="Microsoft Office User" w:date="2023-07-10T07:16:00Z">
            <w:rPr/>
          </w:rPrChange>
        </w:rPr>
        <w:t>bon demand of</w:t>
      </w:r>
      <w:r w:rsidRPr="00883F17">
        <w:rPr>
          <w:rFonts w:asciiTheme="minorHAnsi" w:eastAsia="Cambria" w:hAnsiTheme="minorHAnsi" w:cs="Cambria"/>
          <w:rPrChange w:id="3536" w:author="Microsoft Office User" w:date="2023-07-10T07:16:00Z">
            <w:rPr>
              <w:rFonts w:ascii="Cambria" w:eastAsia="Cambria" w:hAnsi="Cambria" w:cs="Cambria"/>
            </w:rPr>
          </w:rPrChange>
        </w:rPr>
        <w:t xml:space="preserve"> wood growth (which is the highest during the wet season) and respiration </w:t>
      </w:r>
      <w:r w:rsidRPr="00883F17">
        <w:rPr>
          <w:rFonts w:asciiTheme="minorHAnsi" w:hAnsiTheme="minorHAnsi"/>
          <w:rPrChange w:id="3537" w:author="Microsoft Office User" w:date="2023-07-10T07:16:00Z">
            <w:rPr/>
          </w:rPrChange>
        </w:rPr>
        <w:t>exceeds the</w:t>
      </w:r>
      <w:r w:rsidRPr="00883F17">
        <w:rPr>
          <w:rFonts w:asciiTheme="minorHAnsi" w:eastAsia="Cambria" w:hAnsiTheme="minorHAnsi" w:cs="Cambria"/>
          <w:rPrChange w:id="3538" w:author="Microsoft Office User" w:date="2023-07-10T07:16:00Z">
            <w:rPr>
              <w:rFonts w:ascii="Cambria" w:eastAsia="Cambria" w:hAnsi="Cambria" w:cs="Cambria"/>
            </w:rPr>
          </w:rPrChange>
        </w:rPr>
        <w:t xml:space="preserve"> supply of new </w:t>
      </w:r>
      <w:r w:rsidRPr="00883F17">
        <w:rPr>
          <w:rFonts w:asciiTheme="minorHAnsi" w:hAnsiTheme="minorHAnsi"/>
          <w:rPrChange w:id="3539" w:author="Microsoft Office User" w:date="2023-07-10T07:16:00Z">
            <w:rPr/>
          </w:rPrChange>
        </w:rPr>
        <w:t>photoassimilates</w:t>
      </w:r>
      <w:r w:rsidRPr="00883F17">
        <w:rPr>
          <w:rFonts w:asciiTheme="minorHAnsi" w:eastAsia="Cambria" w:hAnsiTheme="minorHAnsi" w:cs="Cambria"/>
          <w:rPrChange w:id="3540" w:author="Microsoft Office User" w:date="2023-07-10T07:16:00Z">
            <w:rPr>
              <w:rFonts w:ascii="Cambria" w:eastAsia="Cambria" w:hAnsi="Cambria" w:cs="Cambria"/>
            </w:rPr>
          </w:rPrChange>
        </w:rPr>
        <w:t xml:space="preserve">. In addition, some other sink activities such as reproduction may also contribute to a </w:t>
      </w:r>
      <w:r w:rsidRPr="00883F17">
        <w:rPr>
          <w:rFonts w:asciiTheme="minorHAnsi" w:hAnsiTheme="minorHAnsi"/>
          <w:rPrChange w:id="3541" w:author="Microsoft Office User" w:date="2023-07-10T07:16:00Z">
            <w:rPr/>
          </w:rPrChange>
        </w:rPr>
        <w:t>greater</w:t>
      </w:r>
      <w:r w:rsidRPr="00883F17">
        <w:rPr>
          <w:rFonts w:asciiTheme="minorHAnsi" w:eastAsia="Cambria" w:hAnsiTheme="minorHAnsi" w:cs="Cambria"/>
          <w:rPrChange w:id="3542" w:author="Microsoft Office User" w:date="2023-07-10T07:16:00Z">
            <w:rPr>
              <w:rFonts w:ascii="Cambria" w:eastAsia="Cambria" w:hAnsi="Cambria" w:cs="Cambria"/>
            </w:rPr>
          </w:rPrChange>
        </w:rPr>
        <w:t xml:space="preserve"> </w:t>
      </w:r>
      <w:r w:rsidRPr="00883F17">
        <w:rPr>
          <w:rFonts w:asciiTheme="minorHAnsi" w:hAnsiTheme="minorHAnsi"/>
          <w:rPrChange w:id="3543" w:author="Microsoft Office User" w:date="2023-07-10T07:16:00Z">
            <w:rPr/>
          </w:rPrChange>
        </w:rPr>
        <w:t>carbohydrate</w:t>
      </w:r>
      <w:r w:rsidRPr="00883F17">
        <w:rPr>
          <w:rFonts w:asciiTheme="minorHAnsi" w:eastAsia="Cambria" w:hAnsiTheme="minorHAnsi" w:cs="Cambria"/>
          <w:rPrChange w:id="3544" w:author="Microsoft Office User" w:date="2023-07-10T07:16:00Z">
            <w:rPr>
              <w:rFonts w:ascii="Cambria" w:eastAsia="Cambria" w:hAnsi="Cambria" w:cs="Cambria"/>
            </w:rPr>
          </w:rPrChange>
        </w:rPr>
        <w:t xml:space="preserve"> demand during </w:t>
      </w:r>
      <w:r w:rsidRPr="00883F17">
        <w:rPr>
          <w:rFonts w:asciiTheme="minorHAnsi" w:eastAsia="Cambria" w:hAnsiTheme="minorHAnsi" w:cs="Cambria"/>
          <w:rPrChange w:id="3545" w:author="Microsoft Office User" w:date="2023-07-10T07:16:00Z">
            <w:rPr>
              <w:rFonts w:ascii="Cambria" w:eastAsia="Cambria" w:hAnsi="Cambria" w:cs="Cambria"/>
            </w:rPr>
          </w:rPrChange>
        </w:rPr>
        <w:lastRenderedPageBreak/>
        <w:t>the wet season (Hartmann and Trumbore, 2016). For in</w:t>
      </w:r>
      <w:r w:rsidRPr="00883F17">
        <w:rPr>
          <w:rFonts w:asciiTheme="minorHAnsi" w:hAnsiTheme="minorHAnsi"/>
          <w:rPrChange w:id="3546" w:author="Microsoft Office User" w:date="2023-07-10T07:16:00Z">
            <w:rPr/>
          </w:rPrChange>
        </w:rPr>
        <w:t xml:space="preserve">stance, both </w:t>
      </w:r>
      <w:r w:rsidRPr="00883F17">
        <w:rPr>
          <w:rFonts w:asciiTheme="minorHAnsi" w:hAnsiTheme="minorHAnsi"/>
          <w:i/>
          <w:rPrChange w:id="3547" w:author="Microsoft Office User" w:date="2023-07-10T07:16:00Z">
            <w:rPr>
              <w:i/>
            </w:rPr>
          </w:rPrChange>
        </w:rPr>
        <w:t xml:space="preserve">D. microcarpa </w:t>
      </w:r>
      <w:r w:rsidRPr="00883F17">
        <w:rPr>
          <w:rFonts w:asciiTheme="minorHAnsi" w:hAnsiTheme="minorHAnsi"/>
          <w:iCs/>
          <w:rPrChange w:id="3548" w:author="Microsoft Office User" w:date="2023-07-10T07:16:00Z">
            <w:rPr>
              <w:i/>
            </w:rPr>
          </w:rPrChange>
        </w:rPr>
        <w:t>and</w:t>
      </w:r>
      <w:r w:rsidRPr="00883F17">
        <w:rPr>
          <w:rFonts w:asciiTheme="minorHAnsi" w:hAnsiTheme="minorHAnsi"/>
          <w:i/>
          <w:rPrChange w:id="3549" w:author="Microsoft Office User" w:date="2023-07-10T07:16:00Z">
            <w:rPr>
              <w:i/>
            </w:rPr>
          </w:rPrChange>
        </w:rPr>
        <w:t xml:space="preserve"> S. guianensis</w:t>
      </w:r>
      <w:r w:rsidRPr="00883F17">
        <w:rPr>
          <w:rFonts w:asciiTheme="minorHAnsi" w:eastAsia="Cambria" w:hAnsiTheme="minorHAnsi" w:cs="Cambria"/>
          <w:rPrChange w:id="3550" w:author="Microsoft Office User" w:date="2023-07-10T07:16:00Z">
            <w:rPr>
              <w:rFonts w:ascii="Cambria" w:eastAsia="Cambria" w:hAnsi="Cambria" w:cs="Cambria"/>
            </w:rPr>
          </w:rPrChange>
        </w:rPr>
        <w:t xml:space="preserve"> produced</w:t>
      </w:r>
      <w:ins w:id="3551" w:author="Microsoft Office User" w:date="2023-05-12T13:56:00Z">
        <w:r w:rsidR="00096D61" w:rsidRPr="00883F17">
          <w:rPr>
            <w:rFonts w:asciiTheme="minorHAnsi" w:eastAsia="Cambria" w:hAnsiTheme="minorHAnsi" w:cs="Cambria"/>
            <w:lang w:val="en-US"/>
            <w:rPrChange w:id="3552" w:author="Microsoft Office User" w:date="2023-07-10T07:16:00Z">
              <w:rPr>
                <w:rFonts w:ascii="Cambria" w:eastAsia="Cambria" w:hAnsi="Cambria" w:cs="Cambria"/>
                <w:lang w:val="en-US"/>
              </w:rPr>
            </w:rPrChange>
          </w:rPr>
          <w:t xml:space="preserve"> flowers and</w:t>
        </w:r>
      </w:ins>
      <w:r w:rsidRPr="00883F17">
        <w:rPr>
          <w:rFonts w:asciiTheme="minorHAnsi" w:eastAsia="Cambria" w:hAnsiTheme="minorHAnsi" w:cs="Cambria"/>
          <w:rPrChange w:id="3553" w:author="Microsoft Office User" w:date="2023-07-10T07:16:00Z">
            <w:rPr>
              <w:rFonts w:ascii="Cambria" w:eastAsia="Cambria" w:hAnsi="Cambria" w:cs="Cambria"/>
            </w:rPr>
          </w:rPrChange>
        </w:rPr>
        <w:t xml:space="preserve"> fruit during the wet s</w:t>
      </w:r>
      <w:r w:rsidRPr="00883F17">
        <w:rPr>
          <w:rFonts w:asciiTheme="minorHAnsi" w:hAnsiTheme="minorHAnsi"/>
          <w:rPrChange w:id="3554" w:author="Microsoft Office User" w:date="2023-07-10T07:16:00Z">
            <w:rPr/>
          </w:rPrChange>
        </w:rPr>
        <w:t xml:space="preserve">eason </w:t>
      </w:r>
      <w:r w:rsidRPr="00883F17">
        <w:rPr>
          <w:rFonts w:asciiTheme="minorHAnsi" w:eastAsia="Cambria" w:hAnsiTheme="minorHAnsi" w:cs="Cambria"/>
          <w:rPrChange w:id="3555" w:author="Microsoft Office User" w:date="2023-07-10T07:16:00Z">
            <w:rPr>
              <w:rFonts w:ascii="Cambria" w:eastAsia="Cambria" w:hAnsi="Cambria" w:cs="Cambria"/>
            </w:rPr>
          </w:rPrChange>
        </w:rPr>
        <w:t>(</w:t>
      </w:r>
      <w:ins w:id="3556" w:author="Microsoft Office User" w:date="2023-05-12T14:16:00Z">
        <w:r w:rsidR="005A3B97" w:rsidRPr="00883F17">
          <w:rPr>
            <w:rFonts w:asciiTheme="minorHAnsi" w:eastAsia="Cambria" w:hAnsiTheme="minorHAnsi" w:cs="Cambria"/>
            <w:lang w:val="en-US"/>
            <w:rPrChange w:id="3557" w:author="Microsoft Office User" w:date="2023-07-10T07:16:00Z">
              <w:rPr>
                <w:rFonts w:ascii="Cambria" w:eastAsia="Cambria" w:hAnsi="Cambria" w:cs="Cambria"/>
                <w:lang w:val="en-US"/>
              </w:rPr>
            </w:rPrChange>
          </w:rPr>
          <w:t>Fig</w:t>
        </w:r>
      </w:ins>
      <w:ins w:id="3558" w:author="Microsoft Office User" w:date="2023-07-09T22:37:00Z">
        <w:r w:rsidR="007F5DA5" w:rsidRPr="00883F17">
          <w:rPr>
            <w:rFonts w:asciiTheme="minorHAnsi" w:eastAsia="Cambria" w:hAnsiTheme="minorHAnsi" w:cs="Cambria"/>
            <w:lang w:val="en-US"/>
            <w:rPrChange w:id="3559" w:author="Microsoft Office User" w:date="2023-07-10T07:16:00Z">
              <w:rPr>
                <w:rFonts w:ascii="Cambria" w:eastAsia="Cambria" w:hAnsi="Cambria" w:cs="Cambria"/>
                <w:lang w:val="en-US"/>
              </w:rPr>
            </w:rPrChange>
          </w:rPr>
          <w:t xml:space="preserve">. </w:t>
        </w:r>
      </w:ins>
      <w:ins w:id="3560" w:author="Microsoft Office User" w:date="2023-05-12T14:16:00Z">
        <w:r w:rsidR="005A3B97" w:rsidRPr="00883F17">
          <w:rPr>
            <w:rFonts w:asciiTheme="minorHAnsi" w:eastAsia="Cambria" w:hAnsiTheme="minorHAnsi" w:cs="Cambria"/>
            <w:lang w:val="en-US"/>
            <w:rPrChange w:id="3561" w:author="Microsoft Office User" w:date="2023-07-10T07:16:00Z">
              <w:rPr>
                <w:rFonts w:ascii="Cambria" w:eastAsia="Cambria" w:hAnsi="Cambria" w:cs="Cambria"/>
                <w:lang w:val="en-US"/>
              </w:rPr>
            </w:rPrChange>
          </w:rPr>
          <w:t xml:space="preserve">1, </w:t>
        </w:r>
      </w:ins>
      <w:r w:rsidRPr="00883F17">
        <w:rPr>
          <w:rFonts w:asciiTheme="minorHAnsi" w:eastAsia="Cambria" w:hAnsiTheme="minorHAnsi" w:cs="Cambria"/>
          <w:rPrChange w:id="3562" w:author="Microsoft Office User" w:date="2023-07-10T07:16:00Z">
            <w:rPr>
              <w:rFonts w:ascii="Cambria" w:eastAsia="Cambria" w:hAnsi="Cambria" w:cs="Cambria"/>
            </w:rPr>
          </w:rPrChange>
        </w:rPr>
        <w:t>Fig. S2), which may constitute a large demand</w:t>
      </w:r>
      <w:r w:rsidRPr="00883F17">
        <w:rPr>
          <w:rFonts w:asciiTheme="minorHAnsi" w:hAnsiTheme="minorHAnsi"/>
          <w:rPrChange w:id="3563" w:author="Microsoft Office User" w:date="2023-07-10T07:16:00Z">
            <w:rPr/>
          </w:rPrChange>
        </w:rPr>
        <w:t xml:space="preserve"> for</w:t>
      </w:r>
      <w:r w:rsidRPr="00883F17">
        <w:rPr>
          <w:rFonts w:asciiTheme="minorHAnsi" w:eastAsia="Cambria" w:hAnsiTheme="minorHAnsi" w:cs="Cambria"/>
          <w:rPrChange w:id="3564" w:author="Microsoft Office User" w:date="2023-07-10T07:16:00Z">
            <w:rPr>
              <w:rFonts w:ascii="Cambria" w:eastAsia="Cambria" w:hAnsi="Cambria" w:cs="Cambria"/>
            </w:rPr>
          </w:rPrChange>
        </w:rPr>
        <w:t xml:space="preserve"> carb</w:t>
      </w:r>
      <w:r w:rsidRPr="00883F17">
        <w:rPr>
          <w:rFonts w:asciiTheme="minorHAnsi" w:hAnsiTheme="minorHAnsi"/>
          <w:rPrChange w:id="3565" w:author="Microsoft Office User" w:date="2023-07-10T07:16:00Z">
            <w:rPr/>
          </w:rPrChange>
        </w:rPr>
        <w:t>on reserves</w:t>
      </w:r>
      <w:ins w:id="3566" w:author="Microsoft Office User" w:date="2023-05-11T15:29:00Z">
        <w:r w:rsidR="00A71250" w:rsidRPr="00883F17">
          <w:rPr>
            <w:rFonts w:asciiTheme="minorHAnsi" w:eastAsia="Cambria" w:hAnsiTheme="minorHAnsi" w:cs="Cambria"/>
            <w:lang w:val="en-US"/>
            <w:rPrChange w:id="3567" w:author="Microsoft Office User" w:date="2023-07-10T07:16:00Z">
              <w:rPr>
                <w:rFonts w:ascii="Cambria" w:eastAsia="Cambria" w:hAnsi="Cambria" w:cs="Cambria"/>
                <w:lang w:val="en-US"/>
              </w:rPr>
            </w:rPrChange>
          </w:rPr>
          <w:t xml:space="preserve"> </w:t>
        </w:r>
      </w:ins>
      <w:del w:id="3568" w:author="Microsoft Office User" w:date="2023-05-11T15:29:00Z">
        <w:r w:rsidRPr="00883F17" w:rsidDel="00A71250">
          <w:rPr>
            <w:rFonts w:asciiTheme="minorHAnsi" w:hAnsiTheme="minorHAnsi"/>
            <w:rPrChange w:id="3569" w:author="Microsoft Office User" w:date="2023-07-10T07:16:00Z">
              <w:rPr/>
            </w:rPrChange>
          </w:rPr>
          <w:delText>.</w:delText>
        </w:r>
        <w:r w:rsidRPr="00883F17" w:rsidDel="00A71250">
          <w:rPr>
            <w:rFonts w:asciiTheme="minorHAnsi" w:eastAsia="Cambria" w:hAnsiTheme="minorHAnsi" w:cs="Cambria"/>
            <w:rPrChange w:id="3570" w:author="Microsoft Office User" w:date="2023-07-10T07:16:00Z">
              <w:rPr>
                <w:rFonts w:ascii="Cambria" w:eastAsia="Cambria" w:hAnsi="Cambria" w:cs="Cambria"/>
              </w:rPr>
            </w:rPrChange>
          </w:rPr>
          <w:delText xml:space="preserve"> The use of NSC for reproduction and its impact </w:delText>
        </w:r>
        <w:r w:rsidRPr="00883F17" w:rsidDel="00A71250">
          <w:rPr>
            <w:rFonts w:asciiTheme="minorHAnsi" w:hAnsiTheme="minorHAnsi"/>
            <w:rPrChange w:id="3571" w:author="Microsoft Office User" w:date="2023-07-10T07:16:00Z">
              <w:rPr/>
            </w:rPrChange>
          </w:rPr>
          <w:delText>i</w:delText>
        </w:r>
        <w:r w:rsidRPr="00883F17" w:rsidDel="00A71250">
          <w:rPr>
            <w:rFonts w:asciiTheme="minorHAnsi" w:eastAsia="Cambria" w:hAnsiTheme="minorHAnsi" w:cs="Cambria"/>
            <w:rPrChange w:id="3572" w:author="Microsoft Office User" w:date="2023-07-10T07:16:00Z">
              <w:rPr>
                <w:rFonts w:ascii="Cambria" w:eastAsia="Cambria" w:hAnsi="Cambria" w:cs="Cambria"/>
              </w:rPr>
            </w:rPrChange>
          </w:rPr>
          <w:delText>n the NSC seasonality ha</w:delText>
        </w:r>
        <w:r w:rsidRPr="00883F17" w:rsidDel="00A71250">
          <w:rPr>
            <w:rFonts w:asciiTheme="minorHAnsi" w:hAnsiTheme="minorHAnsi"/>
            <w:rPrChange w:id="3573" w:author="Microsoft Office User" w:date="2023-07-10T07:16:00Z">
              <w:rPr/>
            </w:rPrChange>
          </w:rPr>
          <w:delText>ve</w:delText>
        </w:r>
        <w:r w:rsidRPr="00883F17" w:rsidDel="00A71250">
          <w:rPr>
            <w:rFonts w:asciiTheme="minorHAnsi" w:eastAsia="Cambria" w:hAnsiTheme="minorHAnsi" w:cs="Cambria"/>
            <w:rPrChange w:id="3574" w:author="Microsoft Office User" w:date="2023-07-10T07:16:00Z">
              <w:rPr>
                <w:rFonts w:ascii="Cambria" w:eastAsia="Cambria" w:hAnsi="Cambria" w:cs="Cambria"/>
              </w:rPr>
            </w:rPrChange>
          </w:rPr>
          <w:delText xml:space="preserve"> been largely overlooked in the literature </w:delText>
        </w:r>
      </w:del>
      <w:r w:rsidRPr="00883F17">
        <w:rPr>
          <w:rFonts w:asciiTheme="minorHAnsi" w:eastAsia="Cambria" w:hAnsiTheme="minorHAnsi" w:cs="Cambria"/>
          <w:rPrChange w:id="3575" w:author="Microsoft Office User" w:date="2023-07-10T07:16:00Z">
            <w:rPr>
              <w:rFonts w:ascii="Cambria" w:eastAsia="Cambria" w:hAnsi="Cambria" w:cs="Cambria"/>
            </w:rPr>
          </w:rPrChange>
        </w:rPr>
        <w:t>(Hartmann and Trumbore, 2016; Blumstein et al., 2022).</w:t>
      </w:r>
      <w:ins w:id="3576" w:author="Microsoft Office User" w:date="2023-05-12T14:17:00Z">
        <w:r w:rsidR="005A3B97" w:rsidRPr="00883F17">
          <w:rPr>
            <w:rFonts w:asciiTheme="minorHAnsi" w:eastAsia="Cambria" w:hAnsiTheme="minorHAnsi" w:cs="Cambria"/>
            <w:lang w:val="en-US"/>
            <w:rPrChange w:id="3577" w:author="Microsoft Office User" w:date="2023-07-10T07:16:00Z">
              <w:rPr>
                <w:rFonts w:ascii="Cambria" w:eastAsia="Cambria" w:hAnsi="Cambria" w:cs="Cambria"/>
                <w:lang w:val="en-US"/>
              </w:rPr>
            </w:rPrChange>
          </w:rPr>
          <w:t xml:space="preserve"> </w:t>
        </w:r>
      </w:ins>
      <w:del w:id="3578" w:author="Microsoft Office User" w:date="2023-07-09T22:38:00Z">
        <w:r w:rsidRPr="00883F17" w:rsidDel="007F5DA5">
          <w:rPr>
            <w:rFonts w:asciiTheme="minorHAnsi" w:eastAsia="Cambria" w:hAnsiTheme="minorHAnsi" w:cs="Cambria"/>
            <w:rPrChange w:id="3579" w:author="Microsoft Office User" w:date="2023-07-10T07:16:00Z">
              <w:rPr>
                <w:rFonts w:ascii="Cambria" w:eastAsia="Cambria" w:hAnsi="Cambria" w:cs="Cambria"/>
              </w:rPr>
            </w:rPrChange>
          </w:rPr>
          <w:delText xml:space="preserve"> </w:delText>
        </w:r>
      </w:del>
      <w:r w:rsidRPr="00883F17">
        <w:rPr>
          <w:rFonts w:asciiTheme="minorHAnsi" w:eastAsia="Cambria" w:hAnsiTheme="minorHAnsi" w:cs="Cambria"/>
          <w:rPrChange w:id="3580" w:author="Microsoft Office User" w:date="2023-07-10T07:16:00Z">
            <w:rPr>
              <w:rFonts w:ascii="Cambria" w:eastAsia="Cambria" w:hAnsi="Cambria" w:cs="Cambria"/>
            </w:rPr>
          </w:rPrChange>
        </w:rPr>
        <w:t xml:space="preserve">These results suggest that for some tree species, flowering and fruiting </w:t>
      </w:r>
      <w:r w:rsidRPr="00883F17">
        <w:rPr>
          <w:rFonts w:asciiTheme="minorHAnsi" w:hAnsiTheme="minorHAnsi"/>
          <w:rPrChange w:id="3581" w:author="Microsoft Office User" w:date="2023-07-10T07:16:00Z">
            <w:rPr/>
          </w:rPrChange>
        </w:rPr>
        <w:t>may</w:t>
      </w:r>
      <w:r w:rsidRPr="00883F17">
        <w:rPr>
          <w:rFonts w:asciiTheme="minorHAnsi" w:eastAsia="Cambria" w:hAnsiTheme="minorHAnsi" w:cs="Cambria"/>
          <w:rPrChange w:id="3582" w:author="Microsoft Office User" w:date="2023-07-10T07:16:00Z">
            <w:rPr>
              <w:rFonts w:ascii="Cambria" w:eastAsia="Cambria" w:hAnsi="Cambria" w:cs="Cambria"/>
            </w:rPr>
          </w:rPrChange>
        </w:rPr>
        <w:t xml:space="preserve"> </w:t>
      </w:r>
      <w:r w:rsidRPr="00883F17">
        <w:rPr>
          <w:rFonts w:asciiTheme="minorHAnsi" w:hAnsiTheme="minorHAnsi"/>
          <w:rPrChange w:id="3583" w:author="Microsoft Office User" w:date="2023-07-10T07:16:00Z">
            <w:rPr/>
          </w:rPrChange>
        </w:rPr>
        <w:t>be</w:t>
      </w:r>
      <w:r w:rsidRPr="00883F17">
        <w:rPr>
          <w:rFonts w:asciiTheme="minorHAnsi" w:eastAsia="Cambria" w:hAnsiTheme="minorHAnsi" w:cs="Cambria"/>
          <w:rPrChange w:id="3584" w:author="Microsoft Office User" w:date="2023-07-10T07:16:00Z">
            <w:rPr>
              <w:rFonts w:ascii="Cambria" w:eastAsia="Cambria" w:hAnsi="Cambria" w:cs="Cambria"/>
            </w:rPr>
          </w:rPrChange>
        </w:rPr>
        <w:t xml:space="preserve"> a significant carbon sink that can influence the </w:t>
      </w:r>
      <w:r w:rsidR="00DE3D17" w:rsidRPr="00883F17">
        <w:rPr>
          <w:rFonts w:asciiTheme="minorHAnsi" w:eastAsia="Cambria" w:hAnsiTheme="minorHAnsi" w:cs="Cambria"/>
          <w:lang w:val="en-US"/>
          <w:rPrChange w:id="3585" w:author="Microsoft Office User" w:date="2023-07-10T07:16:00Z">
            <w:rPr>
              <w:rFonts w:ascii="Cambria" w:eastAsia="Cambria" w:hAnsi="Cambria" w:cs="Cambria"/>
              <w:lang w:val="en-US"/>
            </w:rPr>
          </w:rPrChange>
        </w:rPr>
        <w:t xml:space="preserve">NSC </w:t>
      </w:r>
      <w:r w:rsidRPr="00883F17">
        <w:rPr>
          <w:rFonts w:asciiTheme="minorHAnsi" w:eastAsia="Cambria" w:hAnsiTheme="minorHAnsi" w:cs="Cambria"/>
          <w:rPrChange w:id="3586" w:author="Microsoft Office User" w:date="2023-07-10T07:16:00Z">
            <w:rPr>
              <w:rFonts w:ascii="Cambria" w:eastAsia="Cambria" w:hAnsi="Cambria" w:cs="Cambria"/>
            </w:rPr>
          </w:rPrChange>
        </w:rPr>
        <w:t xml:space="preserve">seasonal </w:t>
      </w:r>
      <w:r w:rsidRPr="00883F17">
        <w:rPr>
          <w:rFonts w:asciiTheme="minorHAnsi" w:hAnsiTheme="minorHAnsi"/>
          <w:rPrChange w:id="3587" w:author="Microsoft Office User" w:date="2023-07-10T07:16:00Z">
            <w:rPr/>
          </w:rPrChange>
        </w:rPr>
        <w:t>dynamics,</w:t>
      </w:r>
      <w:r w:rsidRPr="00883F17">
        <w:rPr>
          <w:rFonts w:asciiTheme="minorHAnsi" w:eastAsia="Cambria" w:hAnsiTheme="minorHAnsi" w:cs="Cambria"/>
          <w:rPrChange w:id="3588" w:author="Microsoft Office User" w:date="2023-07-10T07:16:00Z">
            <w:rPr>
              <w:rFonts w:ascii="Cambria" w:eastAsia="Cambria" w:hAnsi="Cambria" w:cs="Cambria"/>
            </w:rPr>
          </w:rPrChange>
        </w:rPr>
        <w:t xml:space="preserve"> probably </w:t>
      </w:r>
      <w:del w:id="3589" w:author="Microsoft Office User" w:date="2023-05-12T14:45:00Z">
        <w:r w:rsidRPr="00883F17" w:rsidDel="00D47096">
          <w:rPr>
            <w:rFonts w:asciiTheme="minorHAnsi" w:eastAsia="Cambria" w:hAnsiTheme="minorHAnsi" w:cs="Cambria"/>
            <w:rPrChange w:id="3590" w:author="Microsoft Office User" w:date="2023-07-10T07:16:00Z">
              <w:rPr>
                <w:rFonts w:ascii="Cambria" w:eastAsia="Cambria" w:hAnsi="Cambria" w:cs="Cambria"/>
              </w:rPr>
            </w:rPrChange>
          </w:rPr>
          <w:delText xml:space="preserve">causing trees </w:delText>
        </w:r>
      </w:del>
      <w:ins w:id="3591" w:author="Microsoft Office User" w:date="2023-05-12T14:45:00Z">
        <w:r w:rsidR="00D47096" w:rsidRPr="00883F17">
          <w:rPr>
            <w:rFonts w:asciiTheme="minorHAnsi" w:eastAsia="Cambria" w:hAnsiTheme="minorHAnsi" w:cs="Cambria"/>
            <w:lang w:val="en-US"/>
            <w:rPrChange w:id="3592" w:author="Microsoft Office User" w:date="2023-07-10T07:16:00Z">
              <w:rPr>
                <w:rFonts w:ascii="Cambria" w:eastAsia="Cambria" w:hAnsi="Cambria" w:cs="Cambria"/>
                <w:lang w:val="en-US"/>
              </w:rPr>
            </w:rPrChange>
          </w:rPr>
          <w:t xml:space="preserve">contributing </w:t>
        </w:r>
      </w:ins>
      <w:r w:rsidRPr="00883F17">
        <w:rPr>
          <w:rFonts w:asciiTheme="minorHAnsi" w:eastAsia="Cambria" w:hAnsiTheme="minorHAnsi" w:cs="Cambria"/>
          <w:rPrChange w:id="3593" w:author="Microsoft Office User" w:date="2023-07-10T07:16:00Z">
            <w:rPr>
              <w:rFonts w:ascii="Cambria" w:eastAsia="Cambria" w:hAnsi="Cambria" w:cs="Cambria"/>
            </w:rPr>
          </w:rPrChange>
        </w:rPr>
        <w:t>to deplete NSC during the wet season.</w:t>
      </w:r>
    </w:p>
    <w:p w14:paraId="28303738" w14:textId="6D236FD1"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3594" w:author="Microsoft Office User" w:date="2023-07-10T07:16:00Z">
            <w:rPr/>
          </w:rPrChange>
        </w:rPr>
      </w:pPr>
      <w:r w:rsidRPr="00883F17">
        <w:rPr>
          <w:rFonts w:asciiTheme="minorHAnsi" w:eastAsia="Cambria" w:hAnsiTheme="minorHAnsi" w:cs="Cambria"/>
          <w:rPrChange w:id="3595" w:author="Microsoft Office User" w:date="2023-07-10T07:16:00Z">
            <w:rPr>
              <w:rFonts w:ascii="Cambria" w:eastAsia="Cambria" w:hAnsi="Cambria" w:cs="Cambria"/>
            </w:rPr>
          </w:rPrChange>
        </w:rPr>
        <w:t xml:space="preserve">Alternatively, the rainy season comes with its own dangers that put pressure </w:t>
      </w:r>
      <w:r w:rsidRPr="00883F17">
        <w:rPr>
          <w:rFonts w:asciiTheme="minorHAnsi" w:hAnsiTheme="minorHAnsi"/>
          <w:rPrChange w:id="3596" w:author="Microsoft Office User" w:date="2023-07-10T07:16:00Z">
            <w:rPr/>
          </w:rPrChange>
        </w:rPr>
        <w:t>on</w:t>
      </w:r>
      <w:r w:rsidRPr="00883F17">
        <w:rPr>
          <w:rFonts w:asciiTheme="minorHAnsi" w:eastAsia="Cambria" w:hAnsiTheme="minorHAnsi" w:cs="Cambria"/>
          <w:rPrChange w:id="3597" w:author="Microsoft Office User" w:date="2023-07-10T07:16:00Z">
            <w:rPr>
              <w:rFonts w:ascii="Cambria" w:eastAsia="Cambria" w:hAnsi="Cambria" w:cs="Cambria"/>
            </w:rPr>
          </w:rPrChange>
        </w:rPr>
        <w:t xml:space="preserve"> available NSC. During the rainy season, </w:t>
      </w:r>
      <w:r w:rsidRPr="00883F17">
        <w:rPr>
          <w:rFonts w:asciiTheme="minorHAnsi" w:hAnsiTheme="minorHAnsi"/>
          <w:rPrChange w:id="3598" w:author="Microsoft Office User" w:date="2023-07-10T07:16:00Z">
            <w:rPr/>
          </w:rPrChange>
        </w:rPr>
        <w:t>b</w:t>
      </w:r>
      <w:r w:rsidRPr="00883F17">
        <w:rPr>
          <w:rFonts w:asciiTheme="minorHAnsi" w:eastAsia="Cambria" w:hAnsiTheme="minorHAnsi" w:cs="Cambria"/>
          <w:rPrChange w:id="3599" w:author="Microsoft Office User" w:date="2023-07-10T07:16:00Z">
            <w:rPr>
              <w:rFonts w:ascii="Cambria" w:eastAsia="Cambria" w:hAnsi="Cambria" w:cs="Cambria"/>
            </w:rPr>
          </w:rPrChange>
        </w:rPr>
        <w:t>low</w:t>
      </w:r>
      <w:r w:rsidRPr="00883F17">
        <w:rPr>
          <w:rFonts w:asciiTheme="minorHAnsi" w:hAnsiTheme="minorHAnsi"/>
          <w:rPrChange w:id="3600" w:author="Microsoft Office User" w:date="2023-07-10T07:16:00Z">
            <w:rPr/>
          </w:rPrChange>
        </w:rPr>
        <w:t>downs, s</w:t>
      </w:r>
      <w:r w:rsidRPr="00883F17">
        <w:rPr>
          <w:rFonts w:asciiTheme="minorHAnsi" w:eastAsia="Cambria" w:hAnsiTheme="minorHAnsi" w:cs="Cambria"/>
          <w:rPrChange w:id="3601" w:author="Microsoft Office User" w:date="2023-07-10T07:16:00Z">
            <w:rPr>
              <w:rFonts w:ascii="Cambria" w:eastAsia="Cambria" w:hAnsi="Cambria" w:cs="Cambria"/>
            </w:rPr>
          </w:rPrChange>
        </w:rPr>
        <w:t xml:space="preserve">torms and </w:t>
      </w:r>
      <w:r w:rsidRPr="00883F17">
        <w:rPr>
          <w:rFonts w:asciiTheme="minorHAnsi" w:hAnsiTheme="minorHAnsi"/>
          <w:rPrChange w:id="3602" w:author="Microsoft Office User" w:date="2023-07-10T07:16:00Z">
            <w:rPr/>
          </w:rPrChange>
        </w:rPr>
        <w:t>lightning</w:t>
      </w:r>
      <w:r w:rsidRPr="00883F17">
        <w:rPr>
          <w:rFonts w:asciiTheme="minorHAnsi" w:eastAsia="Cambria" w:hAnsiTheme="minorHAnsi" w:cs="Cambria"/>
          <w:rPrChange w:id="3603" w:author="Microsoft Office User" w:date="2023-07-10T07:16:00Z">
            <w:rPr>
              <w:rFonts w:ascii="Cambria" w:eastAsia="Cambria" w:hAnsi="Cambria" w:cs="Cambria"/>
            </w:rPr>
          </w:rPrChange>
        </w:rPr>
        <w:t xml:space="preserve"> can </w:t>
      </w:r>
      <w:r w:rsidRPr="00883F17">
        <w:rPr>
          <w:rFonts w:asciiTheme="minorHAnsi" w:hAnsiTheme="minorHAnsi"/>
          <w:rPrChange w:id="3604" w:author="Microsoft Office User" w:date="2023-07-10T07:16:00Z">
            <w:rPr/>
          </w:rPrChange>
        </w:rPr>
        <w:t>cause</w:t>
      </w:r>
      <w:r w:rsidRPr="00883F17">
        <w:rPr>
          <w:rFonts w:asciiTheme="minorHAnsi" w:eastAsia="Cambria" w:hAnsiTheme="minorHAnsi" w:cs="Cambria"/>
          <w:rPrChange w:id="3605" w:author="Microsoft Office User" w:date="2023-07-10T07:16:00Z">
            <w:rPr>
              <w:rFonts w:ascii="Cambria" w:eastAsia="Cambria" w:hAnsi="Cambria" w:cs="Cambria"/>
            </w:rPr>
          </w:rPrChange>
        </w:rPr>
        <w:t xml:space="preserve"> physical damage to trees,</w:t>
      </w:r>
      <w:ins w:id="3606" w:author="Microsoft Office User" w:date="2023-05-12T13:58:00Z">
        <w:r w:rsidR="00096D61" w:rsidRPr="00883F17">
          <w:rPr>
            <w:rFonts w:asciiTheme="minorHAnsi" w:eastAsia="Cambria" w:hAnsiTheme="minorHAnsi" w:cs="Cambria"/>
            <w:lang w:val="en-US"/>
            <w:rPrChange w:id="3607" w:author="Microsoft Office User" w:date="2023-07-10T07:16:00Z">
              <w:rPr>
                <w:rFonts w:ascii="Cambria" w:eastAsia="Cambria" w:hAnsi="Cambria" w:cs="Cambria"/>
                <w:lang w:val="en-US"/>
              </w:rPr>
            </w:rPrChange>
          </w:rPr>
          <w:t xml:space="preserve"> as well as an increase on herbivory or fungal in</w:t>
        </w:r>
      </w:ins>
      <w:ins w:id="3608" w:author="Microsoft Office User" w:date="2023-05-12T13:59:00Z">
        <w:r w:rsidR="00096D61" w:rsidRPr="00883F17">
          <w:rPr>
            <w:rFonts w:asciiTheme="minorHAnsi" w:eastAsia="Cambria" w:hAnsiTheme="minorHAnsi" w:cs="Cambria"/>
            <w:lang w:val="en-US"/>
            <w:rPrChange w:id="3609" w:author="Microsoft Office User" w:date="2023-07-10T07:16:00Z">
              <w:rPr>
                <w:rFonts w:ascii="Cambria" w:eastAsia="Cambria" w:hAnsi="Cambria" w:cs="Cambria"/>
                <w:lang w:val="en-US"/>
              </w:rPr>
            </w:rPrChange>
          </w:rPr>
          <w:t>fections</w:t>
        </w:r>
      </w:ins>
      <w:r w:rsidRPr="00883F17">
        <w:rPr>
          <w:rFonts w:asciiTheme="minorHAnsi" w:eastAsia="Cambria" w:hAnsiTheme="minorHAnsi" w:cs="Cambria"/>
          <w:rPrChange w:id="3610" w:author="Microsoft Office User" w:date="2023-07-10T07:16:00Z">
            <w:rPr>
              <w:rFonts w:ascii="Cambria" w:eastAsia="Cambria" w:hAnsi="Cambria" w:cs="Cambria"/>
            </w:rPr>
          </w:rPrChange>
        </w:rPr>
        <w:t xml:space="preserve"> increasing the risk of individual mortality (Zuleta et al., 2022</w:t>
      </w:r>
      <w:ins w:id="3611" w:author="Microsoft Office User" w:date="2023-05-12T14:00:00Z">
        <w:r w:rsidR="00096D61" w:rsidRPr="00883F17">
          <w:rPr>
            <w:rFonts w:asciiTheme="minorHAnsi" w:eastAsia="Cambria" w:hAnsiTheme="minorHAnsi" w:cs="Cambria"/>
            <w:lang w:val="en-US"/>
            <w:rPrChange w:id="3612" w:author="Microsoft Office User" w:date="2023-07-10T07:16:00Z">
              <w:rPr>
                <w:rFonts w:ascii="Cambria" w:eastAsia="Cambria" w:hAnsi="Cambria" w:cs="Cambria"/>
                <w:lang w:val="en-US"/>
              </w:rPr>
            </w:rPrChange>
          </w:rPr>
          <w:t xml:space="preserve">, </w:t>
        </w:r>
        <w:r w:rsidR="00096D61" w:rsidRPr="00883F17">
          <w:rPr>
            <w:rFonts w:asciiTheme="minorHAnsi" w:eastAsia="Cambria" w:hAnsiTheme="minorHAnsi" w:cs="Cambria"/>
            <w:rPrChange w:id="3613" w:author="Microsoft Office User" w:date="2023-07-10T07:16:00Z">
              <w:rPr>
                <w:rFonts w:ascii="Cambria" w:eastAsia="Cambria" w:hAnsi="Cambria" w:cs="Cambria"/>
              </w:rPr>
            </w:rPrChange>
          </w:rPr>
          <w:t>Aleixo et al., 2019</w:t>
        </w:r>
      </w:ins>
      <w:r w:rsidRPr="00883F17">
        <w:rPr>
          <w:rFonts w:asciiTheme="minorHAnsi" w:eastAsia="Cambria" w:hAnsiTheme="minorHAnsi" w:cs="Cambria"/>
          <w:rPrChange w:id="3614" w:author="Microsoft Office User" w:date="2023-07-10T07:16:00Z">
            <w:rPr>
              <w:rFonts w:ascii="Cambria" w:eastAsia="Cambria" w:hAnsi="Cambria" w:cs="Cambria"/>
            </w:rPr>
          </w:rPrChange>
        </w:rPr>
        <w:t xml:space="preserve">). </w:t>
      </w:r>
      <w:r w:rsidRPr="00883F17">
        <w:rPr>
          <w:rFonts w:asciiTheme="minorHAnsi" w:hAnsiTheme="minorHAnsi"/>
          <w:rPrChange w:id="3615" w:author="Microsoft Office User" w:date="2023-07-10T07:16:00Z">
            <w:rPr/>
          </w:rPrChange>
        </w:rPr>
        <w:t>R</w:t>
      </w:r>
      <w:r w:rsidRPr="00883F17">
        <w:rPr>
          <w:rFonts w:asciiTheme="minorHAnsi" w:eastAsia="Cambria" w:hAnsiTheme="minorHAnsi" w:cs="Cambria"/>
          <w:rPrChange w:id="3616" w:author="Microsoft Office User" w:date="2023-07-10T07:16:00Z">
            <w:rPr>
              <w:rFonts w:ascii="Cambria" w:eastAsia="Cambria" w:hAnsi="Cambria" w:cs="Cambria"/>
            </w:rPr>
          </w:rPrChange>
        </w:rPr>
        <w:t xml:space="preserve">ebuilding the lost tissue </w:t>
      </w:r>
      <w:ins w:id="3617" w:author="Microsoft Office User" w:date="2023-05-12T13:58:00Z">
        <w:r w:rsidR="00096D61" w:rsidRPr="00883F17">
          <w:rPr>
            <w:rFonts w:asciiTheme="minorHAnsi" w:eastAsia="Cambria" w:hAnsiTheme="minorHAnsi" w:cs="Cambria"/>
            <w:lang w:val="en-US"/>
            <w:rPrChange w:id="3618" w:author="Microsoft Office User" w:date="2023-07-10T07:16:00Z">
              <w:rPr>
                <w:rFonts w:ascii="Cambria" w:eastAsia="Cambria" w:hAnsi="Cambria" w:cs="Cambria"/>
                <w:lang w:val="en-US"/>
              </w:rPr>
            </w:rPrChange>
          </w:rPr>
          <w:t>during the wet season</w:t>
        </w:r>
      </w:ins>
      <w:ins w:id="3619" w:author="Microsoft Office User" w:date="2023-05-12T13:59:00Z">
        <w:r w:rsidR="00096D61" w:rsidRPr="00883F17">
          <w:rPr>
            <w:rFonts w:asciiTheme="minorHAnsi" w:eastAsia="Cambria" w:hAnsiTheme="minorHAnsi" w:cs="Cambria"/>
            <w:lang w:val="en-US"/>
            <w:rPrChange w:id="3620" w:author="Microsoft Office User" w:date="2023-07-10T07:16:00Z">
              <w:rPr>
                <w:rFonts w:ascii="Cambria" w:eastAsia="Cambria" w:hAnsi="Cambria" w:cs="Cambria"/>
                <w:lang w:val="en-US"/>
              </w:rPr>
            </w:rPrChange>
          </w:rPr>
          <w:t>, or building up defense compounds</w:t>
        </w:r>
      </w:ins>
      <w:ins w:id="3621" w:author="Microsoft Office User" w:date="2023-05-12T13:58:00Z">
        <w:r w:rsidR="00096D61" w:rsidRPr="00883F17">
          <w:rPr>
            <w:rFonts w:asciiTheme="minorHAnsi" w:eastAsia="Cambria" w:hAnsiTheme="minorHAnsi" w:cs="Cambria"/>
            <w:lang w:val="en-US"/>
            <w:rPrChange w:id="3622"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rPrChange w:id="3623" w:author="Microsoft Office User" w:date="2023-07-10T07:16:00Z">
            <w:rPr>
              <w:rFonts w:ascii="Cambria" w:eastAsia="Cambria" w:hAnsi="Cambria" w:cs="Cambria"/>
            </w:rPr>
          </w:rPrChange>
        </w:rPr>
        <w:t xml:space="preserve">could represent a large demand </w:t>
      </w:r>
      <w:r w:rsidRPr="00883F17">
        <w:rPr>
          <w:rFonts w:asciiTheme="minorHAnsi" w:hAnsiTheme="minorHAnsi"/>
          <w:rPrChange w:id="3624" w:author="Microsoft Office User" w:date="2023-07-10T07:16:00Z">
            <w:rPr/>
          </w:rPrChange>
        </w:rPr>
        <w:t>on</w:t>
      </w:r>
      <w:r w:rsidRPr="00883F17">
        <w:rPr>
          <w:rFonts w:asciiTheme="minorHAnsi" w:eastAsia="Cambria" w:hAnsiTheme="minorHAnsi" w:cs="Cambria"/>
          <w:rPrChange w:id="3625" w:author="Microsoft Office User" w:date="2023-07-10T07:16:00Z">
            <w:rPr>
              <w:rFonts w:ascii="Cambria" w:eastAsia="Cambria" w:hAnsi="Cambria" w:cs="Cambria"/>
            </w:rPr>
          </w:rPrChange>
        </w:rPr>
        <w:t xml:space="preserve"> NSC</w:t>
      </w:r>
      <w:ins w:id="3626" w:author="Microsoft Office User" w:date="2023-05-12T13:59:00Z">
        <w:r w:rsidR="00096D61" w:rsidRPr="00883F17">
          <w:rPr>
            <w:rFonts w:asciiTheme="minorHAnsi" w:eastAsia="Cambria" w:hAnsiTheme="minorHAnsi" w:cs="Cambria"/>
            <w:lang w:val="en-US"/>
            <w:rPrChange w:id="3627" w:author="Microsoft Office User" w:date="2023-07-10T07:16:00Z">
              <w:rPr>
                <w:rFonts w:ascii="Cambria" w:eastAsia="Cambria" w:hAnsi="Cambria" w:cs="Cambria"/>
                <w:lang w:val="en-US"/>
              </w:rPr>
            </w:rPrChange>
          </w:rPr>
          <w:t xml:space="preserve"> (</w:t>
        </w:r>
      </w:ins>
      <w:ins w:id="3628" w:author="Microsoft Office User" w:date="2023-07-09T22:39:00Z">
        <w:r w:rsidR="007F5DA5" w:rsidRPr="00883F17">
          <w:rPr>
            <w:rFonts w:asciiTheme="minorHAnsi" w:eastAsia="Cambria" w:hAnsiTheme="minorHAnsi" w:cs="Cambria"/>
            <w:lang w:val="en-US"/>
            <w:rPrChange w:id="3629" w:author="Microsoft Office User" w:date="2023-07-10T07:16:00Z">
              <w:rPr>
                <w:rFonts w:ascii="Cambria" w:eastAsia="Cambria" w:hAnsi="Cambria" w:cs="Cambria"/>
                <w:lang w:val="en-US"/>
              </w:rPr>
            </w:rPrChange>
          </w:rPr>
          <w:t>H</w:t>
        </w:r>
      </w:ins>
      <w:ins w:id="3630" w:author="Microsoft Office User" w:date="2023-05-12T13:59:00Z">
        <w:r w:rsidR="00096D61" w:rsidRPr="00883F17">
          <w:rPr>
            <w:rFonts w:asciiTheme="minorHAnsi" w:eastAsia="Cambria" w:hAnsiTheme="minorHAnsi" w:cs="Cambria"/>
            <w:lang w:val="en-US"/>
            <w:rPrChange w:id="3631" w:author="Microsoft Office User" w:date="2023-07-10T07:16:00Z">
              <w:rPr>
                <w:rFonts w:ascii="Cambria" w:eastAsia="Cambria" w:hAnsi="Cambria" w:cs="Cambria"/>
                <w:lang w:val="en-US"/>
              </w:rPr>
            </w:rPrChange>
          </w:rPr>
          <w:t>uang et al 202</w:t>
        </w:r>
      </w:ins>
      <w:ins w:id="3632" w:author="Microsoft Office User" w:date="2023-07-09T22:39:00Z">
        <w:r w:rsidR="007F5DA5" w:rsidRPr="00883F17">
          <w:rPr>
            <w:rFonts w:asciiTheme="minorHAnsi" w:eastAsia="Cambria" w:hAnsiTheme="minorHAnsi" w:cs="Cambria"/>
            <w:lang w:val="en-US"/>
            <w:rPrChange w:id="3633" w:author="Microsoft Office User" w:date="2023-07-10T07:16:00Z">
              <w:rPr>
                <w:rFonts w:ascii="Cambria" w:eastAsia="Cambria" w:hAnsi="Cambria" w:cs="Cambria"/>
                <w:lang w:val="en-US"/>
              </w:rPr>
            </w:rPrChange>
          </w:rPr>
          <w:t>1)</w:t>
        </w:r>
      </w:ins>
      <w:r w:rsidRPr="00883F17">
        <w:rPr>
          <w:rFonts w:asciiTheme="minorHAnsi" w:eastAsia="Cambria" w:hAnsiTheme="minorHAnsi" w:cs="Cambria"/>
          <w:rPrChange w:id="3634" w:author="Microsoft Office User" w:date="2023-07-10T07:16:00Z">
            <w:rPr>
              <w:rFonts w:ascii="Cambria" w:eastAsia="Cambria" w:hAnsi="Cambria" w:cs="Cambria"/>
            </w:rPr>
          </w:rPrChange>
        </w:rPr>
        <w:t xml:space="preserve">. </w:t>
      </w:r>
      <w:del w:id="3635" w:author="Microsoft Office User" w:date="2023-05-12T13:59:00Z">
        <w:r w:rsidRPr="00883F17" w:rsidDel="00096D61">
          <w:rPr>
            <w:rFonts w:asciiTheme="minorHAnsi" w:eastAsia="Cambria" w:hAnsiTheme="minorHAnsi" w:cs="Cambria"/>
            <w:rPrChange w:id="3636" w:author="Microsoft Office User" w:date="2023-07-10T07:16:00Z">
              <w:rPr>
                <w:rFonts w:ascii="Cambria" w:eastAsia="Cambria" w:hAnsi="Cambria" w:cs="Cambria"/>
              </w:rPr>
            </w:rPrChange>
          </w:rPr>
          <w:delText xml:space="preserve">There may also be an increase in herbivory or fungal infection, increasing the demand </w:delText>
        </w:r>
        <w:r w:rsidRPr="00883F17" w:rsidDel="00096D61">
          <w:rPr>
            <w:rFonts w:asciiTheme="minorHAnsi" w:hAnsiTheme="minorHAnsi"/>
            <w:rPrChange w:id="3637" w:author="Microsoft Office User" w:date="2023-07-10T07:16:00Z">
              <w:rPr/>
            </w:rPrChange>
          </w:rPr>
          <w:delText>for</w:delText>
        </w:r>
        <w:r w:rsidRPr="00883F17" w:rsidDel="00096D61">
          <w:rPr>
            <w:rFonts w:asciiTheme="minorHAnsi" w:eastAsia="Cambria" w:hAnsiTheme="minorHAnsi" w:cs="Cambria"/>
            <w:rPrChange w:id="3638" w:author="Microsoft Office User" w:date="2023-07-10T07:16:00Z">
              <w:rPr>
                <w:rFonts w:ascii="Cambria" w:eastAsia="Cambria" w:hAnsi="Cambria" w:cs="Cambria"/>
              </w:rPr>
            </w:rPrChange>
          </w:rPr>
          <w:delText xml:space="preserve"> NSC to rebuild lost foliage and roots and</w:delText>
        </w:r>
        <w:r w:rsidRPr="00883F17" w:rsidDel="00096D61">
          <w:rPr>
            <w:rFonts w:asciiTheme="minorHAnsi" w:hAnsiTheme="minorHAnsi"/>
            <w:rPrChange w:id="3639" w:author="Microsoft Office User" w:date="2023-07-10T07:16:00Z">
              <w:rPr/>
            </w:rPrChange>
          </w:rPr>
          <w:delText xml:space="preserve"> to ensure defenses </w:delText>
        </w:r>
        <w:r w:rsidRPr="00883F17" w:rsidDel="00096D61">
          <w:rPr>
            <w:rFonts w:asciiTheme="minorHAnsi" w:eastAsia="Cambria" w:hAnsiTheme="minorHAnsi" w:cs="Cambria"/>
            <w:rPrChange w:id="3640" w:author="Microsoft Office User" w:date="2023-07-10T07:16:00Z">
              <w:rPr>
                <w:rFonts w:ascii="Cambria" w:eastAsia="Cambria" w:hAnsi="Cambria" w:cs="Cambria"/>
              </w:rPr>
            </w:rPrChange>
          </w:rPr>
          <w:delText xml:space="preserve">(Zuleta et al., 2022). </w:delText>
        </w:r>
      </w:del>
      <w:del w:id="3641" w:author="Microsoft Office User" w:date="2023-05-12T14:00:00Z">
        <w:r w:rsidRPr="00883F17" w:rsidDel="00096D61">
          <w:rPr>
            <w:rFonts w:asciiTheme="minorHAnsi" w:eastAsia="Cambria" w:hAnsiTheme="minorHAnsi" w:cs="Cambria"/>
            <w:rPrChange w:id="3642" w:author="Microsoft Office User" w:date="2023-07-10T07:16:00Z">
              <w:rPr>
                <w:rFonts w:ascii="Cambria" w:eastAsia="Cambria" w:hAnsi="Cambria" w:cs="Cambria"/>
              </w:rPr>
            </w:rPrChange>
          </w:rPr>
          <w:delText xml:space="preserve">Because of these hazards, tree mortality </w:delText>
        </w:r>
        <w:r w:rsidRPr="00883F17" w:rsidDel="00096D61">
          <w:rPr>
            <w:rFonts w:asciiTheme="minorHAnsi" w:hAnsiTheme="minorHAnsi"/>
            <w:rPrChange w:id="3643" w:author="Microsoft Office User" w:date="2023-07-10T07:16:00Z">
              <w:rPr/>
            </w:rPrChange>
          </w:rPr>
          <w:delText>is</w:delText>
        </w:r>
        <w:r w:rsidRPr="00883F17" w:rsidDel="00096D61">
          <w:rPr>
            <w:rFonts w:asciiTheme="minorHAnsi" w:eastAsia="Cambria" w:hAnsiTheme="minorHAnsi" w:cs="Cambria"/>
            <w:rPrChange w:id="3644" w:author="Microsoft Office User" w:date="2023-07-10T07:16:00Z">
              <w:rPr>
                <w:rFonts w:ascii="Cambria" w:eastAsia="Cambria" w:hAnsi="Cambria" w:cs="Cambria"/>
              </w:rPr>
            </w:rPrChange>
          </w:rPr>
          <w:delText xml:space="preserve"> highest during the wet season in some tropical forests (Aleixo et al., 2019). </w:delText>
        </w:r>
      </w:del>
      <w:r w:rsidRPr="00883F17">
        <w:rPr>
          <w:rFonts w:asciiTheme="minorHAnsi" w:eastAsia="Cambria" w:hAnsiTheme="minorHAnsi" w:cs="Cambria"/>
          <w:rPrChange w:id="3645" w:author="Microsoft Office User" w:date="2023-07-10T07:16:00Z">
            <w:rPr>
              <w:rFonts w:ascii="Cambria" w:eastAsia="Cambria" w:hAnsi="Cambria" w:cs="Cambria"/>
            </w:rPr>
          </w:rPrChange>
        </w:rPr>
        <w:t>Thus, trees that</w:t>
      </w:r>
      <w:ins w:id="3646" w:author="Microsoft Office User" w:date="2023-05-12T14:01:00Z">
        <w:r w:rsidR="00096D61" w:rsidRPr="00883F17">
          <w:rPr>
            <w:rFonts w:asciiTheme="minorHAnsi" w:eastAsia="Cambria" w:hAnsiTheme="minorHAnsi" w:cs="Cambria"/>
            <w:lang w:val="en-US"/>
            <w:rPrChange w:id="3647" w:author="Microsoft Office User" w:date="2023-07-10T07:16:00Z">
              <w:rPr>
                <w:rFonts w:ascii="Cambria" w:eastAsia="Cambria" w:hAnsi="Cambria" w:cs="Cambria"/>
                <w:lang w:val="en-US"/>
              </w:rPr>
            </w:rPrChange>
          </w:rPr>
          <w:t>,</w:t>
        </w:r>
      </w:ins>
      <w:r w:rsidRPr="00883F17">
        <w:rPr>
          <w:rFonts w:asciiTheme="minorHAnsi" w:eastAsia="Cambria" w:hAnsiTheme="minorHAnsi" w:cs="Cambria"/>
          <w:rPrChange w:id="3648" w:author="Microsoft Office User" w:date="2023-07-10T07:16:00Z">
            <w:rPr>
              <w:rFonts w:ascii="Cambria" w:eastAsia="Cambria" w:hAnsi="Cambria" w:cs="Cambria"/>
            </w:rPr>
          </w:rPrChange>
        </w:rPr>
        <w:t xml:space="preserve"> </w:t>
      </w:r>
      <w:ins w:id="3649" w:author="Microsoft Office User" w:date="2023-05-12T14:01:00Z">
        <w:r w:rsidR="00096D61" w:rsidRPr="00883F17">
          <w:rPr>
            <w:rFonts w:asciiTheme="minorHAnsi" w:eastAsia="Cambria" w:hAnsiTheme="minorHAnsi" w:cs="Cambria"/>
            <w:lang w:val="en-US"/>
            <w:rPrChange w:id="3650" w:author="Microsoft Office User" w:date="2023-07-10T07:16:00Z">
              <w:rPr>
                <w:rFonts w:ascii="Cambria" w:eastAsia="Cambria" w:hAnsi="Cambria" w:cs="Cambria"/>
                <w:lang w:val="en-US"/>
              </w:rPr>
            </w:rPrChange>
          </w:rPr>
          <w:t xml:space="preserve">in the transition months between </w:t>
        </w:r>
      </w:ins>
      <w:ins w:id="3651" w:author="Microsoft Office User" w:date="2023-07-09T22:39:00Z">
        <w:r w:rsidR="007F5DA5" w:rsidRPr="00883F17">
          <w:rPr>
            <w:rFonts w:asciiTheme="minorHAnsi" w:eastAsia="Cambria" w:hAnsiTheme="minorHAnsi" w:cs="Cambria"/>
            <w:lang w:val="en-US"/>
            <w:rPrChange w:id="3652" w:author="Microsoft Office User" w:date="2023-07-10T07:16:00Z">
              <w:rPr>
                <w:rFonts w:ascii="Cambria" w:eastAsia="Cambria" w:hAnsi="Cambria" w:cs="Cambria"/>
                <w:lang w:val="en-US"/>
              </w:rPr>
            </w:rPrChange>
          </w:rPr>
          <w:t xml:space="preserve">the wet and the dry </w:t>
        </w:r>
      </w:ins>
      <w:ins w:id="3653" w:author="Microsoft Office User" w:date="2023-05-12T14:01:00Z">
        <w:r w:rsidR="00096D61" w:rsidRPr="00883F17">
          <w:rPr>
            <w:rFonts w:asciiTheme="minorHAnsi" w:eastAsia="Cambria" w:hAnsiTheme="minorHAnsi" w:cs="Cambria"/>
            <w:lang w:val="en-US"/>
            <w:rPrChange w:id="3654" w:author="Microsoft Office User" w:date="2023-07-10T07:16:00Z">
              <w:rPr>
                <w:rFonts w:ascii="Cambria" w:eastAsia="Cambria" w:hAnsi="Cambria" w:cs="Cambria"/>
                <w:lang w:val="en-US"/>
              </w:rPr>
            </w:rPrChange>
          </w:rPr>
          <w:t xml:space="preserve">seasons, </w:t>
        </w:r>
      </w:ins>
      <w:r w:rsidRPr="00883F17">
        <w:rPr>
          <w:rFonts w:asciiTheme="minorHAnsi" w:eastAsia="Cambria" w:hAnsiTheme="minorHAnsi" w:cs="Cambria"/>
          <w:rPrChange w:id="3655" w:author="Microsoft Office User" w:date="2023-07-10T07:16:00Z">
            <w:rPr>
              <w:rFonts w:ascii="Cambria" w:eastAsia="Cambria" w:hAnsi="Cambria" w:cs="Cambria"/>
            </w:rPr>
          </w:rPrChange>
        </w:rPr>
        <w:t xml:space="preserve">may </w:t>
      </w:r>
      <w:del w:id="3656" w:author="Microsoft Office User" w:date="2023-05-12T14:01:00Z">
        <w:r w:rsidRPr="00883F17" w:rsidDel="00096D61">
          <w:rPr>
            <w:rFonts w:asciiTheme="minorHAnsi" w:eastAsia="Cambria" w:hAnsiTheme="minorHAnsi" w:cs="Cambria"/>
            <w:rPrChange w:id="3657" w:author="Microsoft Office User" w:date="2023-07-10T07:16:00Z">
              <w:rPr>
                <w:rFonts w:ascii="Cambria" w:eastAsia="Cambria" w:hAnsi="Cambria" w:cs="Cambria"/>
              </w:rPr>
            </w:rPrChange>
          </w:rPr>
          <w:delText xml:space="preserve">not have </w:delText>
        </w:r>
      </w:del>
      <w:ins w:id="3658" w:author="Microsoft Office User" w:date="2023-05-12T14:01:00Z">
        <w:r w:rsidR="00096D61" w:rsidRPr="00883F17">
          <w:rPr>
            <w:rFonts w:asciiTheme="minorHAnsi" w:eastAsia="Cambria" w:hAnsiTheme="minorHAnsi" w:cs="Cambria"/>
            <w:lang w:val="en-US"/>
            <w:rPrChange w:id="3659" w:author="Microsoft Office User" w:date="2023-07-10T07:16:00Z">
              <w:rPr>
                <w:rFonts w:ascii="Cambria" w:eastAsia="Cambria" w:hAnsi="Cambria" w:cs="Cambria"/>
                <w:lang w:val="en-US"/>
              </w:rPr>
            </w:rPrChange>
          </w:rPr>
          <w:t xml:space="preserve">not have </w:t>
        </w:r>
      </w:ins>
      <w:r w:rsidRPr="00883F17">
        <w:rPr>
          <w:rFonts w:asciiTheme="minorHAnsi" w:eastAsia="Cambria" w:hAnsiTheme="minorHAnsi" w:cs="Cambria"/>
          <w:rPrChange w:id="3660" w:author="Microsoft Office User" w:date="2023-07-10T07:16:00Z">
            <w:rPr>
              <w:rFonts w:ascii="Cambria" w:eastAsia="Cambria" w:hAnsi="Cambria" w:cs="Cambria"/>
            </w:rPr>
          </w:rPrChange>
        </w:rPr>
        <w:t>fully replenished their NSC content and repaired</w:t>
      </w:r>
      <w:del w:id="3661" w:author="Microsoft Office User" w:date="2023-05-12T14:01:00Z">
        <w:r w:rsidRPr="00883F17" w:rsidDel="00096D61">
          <w:rPr>
            <w:rFonts w:asciiTheme="minorHAnsi" w:eastAsia="Cambria" w:hAnsiTheme="minorHAnsi" w:cs="Cambria"/>
            <w:rPrChange w:id="3662" w:author="Microsoft Office User" w:date="2023-07-10T07:16:00Z">
              <w:rPr>
                <w:rFonts w:ascii="Cambria" w:eastAsia="Cambria" w:hAnsi="Cambria" w:cs="Cambria"/>
              </w:rPr>
            </w:rPrChange>
          </w:rPr>
          <w:delText xml:space="preserve"> their</w:delText>
        </w:r>
      </w:del>
      <w:r w:rsidRPr="00883F17">
        <w:rPr>
          <w:rFonts w:asciiTheme="minorHAnsi" w:eastAsia="Cambria" w:hAnsiTheme="minorHAnsi" w:cs="Cambria"/>
          <w:rPrChange w:id="3663" w:author="Microsoft Office User" w:date="2023-07-10T07:16:00Z">
            <w:rPr>
              <w:rFonts w:ascii="Cambria" w:eastAsia="Cambria" w:hAnsi="Cambria" w:cs="Cambria"/>
            </w:rPr>
          </w:rPrChange>
        </w:rPr>
        <w:t xml:space="preserve"> damage </w:t>
      </w:r>
      <w:del w:id="3664" w:author="Microsoft Office User" w:date="2023-05-12T14:01:00Z">
        <w:r w:rsidRPr="00883F17" w:rsidDel="00096D61">
          <w:rPr>
            <w:rFonts w:asciiTheme="minorHAnsi" w:eastAsia="Cambria" w:hAnsiTheme="minorHAnsi" w:cs="Cambria"/>
            <w:rPrChange w:id="3665" w:author="Microsoft Office User" w:date="2023-07-10T07:16:00Z">
              <w:rPr>
                <w:rFonts w:ascii="Cambria" w:eastAsia="Cambria" w:hAnsi="Cambria" w:cs="Cambria"/>
              </w:rPr>
            </w:rPrChange>
          </w:rPr>
          <w:delText xml:space="preserve">during the dry and wet seasons </w:delText>
        </w:r>
      </w:del>
      <w:r w:rsidRPr="00883F17">
        <w:rPr>
          <w:rFonts w:asciiTheme="minorHAnsi" w:eastAsia="Cambria" w:hAnsiTheme="minorHAnsi" w:cs="Cambria"/>
          <w:rPrChange w:id="3666" w:author="Microsoft Office User" w:date="2023-07-10T07:16:00Z">
            <w:rPr>
              <w:rFonts w:ascii="Cambria" w:eastAsia="Cambria" w:hAnsi="Cambria" w:cs="Cambria"/>
            </w:rPr>
          </w:rPrChange>
        </w:rPr>
        <w:t xml:space="preserve">may be vulnerable </w:t>
      </w:r>
      <w:ins w:id="3667" w:author="Microsoft Office User" w:date="2023-05-12T14:02:00Z">
        <w:r w:rsidR="00096D61" w:rsidRPr="00883F17">
          <w:rPr>
            <w:rFonts w:asciiTheme="minorHAnsi" w:eastAsia="Cambria" w:hAnsiTheme="minorHAnsi" w:cs="Cambria"/>
            <w:lang w:val="en-US"/>
            <w:rPrChange w:id="3668" w:author="Microsoft Office User" w:date="2023-07-10T07:16:00Z">
              <w:rPr>
                <w:rFonts w:ascii="Cambria" w:eastAsia="Cambria" w:hAnsi="Cambria" w:cs="Cambria"/>
                <w:lang w:val="en-US"/>
              </w:rPr>
            </w:rPrChange>
          </w:rPr>
          <w:t xml:space="preserve">and </w:t>
        </w:r>
      </w:ins>
      <w:del w:id="3669" w:author="Microsoft Office User" w:date="2023-05-12T14:02:00Z">
        <w:r w:rsidRPr="00883F17" w:rsidDel="00096D61">
          <w:rPr>
            <w:rFonts w:asciiTheme="minorHAnsi" w:eastAsia="Cambria" w:hAnsiTheme="minorHAnsi" w:cs="Cambria"/>
            <w:rPrChange w:id="3670" w:author="Microsoft Office User" w:date="2023-07-10T07:16:00Z">
              <w:rPr>
                <w:rFonts w:ascii="Cambria" w:eastAsia="Cambria" w:hAnsi="Cambria" w:cs="Cambria"/>
              </w:rPr>
            </w:rPrChange>
          </w:rPr>
          <w:delText xml:space="preserve">to </w:delText>
        </w:r>
        <w:r w:rsidRPr="00883F17" w:rsidDel="00096D61">
          <w:rPr>
            <w:rFonts w:asciiTheme="minorHAnsi" w:hAnsiTheme="minorHAnsi"/>
            <w:rPrChange w:id="3671" w:author="Microsoft Office User" w:date="2023-07-10T07:16:00Z">
              <w:rPr/>
            </w:rPrChange>
          </w:rPr>
          <w:delText>such</w:delText>
        </w:r>
        <w:r w:rsidRPr="00883F17" w:rsidDel="00096D61">
          <w:rPr>
            <w:rFonts w:asciiTheme="minorHAnsi" w:eastAsia="Cambria" w:hAnsiTheme="minorHAnsi" w:cs="Cambria"/>
            <w:rPrChange w:id="3672" w:author="Microsoft Office User" w:date="2023-07-10T07:16:00Z">
              <w:rPr>
                <w:rFonts w:ascii="Cambria" w:eastAsia="Cambria" w:hAnsi="Cambria" w:cs="Cambria"/>
              </w:rPr>
            </w:rPrChange>
          </w:rPr>
          <w:delText xml:space="preserve"> stressors and more</w:delText>
        </w:r>
      </w:del>
      <w:r w:rsidRPr="00883F17">
        <w:rPr>
          <w:rFonts w:asciiTheme="minorHAnsi" w:eastAsia="Cambria" w:hAnsiTheme="minorHAnsi" w:cs="Cambria"/>
          <w:rPrChange w:id="3673" w:author="Microsoft Office User" w:date="2023-07-10T07:16:00Z">
            <w:rPr>
              <w:rFonts w:ascii="Cambria" w:eastAsia="Cambria" w:hAnsi="Cambria" w:cs="Cambria"/>
            </w:rPr>
          </w:rPrChange>
        </w:rPr>
        <w:t xml:space="preserve"> susceptible to die (Anderegg et al., 2013; Arellano et al., 2019; Aleixo et al., 2019)</w:t>
      </w:r>
      <w:del w:id="3674" w:author="Microsoft Office User" w:date="2023-07-10T08:39:00Z">
        <w:r w:rsidRPr="00883F17" w:rsidDel="00414129">
          <w:rPr>
            <w:rFonts w:asciiTheme="minorHAnsi" w:eastAsia="Cambria" w:hAnsiTheme="minorHAnsi" w:cs="Cambria"/>
            <w:rPrChange w:id="3675" w:author="Microsoft Office User" w:date="2023-07-10T07:16:00Z">
              <w:rPr>
                <w:rFonts w:ascii="Cambria" w:eastAsia="Cambria" w:hAnsi="Cambria" w:cs="Cambria"/>
              </w:rPr>
            </w:rPrChange>
          </w:rPr>
          <w:delText xml:space="preserve">. </w:delText>
        </w:r>
      </w:del>
      <w:del w:id="3676" w:author="Microsoft Office User" w:date="2023-05-12T14:06:00Z">
        <w:r w:rsidRPr="00883F17" w:rsidDel="00AC77B7">
          <w:rPr>
            <w:rFonts w:asciiTheme="minorHAnsi" w:eastAsia="Cambria" w:hAnsiTheme="minorHAnsi" w:cs="Cambria"/>
            <w:rPrChange w:id="3677" w:author="Microsoft Office User" w:date="2023-07-10T07:16:00Z">
              <w:rPr>
                <w:rFonts w:ascii="Cambria" w:eastAsia="Cambria" w:hAnsi="Cambria" w:cs="Cambria"/>
              </w:rPr>
            </w:rPrChange>
          </w:rPr>
          <w:delText xml:space="preserve">In </w:delText>
        </w:r>
        <w:r w:rsidRPr="00883F17" w:rsidDel="00AC77B7">
          <w:rPr>
            <w:rFonts w:asciiTheme="minorHAnsi" w:hAnsiTheme="minorHAnsi"/>
            <w:rPrChange w:id="3678" w:author="Microsoft Office User" w:date="2023-07-10T07:16:00Z">
              <w:rPr/>
            </w:rPrChange>
          </w:rPr>
          <w:delText>a</w:delText>
        </w:r>
        <w:r w:rsidRPr="00883F17" w:rsidDel="00AC77B7">
          <w:rPr>
            <w:rFonts w:asciiTheme="minorHAnsi" w:eastAsia="Cambria" w:hAnsiTheme="minorHAnsi" w:cs="Cambria"/>
            <w:rPrChange w:id="3679" w:author="Microsoft Office User" w:date="2023-07-10T07:16:00Z">
              <w:rPr>
                <w:rFonts w:ascii="Cambria" w:eastAsia="Cambria" w:hAnsi="Cambria" w:cs="Cambria"/>
              </w:rPr>
            </w:rPrChange>
          </w:rPr>
          <w:delText xml:space="preserve"> pre</w:delText>
        </w:r>
        <w:r w:rsidRPr="00883F17" w:rsidDel="00AC77B7">
          <w:rPr>
            <w:rFonts w:asciiTheme="minorHAnsi" w:hAnsiTheme="minorHAnsi"/>
            <w:rPrChange w:id="3680" w:author="Microsoft Office User" w:date="2023-07-10T07:16:00Z">
              <w:rPr/>
            </w:rPrChange>
          </w:rPr>
          <w:delText>vious work, we found that fiber-storing species may have larger NSC pools, lower growth rates, and lower mortality than parenchyma-storing species (Herrera-Ramírez et al., 2021)</w:delText>
        </w:r>
      </w:del>
      <w:r w:rsidRPr="00883F17">
        <w:rPr>
          <w:rFonts w:asciiTheme="minorHAnsi" w:hAnsiTheme="minorHAnsi"/>
          <w:rPrChange w:id="3681" w:author="Microsoft Office User" w:date="2023-07-10T07:16:00Z">
            <w:rPr/>
          </w:rPrChange>
        </w:rPr>
        <w:t>.</w:t>
      </w:r>
      <w:r w:rsidRPr="00883F17">
        <w:rPr>
          <w:rFonts w:asciiTheme="minorHAnsi" w:eastAsia="Cambria" w:hAnsiTheme="minorHAnsi" w:cs="Cambria"/>
          <w:rPrChange w:id="3682" w:author="Microsoft Office User" w:date="2023-07-10T07:16:00Z">
            <w:rPr>
              <w:rFonts w:ascii="Cambria" w:eastAsia="Cambria" w:hAnsi="Cambria" w:cs="Cambria"/>
            </w:rPr>
          </w:rPrChange>
        </w:rPr>
        <w:t xml:space="preserve"> </w:t>
      </w:r>
      <w:del w:id="3683" w:author="Microsoft Office User" w:date="2023-05-12T14:07:00Z">
        <w:r w:rsidRPr="00883F17" w:rsidDel="00AC77B7">
          <w:rPr>
            <w:rFonts w:asciiTheme="minorHAnsi" w:eastAsia="Cambria" w:hAnsiTheme="minorHAnsi" w:cs="Cambria"/>
            <w:rPrChange w:id="3684" w:author="Microsoft Office User" w:date="2023-07-10T07:16:00Z">
              <w:rPr>
                <w:rFonts w:ascii="Cambria" w:eastAsia="Cambria" w:hAnsi="Cambria" w:cs="Cambria"/>
              </w:rPr>
            </w:rPrChange>
          </w:rPr>
          <w:delText xml:space="preserve">Therefore, </w:delText>
        </w:r>
      </w:del>
      <w:ins w:id="3685" w:author="Microsoft Office User" w:date="2023-05-12T14:07:00Z">
        <w:r w:rsidR="00AC77B7" w:rsidRPr="00883F17">
          <w:rPr>
            <w:rFonts w:asciiTheme="minorHAnsi" w:eastAsia="Cambria" w:hAnsiTheme="minorHAnsi" w:cs="Cambria"/>
            <w:lang w:val="en-US"/>
            <w:rPrChange w:id="3686" w:author="Microsoft Office User" w:date="2023-07-10T07:16:00Z">
              <w:rPr>
                <w:rFonts w:ascii="Cambria" w:eastAsia="Cambria" w:hAnsi="Cambria" w:cs="Cambria"/>
                <w:lang w:val="en-US"/>
              </w:rPr>
            </w:rPrChange>
          </w:rPr>
          <w:t xml:space="preserve">This </w:t>
        </w:r>
      </w:ins>
      <w:ins w:id="3687" w:author="Microsoft Office User" w:date="2023-07-09T22:40:00Z">
        <w:r w:rsidR="00CB267A" w:rsidRPr="00883F17">
          <w:rPr>
            <w:rFonts w:asciiTheme="minorHAnsi" w:eastAsia="Cambria" w:hAnsiTheme="minorHAnsi" w:cs="Cambria"/>
            <w:lang w:val="en-US"/>
            <w:rPrChange w:id="3688" w:author="Microsoft Office User" w:date="2023-07-10T07:16:00Z">
              <w:rPr>
                <w:rFonts w:ascii="Cambria" w:eastAsia="Cambria" w:hAnsi="Cambria" w:cs="Cambria"/>
                <w:lang w:val="en-US"/>
              </w:rPr>
            </w:rPrChange>
          </w:rPr>
          <w:t>may suggests</w:t>
        </w:r>
      </w:ins>
      <w:ins w:id="3689" w:author="Microsoft Office User" w:date="2023-05-12T14:07:00Z">
        <w:r w:rsidR="00AC77B7" w:rsidRPr="00883F17">
          <w:rPr>
            <w:rFonts w:asciiTheme="minorHAnsi" w:eastAsia="Cambria" w:hAnsiTheme="minorHAnsi" w:cs="Cambria"/>
            <w:lang w:val="en-US"/>
            <w:rPrChange w:id="3690" w:author="Microsoft Office User" w:date="2023-07-10T07:16:00Z">
              <w:rPr>
                <w:rFonts w:ascii="Cambria" w:eastAsia="Cambria" w:hAnsi="Cambria" w:cs="Cambria"/>
                <w:lang w:val="en-US"/>
              </w:rPr>
            </w:rPrChange>
          </w:rPr>
          <w:t xml:space="preserve"> tha</w:t>
        </w:r>
      </w:ins>
      <w:ins w:id="3691" w:author="Microsoft Office User" w:date="2023-05-12T14:08:00Z">
        <w:r w:rsidR="00AC77B7" w:rsidRPr="00883F17">
          <w:rPr>
            <w:rFonts w:asciiTheme="minorHAnsi" w:eastAsia="Cambria" w:hAnsiTheme="minorHAnsi" w:cs="Cambria"/>
            <w:lang w:val="en-US"/>
            <w:rPrChange w:id="3692" w:author="Microsoft Office User" w:date="2023-07-10T07:16:00Z">
              <w:rPr>
                <w:rFonts w:ascii="Cambria" w:eastAsia="Cambria" w:hAnsi="Cambria" w:cs="Cambria"/>
                <w:lang w:val="en-US"/>
              </w:rPr>
            </w:rPrChange>
          </w:rPr>
          <w:t xml:space="preserve">t trees with larger plasticity in NSC fluxes and carbon sink activity </w:t>
        </w:r>
      </w:ins>
      <w:del w:id="3693" w:author="Microsoft Office User" w:date="2023-05-12T14:08:00Z">
        <w:r w:rsidRPr="00883F17" w:rsidDel="00AC77B7">
          <w:rPr>
            <w:rFonts w:asciiTheme="minorHAnsi" w:eastAsia="Cambria" w:hAnsiTheme="minorHAnsi" w:cs="Cambria"/>
            <w:rPrChange w:id="3694" w:author="Microsoft Office User" w:date="2023-07-10T07:16:00Z">
              <w:rPr>
                <w:rFonts w:ascii="Cambria" w:eastAsia="Cambria" w:hAnsi="Cambria" w:cs="Cambria"/>
              </w:rPr>
            </w:rPrChange>
          </w:rPr>
          <w:delText xml:space="preserve">trees with larger and more seasonal NSC pools and </w:delText>
        </w:r>
        <w:r w:rsidRPr="00883F17" w:rsidDel="00AC77B7">
          <w:rPr>
            <w:rFonts w:asciiTheme="minorHAnsi" w:hAnsiTheme="minorHAnsi"/>
            <w:rPrChange w:id="3695" w:author="Microsoft Office User" w:date="2023-07-10T07:16:00Z">
              <w:rPr/>
            </w:rPrChange>
          </w:rPr>
          <w:delText>larger plasticity of carbon sink activity</w:delText>
        </w:r>
        <w:r w:rsidRPr="00883F17" w:rsidDel="00AC77B7">
          <w:rPr>
            <w:rFonts w:asciiTheme="minorHAnsi" w:eastAsia="Cambria" w:hAnsiTheme="minorHAnsi" w:cs="Cambria"/>
            <w:rPrChange w:id="3696" w:author="Microsoft Office User" w:date="2023-07-10T07:16:00Z">
              <w:rPr>
                <w:rFonts w:ascii="Cambria" w:eastAsia="Cambria" w:hAnsi="Cambria" w:cs="Cambria"/>
              </w:rPr>
            </w:rPrChange>
          </w:rPr>
          <w:delText xml:space="preserve"> </w:delText>
        </w:r>
      </w:del>
      <w:r w:rsidRPr="00883F17">
        <w:rPr>
          <w:rFonts w:asciiTheme="minorHAnsi" w:eastAsia="Cambria" w:hAnsiTheme="minorHAnsi" w:cs="Cambria"/>
          <w:rPrChange w:id="3697" w:author="Microsoft Office User" w:date="2023-07-10T07:16:00Z">
            <w:rPr>
              <w:rFonts w:ascii="Cambria" w:eastAsia="Cambria" w:hAnsi="Cambria" w:cs="Cambria"/>
            </w:rPr>
          </w:rPrChange>
        </w:rPr>
        <w:t xml:space="preserve">(such as the </w:t>
      </w:r>
      <w:r w:rsidRPr="00883F17">
        <w:rPr>
          <w:rFonts w:asciiTheme="minorHAnsi" w:hAnsiTheme="minorHAnsi"/>
          <w:rPrChange w:id="3698" w:author="Microsoft Office User" w:date="2023-07-10T07:16:00Z">
            <w:rPr/>
          </w:rPrChange>
        </w:rPr>
        <w:t>fiber-storing</w:t>
      </w:r>
      <w:r w:rsidRPr="00883F17">
        <w:rPr>
          <w:rFonts w:asciiTheme="minorHAnsi" w:eastAsia="Cambria" w:hAnsiTheme="minorHAnsi" w:cs="Cambria"/>
          <w:rPrChange w:id="3699"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3700" w:author="Microsoft Office User" w:date="2023-07-10T07:16:00Z">
            <w:rPr>
              <w:rFonts w:ascii="Cambria" w:eastAsia="Cambria" w:hAnsi="Cambria" w:cs="Cambria"/>
              <w:i/>
            </w:rPr>
          </w:rPrChange>
        </w:rPr>
        <w:t>D. microcarpa</w:t>
      </w:r>
      <w:r w:rsidRPr="00883F17">
        <w:rPr>
          <w:rFonts w:asciiTheme="minorHAnsi" w:eastAsia="Cambria" w:hAnsiTheme="minorHAnsi" w:cs="Cambria"/>
          <w:rPrChange w:id="3701" w:author="Microsoft Office User" w:date="2023-07-10T07:16:00Z">
            <w:rPr>
              <w:rFonts w:ascii="Cambria" w:eastAsia="Cambria" w:hAnsi="Cambria" w:cs="Cambria"/>
            </w:rPr>
          </w:rPrChange>
        </w:rPr>
        <w:t xml:space="preserve">) may be better prepared to face </w:t>
      </w:r>
      <w:r w:rsidRPr="00883F17">
        <w:rPr>
          <w:rFonts w:asciiTheme="minorHAnsi" w:hAnsiTheme="minorHAnsi"/>
          <w:rPrChange w:id="3702" w:author="Microsoft Office User" w:date="2023-07-10T07:16:00Z">
            <w:rPr/>
          </w:rPrChange>
        </w:rPr>
        <w:t xml:space="preserve">compounding perturbations coming </w:t>
      </w:r>
      <w:del w:id="3703" w:author="Microsoft Office User" w:date="2023-05-12T14:08:00Z">
        <w:r w:rsidRPr="00883F17" w:rsidDel="00AC77B7">
          <w:rPr>
            <w:rFonts w:asciiTheme="minorHAnsi" w:hAnsiTheme="minorHAnsi"/>
            <w:rPrChange w:id="3704" w:author="Microsoft Office User" w:date="2023-07-10T07:16:00Z">
              <w:rPr/>
            </w:rPrChange>
          </w:rPr>
          <w:delText>during both</w:delText>
        </w:r>
      </w:del>
      <w:ins w:id="3705" w:author="Microsoft Office User" w:date="2023-05-12T14:08:00Z">
        <w:r w:rsidR="00AC77B7" w:rsidRPr="00883F17">
          <w:rPr>
            <w:rFonts w:asciiTheme="minorHAnsi" w:hAnsiTheme="minorHAnsi"/>
            <w:lang w:val="en-US"/>
            <w:rPrChange w:id="3706" w:author="Microsoft Office User" w:date="2023-07-10T07:16:00Z">
              <w:rPr>
                <w:lang w:val="en-US"/>
              </w:rPr>
            </w:rPrChange>
          </w:rPr>
          <w:t>from</w:t>
        </w:r>
      </w:ins>
      <w:r w:rsidRPr="00883F17">
        <w:rPr>
          <w:rFonts w:asciiTheme="minorHAnsi" w:hAnsiTheme="minorHAnsi"/>
          <w:rPrChange w:id="3707" w:author="Microsoft Office User" w:date="2023-07-10T07:16:00Z">
            <w:rPr/>
          </w:rPrChange>
        </w:rPr>
        <w:t xml:space="preserve"> the </w:t>
      </w:r>
      <w:r w:rsidRPr="00883F17">
        <w:rPr>
          <w:rFonts w:asciiTheme="minorHAnsi" w:eastAsia="Cambria" w:hAnsiTheme="minorHAnsi" w:cs="Cambria"/>
          <w:rPrChange w:id="3708" w:author="Microsoft Office User" w:date="2023-07-10T07:16:00Z">
            <w:rPr>
              <w:rFonts w:ascii="Cambria" w:eastAsia="Cambria" w:hAnsi="Cambria" w:cs="Cambria"/>
            </w:rPr>
          </w:rPrChange>
        </w:rPr>
        <w:t xml:space="preserve">dry </w:t>
      </w:r>
      <w:r w:rsidRPr="00883F17">
        <w:rPr>
          <w:rFonts w:asciiTheme="minorHAnsi" w:hAnsiTheme="minorHAnsi"/>
          <w:rPrChange w:id="3709" w:author="Microsoft Office User" w:date="2023-07-10T07:16:00Z">
            <w:rPr/>
          </w:rPrChange>
        </w:rPr>
        <w:t>and the</w:t>
      </w:r>
      <w:r w:rsidRPr="00883F17">
        <w:rPr>
          <w:rFonts w:asciiTheme="minorHAnsi" w:eastAsia="Cambria" w:hAnsiTheme="minorHAnsi" w:cs="Cambria"/>
          <w:rPrChange w:id="3710" w:author="Microsoft Office User" w:date="2023-07-10T07:16:00Z">
            <w:rPr>
              <w:rFonts w:ascii="Cambria" w:eastAsia="Cambria" w:hAnsi="Cambria" w:cs="Cambria"/>
            </w:rPr>
          </w:rPrChange>
        </w:rPr>
        <w:t xml:space="preserve"> wet season</w:t>
      </w:r>
      <w:ins w:id="3711" w:author="Microsoft Office User" w:date="2023-05-12T14:03:00Z">
        <w:r w:rsidR="00096D61" w:rsidRPr="00883F17">
          <w:rPr>
            <w:rFonts w:asciiTheme="minorHAnsi" w:eastAsia="Cambria" w:hAnsiTheme="minorHAnsi" w:cs="Cambria"/>
            <w:lang w:val="en-US"/>
            <w:rPrChange w:id="3712" w:author="Microsoft Office User" w:date="2023-07-10T07:16:00Z">
              <w:rPr>
                <w:rFonts w:ascii="Cambria" w:eastAsia="Cambria" w:hAnsi="Cambria" w:cs="Cambria"/>
                <w:lang w:val="en-US"/>
              </w:rPr>
            </w:rPrChange>
          </w:rPr>
          <w:t xml:space="preserve"> and may have better chances to survive</w:t>
        </w:r>
        <w:r w:rsidR="00AC77B7" w:rsidRPr="00883F17">
          <w:rPr>
            <w:rFonts w:asciiTheme="minorHAnsi" w:eastAsia="Cambria" w:hAnsiTheme="minorHAnsi" w:cs="Cambria"/>
            <w:lang w:val="en-US"/>
            <w:rPrChange w:id="3713" w:author="Microsoft Office User" w:date="2023-07-10T07:16:00Z">
              <w:rPr>
                <w:rFonts w:ascii="Cambria" w:eastAsia="Cambria" w:hAnsi="Cambria" w:cs="Cambria"/>
                <w:lang w:val="en-US"/>
              </w:rPr>
            </w:rPrChange>
          </w:rPr>
          <w:t xml:space="preserve"> for long time</w:t>
        </w:r>
      </w:ins>
      <w:ins w:id="3714" w:author="Microsoft Office User" w:date="2023-07-09T22:41:00Z">
        <w:r w:rsidR="00CB267A" w:rsidRPr="00883F17">
          <w:rPr>
            <w:rFonts w:asciiTheme="minorHAnsi" w:eastAsia="Cambria" w:hAnsiTheme="minorHAnsi" w:cs="Cambria"/>
            <w:lang w:val="en-US"/>
            <w:rPrChange w:id="3715" w:author="Microsoft Office User" w:date="2023-07-10T07:16:00Z">
              <w:rPr>
                <w:rFonts w:ascii="Cambria" w:eastAsia="Cambria" w:hAnsi="Cambria" w:cs="Cambria"/>
                <w:lang w:val="en-US"/>
              </w:rPr>
            </w:rPrChange>
          </w:rPr>
          <w:t xml:space="preserve"> (Table 1)</w:t>
        </w:r>
      </w:ins>
      <w:del w:id="3716" w:author="Microsoft Office User" w:date="2023-05-12T14:03:00Z">
        <w:r w:rsidRPr="00883F17" w:rsidDel="00096D61">
          <w:rPr>
            <w:rFonts w:asciiTheme="minorHAnsi" w:eastAsia="Cambria" w:hAnsiTheme="minorHAnsi" w:cs="Cambria"/>
            <w:rPrChange w:id="3717" w:author="Microsoft Office User" w:date="2023-07-10T07:16:00Z">
              <w:rPr>
                <w:rFonts w:ascii="Cambria" w:eastAsia="Cambria" w:hAnsi="Cambria" w:cs="Cambria"/>
              </w:rPr>
            </w:rPrChange>
          </w:rPr>
          <w:delText xml:space="preserve">, thereby </w:delText>
        </w:r>
        <w:r w:rsidRPr="00883F17" w:rsidDel="00096D61">
          <w:rPr>
            <w:rFonts w:asciiTheme="minorHAnsi" w:hAnsiTheme="minorHAnsi"/>
            <w:rPrChange w:id="3718" w:author="Microsoft Office User" w:date="2023-07-10T07:16:00Z">
              <w:rPr/>
            </w:rPrChange>
          </w:rPr>
          <w:delText>increasing</w:delText>
        </w:r>
        <w:r w:rsidRPr="00883F17" w:rsidDel="00096D61">
          <w:rPr>
            <w:rFonts w:asciiTheme="minorHAnsi" w:eastAsia="Cambria" w:hAnsiTheme="minorHAnsi" w:cs="Cambria"/>
            <w:rPrChange w:id="3719" w:author="Microsoft Office User" w:date="2023-07-10T07:16:00Z">
              <w:rPr>
                <w:rFonts w:ascii="Cambria" w:eastAsia="Cambria" w:hAnsi="Cambria" w:cs="Cambria"/>
              </w:rPr>
            </w:rPrChange>
          </w:rPr>
          <w:delText xml:space="preserve"> survival</w:delText>
        </w:r>
      </w:del>
      <w:r w:rsidRPr="00883F17">
        <w:rPr>
          <w:rFonts w:asciiTheme="minorHAnsi" w:eastAsia="Cambria" w:hAnsiTheme="minorHAnsi" w:cs="Cambria"/>
          <w:rPrChange w:id="3720" w:author="Microsoft Office User" w:date="2023-07-10T07:16:00Z">
            <w:rPr>
              <w:rFonts w:ascii="Cambria" w:eastAsia="Cambria" w:hAnsi="Cambria" w:cs="Cambria"/>
            </w:rPr>
          </w:rPrChange>
        </w:rPr>
        <w:t>.</w:t>
      </w:r>
    </w:p>
    <w:p w14:paraId="5CC32733" w14:textId="77777777" w:rsidR="00925F8D" w:rsidRPr="00883F17" w:rsidRDefault="00000000">
      <w:pPr>
        <w:pStyle w:val="Heading2"/>
        <w:spacing w:line="480" w:lineRule="auto"/>
        <w:ind w:right="-261"/>
        <w:rPr>
          <w:rFonts w:asciiTheme="minorHAnsi" w:hAnsiTheme="minorHAnsi"/>
          <w:color w:val="000000"/>
          <w:sz w:val="24"/>
          <w:szCs w:val="24"/>
          <w:rPrChange w:id="3721" w:author="Microsoft Office User" w:date="2023-07-10T07:16:00Z">
            <w:rPr>
              <w:color w:val="000000"/>
            </w:rPr>
          </w:rPrChange>
        </w:rPr>
      </w:pPr>
      <w:r w:rsidRPr="00883F17">
        <w:rPr>
          <w:rFonts w:asciiTheme="minorHAnsi" w:hAnsiTheme="minorHAnsi"/>
          <w:color w:val="000000"/>
          <w:sz w:val="24"/>
          <w:szCs w:val="24"/>
          <w:rPrChange w:id="3722" w:author="Microsoft Office User" w:date="2023-07-10T07:16:00Z">
            <w:rPr>
              <w:color w:val="000000"/>
            </w:rPr>
          </w:rPrChange>
        </w:rPr>
        <w:t>4.4. Storage-growth trade-offs occur in the fiber storing species during the wet season</w:t>
      </w:r>
    </w:p>
    <w:p w14:paraId="4EDB744A" w14:textId="38F22EA9" w:rsidR="00CB267A" w:rsidRPr="00883F17" w:rsidRDefault="00000000">
      <w:pPr>
        <w:pBdr>
          <w:top w:val="nil"/>
          <w:left w:val="nil"/>
          <w:bottom w:val="nil"/>
          <w:right w:val="nil"/>
          <w:between w:val="nil"/>
        </w:pBdr>
        <w:spacing w:before="180" w:after="180" w:line="480" w:lineRule="auto"/>
        <w:ind w:right="-261"/>
        <w:rPr>
          <w:ins w:id="3723" w:author="Microsoft Office User" w:date="2023-07-09T22:43:00Z"/>
          <w:rFonts w:asciiTheme="minorHAnsi" w:eastAsia="Cambria" w:hAnsiTheme="minorHAnsi" w:cs="Cambria"/>
          <w:lang w:val="en-US"/>
          <w:rPrChange w:id="3724" w:author="Microsoft Office User" w:date="2023-07-10T07:16:00Z">
            <w:rPr>
              <w:ins w:id="3725" w:author="Microsoft Office User" w:date="2023-07-09T22:43:00Z"/>
              <w:rFonts w:ascii="Cambria" w:eastAsia="Cambria" w:hAnsi="Cambria" w:cs="Cambria"/>
              <w:lang w:val="en-US"/>
            </w:rPr>
          </w:rPrChange>
        </w:rPr>
      </w:pPr>
      <w:r w:rsidRPr="00883F17">
        <w:rPr>
          <w:rFonts w:asciiTheme="minorHAnsi" w:hAnsiTheme="minorHAnsi"/>
          <w:rPrChange w:id="3726" w:author="Microsoft Office User" w:date="2023-07-10T07:16:00Z">
            <w:rPr/>
          </w:rPrChange>
        </w:rPr>
        <w:t>S</w:t>
      </w:r>
      <w:r w:rsidRPr="00883F17">
        <w:rPr>
          <w:rFonts w:asciiTheme="minorHAnsi" w:eastAsia="Cambria" w:hAnsiTheme="minorHAnsi" w:cs="Cambria"/>
          <w:rPrChange w:id="3727" w:author="Microsoft Office User" w:date="2023-07-10T07:16:00Z">
            <w:rPr>
              <w:rFonts w:ascii="Cambria" w:eastAsia="Cambria" w:hAnsi="Cambria" w:cs="Cambria"/>
            </w:rPr>
          </w:rPrChange>
        </w:rPr>
        <w:t xml:space="preserve">easonal patterns in starch mass showed us when trees </w:t>
      </w:r>
      <w:del w:id="3728" w:author="Microsoft Office User" w:date="2023-07-09T22:45:00Z">
        <w:r w:rsidRPr="00883F17" w:rsidDel="00CB267A">
          <w:rPr>
            <w:rFonts w:asciiTheme="minorHAnsi" w:eastAsia="Cambria" w:hAnsiTheme="minorHAnsi" w:cs="Cambria"/>
            <w:rPrChange w:id="3729" w:author="Microsoft Office User" w:date="2023-07-10T07:16:00Z">
              <w:rPr>
                <w:rFonts w:ascii="Cambria" w:eastAsia="Cambria" w:hAnsi="Cambria" w:cs="Cambria"/>
              </w:rPr>
            </w:rPrChange>
          </w:rPr>
          <w:delText xml:space="preserve">use </w:delText>
        </w:r>
      </w:del>
      <w:ins w:id="3730" w:author="Microsoft Office User" w:date="2023-07-09T22:45:00Z">
        <w:r w:rsidR="00CB267A" w:rsidRPr="00883F17">
          <w:rPr>
            <w:rFonts w:asciiTheme="minorHAnsi" w:eastAsia="Cambria" w:hAnsiTheme="minorHAnsi" w:cs="Cambria"/>
            <w:lang w:val="en-US"/>
            <w:rPrChange w:id="3731" w:author="Microsoft Office User" w:date="2023-07-10T07:16:00Z">
              <w:rPr>
                <w:rFonts w:ascii="Cambria" w:eastAsia="Cambria" w:hAnsi="Cambria" w:cs="Cambria"/>
                <w:lang w:val="en-US"/>
              </w:rPr>
            </w:rPrChange>
          </w:rPr>
          <w:t>consumed</w:t>
        </w:r>
        <w:r w:rsidR="00CB267A" w:rsidRPr="00883F17">
          <w:rPr>
            <w:rFonts w:asciiTheme="minorHAnsi" w:eastAsia="Cambria" w:hAnsiTheme="minorHAnsi" w:cs="Cambria"/>
            <w:rPrChange w:id="3732" w:author="Microsoft Office User" w:date="2023-07-10T07:16:00Z">
              <w:rPr>
                <w:rFonts w:ascii="Cambria" w:eastAsia="Cambria" w:hAnsi="Cambria" w:cs="Cambria"/>
              </w:rPr>
            </w:rPrChange>
          </w:rPr>
          <w:t xml:space="preserve"> </w:t>
        </w:r>
      </w:ins>
      <w:r w:rsidRPr="00883F17">
        <w:rPr>
          <w:rFonts w:asciiTheme="minorHAnsi" w:eastAsia="Cambria" w:hAnsiTheme="minorHAnsi" w:cs="Cambria"/>
          <w:rPrChange w:id="3733" w:author="Microsoft Office User" w:date="2023-07-10T07:16:00Z">
            <w:rPr>
              <w:rFonts w:ascii="Cambria" w:eastAsia="Cambria" w:hAnsi="Cambria" w:cs="Cambria"/>
            </w:rPr>
          </w:rPrChange>
        </w:rPr>
        <w:t xml:space="preserve">and accumulate stem NSC. </w:t>
      </w:r>
      <w:r w:rsidRPr="00883F17">
        <w:rPr>
          <w:rFonts w:asciiTheme="minorHAnsi" w:hAnsiTheme="minorHAnsi"/>
          <w:rPrChange w:id="3734" w:author="Microsoft Office User" w:date="2023-07-10T07:16:00Z">
            <w:rPr/>
          </w:rPrChange>
        </w:rPr>
        <w:t>Our results indicate a</w:t>
      </w:r>
      <w:r w:rsidRPr="00883F17">
        <w:rPr>
          <w:rFonts w:asciiTheme="minorHAnsi" w:eastAsia="Cambria" w:hAnsiTheme="minorHAnsi" w:cs="Cambria"/>
          <w:rPrChange w:id="3735" w:author="Microsoft Office User" w:date="2023-07-10T07:16:00Z">
            <w:rPr>
              <w:rFonts w:ascii="Cambria" w:eastAsia="Cambria" w:hAnsi="Cambria" w:cs="Cambria"/>
            </w:rPr>
          </w:rPrChange>
        </w:rPr>
        <w:t xml:space="preserve"> trade-off between starch consumption</w:t>
      </w:r>
      <w:r w:rsidRPr="00883F17">
        <w:rPr>
          <w:rFonts w:asciiTheme="minorHAnsi" w:hAnsiTheme="minorHAnsi"/>
          <w:rPrChange w:id="3736" w:author="Microsoft Office User" w:date="2023-07-10T07:16:00Z">
            <w:rPr/>
          </w:rPrChange>
        </w:rPr>
        <w:t xml:space="preserve">/accumulation </w:t>
      </w:r>
      <w:r w:rsidRPr="00883F17">
        <w:rPr>
          <w:rFonts w:asciiTheme="minorHAnsi" w:eastAsia="Cambria" w:hAnsiTheme="minorHAnsi" w:cs="Cambria"/>
          <w:rPrChange w:id="3737" w:author="Microsoft Office User" w:date="2023-07-10T07:16:00Z">
            <w:rPr>
              <w:rFonts w:ascii="Cambria" w:eastAsia="Cambria" w:hAnsi="Cambria" w:cs="Cambria"/>
            </w:rPr>
          </w:rPrChange>
        </w:rPr>
        <w:t>and growth only during the wet season for</w:t>
      </w:r>
      <w:ins w:id="3738" w:author="Microsoft Office User" w:date="2023-05-11T15:59:00Z">
        <w:r w:rsidR="00156BB0" w:rsidRPr="00883F17">
          <w:rPr>
            <w:rFonts w:asciiTheme="minorHAnsi" w:eastAsia="Cambria" w:hAnsiTheme="minorHAnsi" w:cs="Cambria"/>
            <w:lang w:val="en-US"/>
            <w:rPrChange w:id="3739" w:author="Microsoft Office User" w:date="2023-07-10T07:16:00Z">
              <w:rPr>
                <w:rFonts w:ascii="Cambria" w:eastAsia="Cambria" w:hAnsi="Cambria" w:cs="Cambria"/>
                <w:lang w:val="en-US"/>
              </w:rPr>
            </w:rPrChange>
          </w:rPr>
          <w:t xml:space="preserve"> the fiber storing species</w:t>
        </w:r>
      </w:ins>
      <w:r w:rsidRPr="00883F17">
        <w:rPr>
          <w:rFonts w:asciiTheme="minorHAnsi" w:eastAsia="Cambria" w:hAnsiTheme="minorHAnsi" w:cs="Cambria"/>
          <w:rPrChange w:id="3740" w:author="Microsoft Office User" w:date="2023-07-10T07:16:00Z">
            <w:rPr>
              <w:rFonts w:ascii="Cambria" w:eastAsia="Cambria" w:hAnsi="Cambria" w:cs="Cambria"/>
            </w:rPr>
          </w:rPrChange>
        </w:rPr>
        <w:t xml:space="preserve"> </w:t>
      </w:r>
      <w:r w:rsidRPr="00883F17">
        <w:rPr>
          <w:rFonts w:asciiTheme="minorHAnsi" w:eastAsia="Cambria" w:hAnsiTheme="minorHAnsi" w:cs="Cambria"/>
          <w:i/>
          <w:rPrChange w:id="3741" w:author="Microsoft Office User" w:date="2023-07-10T07:16:00Z">
            <w:rPr>
              <w:rFonts w:ascii="Cambria" w:eastAsia="Cambria" w:hAnsi="Cambria" w:cs="Cambria"/>
              <w:i/>
            </w:rPr>
          </w:rPrChange>
        </w:rPr>
        <w:t>D. microcarpa</w:t>
      </w:r>
      <w:ins w:id="3742" w:author="Microsoft Office User" w:date="2023-05-11T15:54:00Z">
        <w:r w:rsidR="00156BB0" w:rsidRPr="00883F17">
          <w:rPr>
            <w:rFonts w:asciiTheme="minorHAnsi" w:eastAsia="Cambria" w:hAnsiTheme="minorHAnsi" w:cs="Cambria"/>
            <w:lang w:val="en-US"/>
            <w:rPrChange w:id="3743" w:author="Microsoft Office User" w:date="2023-07-10T07:16:00Z">
              <w:rPr>
                <w:rFonts w:ascii="Cambria" w:eastAsia="Cambria" w:hAnsi="Cambria" w:cs="Cambria"/>
                <w:lang w:val="en-US"/>
              </w:rPr>
            </w:rPrChange>
          </w:rPr>
          <w:t xml:space="preserve">. For the </w:t>
        </w:r>
      </w:ins>
      <w:del w:id="3744" w:author="Microsoft Office User" w:date="2023-05-11T15:54:00Z">
        <w:r w:rsidRPr="00883F17" w:rsidDel="00156BB0">
          <w:rPr>
            <w:rFonts w:asciiTheme="minorHAnsi" w:eastAsia="Cambria" w:hAnsiTheme="minorHAnsi" w:cs="Cambria"/>
            <w:rPrChange w:id="3745" w:author="Microsoft Office User" w:date="2023-07-10T07:16:00Z">
              <w:rPr>
                <w:rFonts w:ascii="Cambria" w:eastAsia="Cambria" w:hAnsi="Cambria" w:cs="Cambria"/>
              </w:rPr>
            </w:rPrChange>
          </w:rPr>
          <w:delText xml:space="preserve">, and less clearly during the transition from dry to wet season for the other two </w:delText>
        </w:r>
      </w:del>
      <w:r w:rsidRPr="00883F17">
        <w:rPr>
          <w:rFonts w:asciiTheme="minorHAnsi" w:hAnsiTheme="minorHAnsi"/>
          <w:rPrChange w:id="3746" w:author="Microsoft Office User" w:date="2023-07-10T07:16:00Z">
            <w:rPr/>
          </w:rPrChange>
        </w:rPr>
        <w:t>parenchyma-storing</w:t>
      </w:r>
      <w:r w:rsidRPr="00883F17">
        <w:rPr>
          <w:rFonts w:asciiTheme="minorHAnsi" w:eastAsia="Cambria" w:hAnsiTheme="minorHAnsi" w:cs="Cambria"/>
          <w:rPrChange w:id="3747" w:author="Microsoft Office User" w:date="2023-07-10T07:16:00Z">
            <w:rPr>
              <w:rFonts w:ascii="Cambria" w:eastAsia="Cambria" w:hAnsi="Cambria" w:cs="Cambria"/>
            </w:rPr>
          </w:rPrChange>
        </w:rPr>
        <w:t xml:space="preserve"> species (</w:t>
      </w:r>
      <w:r w:rsidRPr="00883F17">
        <w:rPr>
          <w:rFonts w:asciiTheme="minorHAnsi" w:eastAsia="Cambria" w:hAnsiTheme="minorHAnsi" w:cs="Cambria"/>
          <w:i/>
          <w:rPrChange w:id="3748" w:author="Microsoft Office User" w:date="2023-07-10T07:16:00Z">
            <w:rPr>
              <w:rFonts w:ascii="Cambria" w:eastAsia="Cambria" w:hAnsi="Cambria" w:cs="Cambria"/>
              <w:i/>
            </w:rPr>
          </w:rPrChange>
        </w:rPr>
        <w:t>O. leocoxylon</w:t>
      </w:r>
      <w:r w:rsidRPr="00883F17">
        <w:rPr>
          <w:rFonts w:asciiTheme="minorHAnsi" w:eastAsia="Cambria" w:hAnsiTheme="minorHAnsi" w:cs="Cambria"/>
          <w:rPrChange w:id="3749" w:author="Microsoft Office User" w:date="2023-07-10T07:16:00Z">
            <w:rPr>
              <w:rFonts w:ascii="Cambria" w:eastAsia="Cambria" w:hAnsi="Cambria" w:cs="Cambria"/>
            </w:rPr>
          </w:rPrChange>
        </w:rPr>
        <w:t xml:space="preserve"> and </w:t>
      </w:r>
      <w:r w:rsidRPr="00883F17">
        <w:rPr>
          <w:rFonts w:asciiTheme="minorHAnsi" w:eastAsia="Cambria" w:hAnsiTheme="minorHAnsi" w:cs="Cambria"/>
          <w:i/>
          <w:rPrChange w:id="3750" w:author="Microsoft Office User" w:date="2023-07-10T07:16:00Z">
            <w:rPr>
              <w:rFonts w:ascii="Cambria" w:eastAsia="Cambria" w:hAnsi="Cambria" w:cs="Cambria"/>
              <w:i/>
            </w:rPr>
          </w:rPrChange>
        </w:rPr>
        <w:t>S. guianensis</w:t>
      </w:r>
      <w:r w:rsidRPr="00883F17">
        <w:rPr>
          <w:rFonts w:asciiTheme="minorHAnsi" w:eastAsia="Cambria" w:hAnsiTheme="minorHAnsi" w:cs="Cambria"/>
          <w:rPrChange w:id="3751" w:author="Microsoft Office User" w:date="2023-07-10T07:16:00Z">
            <w:rPr>
              <w:rFonts w:ascii="Cambria" w:eastAsia="Cambria" w:hAnsi="Cambria" w:cs="Cambria"/>
            </w:rPr>
          </w:rPrChange>
        </w:rPr>
        <w:t>)</w:t>
      </w:r>
      <w:ins w:id="3752" w:author="Microsoft Office User" w:date="2023-05-11T15:54:00Z">
        <w:r w:rsidR="00156BB0" w:rsidRPr="00883F17">
          <w:rPr>
            <w:rFonts w:asciiTheme="minorHAnsi" w:eastAsia="Cambria" w:hAnsiTheme="minorHAnsi" w:cs="Cambria"/>
            <w:lang w:val="en-US"/>
            <w:rPrChange w:id="3753" w:author="Microsoft Office User" w:date="2023-07-10T07:16:00Z">
              <w:rPr>
                <w:rFonts w:ascii="Cambria" w:eastAsia="Cambria" w:hAnsi="Cambria" w:cs="Cambria"/>
                <w:lang w:val="en-US"/>
              </w:rPr>
            </w:rPrChange>
          </w:rPr>
          <w:t xml:space="preserve"> </w:t>
        </w:r>
      </w:ins>
      <w:ins w:id="3754" w:author="Microsoft Office User" w:date="2023-05-11T15:55:00Z">
        <w:r w:rsidR="00156BB0" w:rsidRPr="00883F17">
          <w:rPr>
            <w:rFonts w:asciiTheme="minorHAnsi" w:eastAsia="Cambria" w:hAnsiTheme="minorHAnsi" w:cs="Cambria"/>
            <w:lang w:val="en-US"/>
            <w:rPrChange w:id="3755" w:author="Microsoft Office User" w:date="2023-07-10T07:16:00Z">
              <w:rPr>
                <w:rFonts w:ascii="Cambria" w:eastAsia="Cambria" w:hAnsi="Cambria" w:cs="Cambria"/>
                <w:lang w:val="en-US"/>
              </w:rPr>
            </w:rPrChange>
          </w:rPr>
          <w:t>storage growth trade</w:t>
        </w:r>
      </w:ins>
      <w:ins w:id="3756" w:author="Microsoft Office User" w:date="2023-07-09T22:42:00Z">
        <w:r w:rsidR="00CB267A" w:rsidRPr="00883F17">
          <w:rPr>
            <w:rFonts w:asciiTheme="minorHAnsi" w:eastAsia="Cambria" w:hAnsiTheme="minorHAnsi" w:cs="Cambria"/>
            <w:lang w:val="en-US"/>
            <w:rPrChange w:id="3757" w:author="Microsoft Office User" w:date="2023-07-10T07:16:00Z">
              <w:rPr>
                <w:rFonts w:ascii="Cambria" w:eastAsia="Cambria" w:hAnsi="Cambria" w:cs="Cambria"/>
                <w:lang w:val="en-US"/>
              </w:rPr>
            </w:rPrChange>
          </w:rPr>
          <w:t>-</w:t>
        </w:r>
      </w:ins>
      <w:ins w:id="3758" w:author="Microsoft Office User" w:date="2023-05-11T15:55:00Z">
        <w:r w:rsidR="00156BB0" w:rsidRPr="00883F17">
          <w:rPr>
            <w:rFonts w:asciiTheme="minorHAnsi" w:eastAsia="Cambria" w:hAnsiTheme="minorHAnsi" w:cs="Cambria"/>
            <w:lang w:val="en-US"/>
            <w:rPrChange w:id="3759" w:author="Microsoft Office User" w:date="2023-07-10T07:16:00Z">
              <w:rPr>
                <w:rFonts w:ascii="Cambria" w:eastAsia="Cambria" w:hAnsi="Cambria" w:cs="Cambria"/>
                <w:lang w:val="en-US"/>
              </w:rPr>
            </w:rPrChange>
          </w:rPr>
          <w:t>offs were not clear</w:t>
        </w:r>
      </w:ins>
      <w:ins w:id="3760" w:author="Microsoft Office User" w:date="2023-07-09T22:42:00Z">
        <w:r w:rsidR="00CB267A" w:rsidRPr="00883F17">
          <w:rPr>
            <w:rFonts w:asciiTheme="minorHAnsi" w:eastAsia="Cambria" w:hAnsiTheme="minorHAnsi" w:cs="Cambria"/>
            <w:lang w:val="en-US"/>
            <w:rPrChange w:id="3761" w:author="Microsoft Office User" w:date="2023-07-10T07:16:00Z">
              <w:rPr>
                <w:rFonts w:ascii="Cambria" w:eastAsia="Cambria" w:hAnsi="Cambria" w:cs="Cambria"/>
                <w:lang w:val="en-US"/>
              </w:rPr>
            </w:rPrChange>
          </w:rPr>
          <w:t xml:space="preserve">. </w:t>
        </w:r>
      </w:ins>
      <w:ins w:id="3762" w:author="Microsoft Office User" w:date="2023-07-09T22:43:00Z">
        <w:r w:rsidR="00CB267A" w:rsidRPr="00883F17">
          <w:rPr>
            <w:rFonts w:asciiTheme="minorHAnsi" w:eastAsia="Cambria" w:hAnsiTheme="minorHAnsi" w:cs="Cambria"/>
            <w:lang w:val="en-US"/>
            <w:rPrChange w:id="3763" w:author="Microsoft Office User" w:date="2023-07-10T07:16:00Z">
              <w:rPr>
                <w:rFonts w:ascii="Cambria" w:eastAsia="Cambria" w:hAnsi="Cambria" w:cs="Cambria"/>
                <w:lang w:val="en-US"/>
              </w:rPr>
            </w:rPrChange>
          </w:rPr>
          <w:t>Nevertheless, it is important to clarify that these storage-</w:t>
        </w:r>
      </w:ins>
      <w:ins w:id="3764" w:author="Microsoft Office User" w:date="2023-07-10T08:40:00Z">
        <w:r w:rsidR="00414129" w:rsidRPr="00414129">
          <w:rPr>
            <w:rFonts w:asciiTheme="minorHAnsi" w:eastAsia="Cambria" w:hAnsiTheme="minorHAnsi" w:cs="Cambria"/>
            <w:lang w:val="en-US"/>
          </w:rPr>
          <w:t>growth trade</w:t>
        </w:r>
      </w:ins>
      <w:ins w:id="3765" w:author="Microsoft Office User" w:date="2023-07-09T22:43:00Z">
        <w:r w:rsidR="00CB267A" w:rsidRPr="00883F17">
          <w:rPr>
            <w:rFonts w:asciiTheme="minorHAnsi" w:eastAsia="Cambria" w:hAnsiTheme="minorHAnsi" w:cs="Cambria"/>
            <w:lang w:val="en-US"/>
            <w:rPrChange w:id="3766" w:author="Microsoft Office User" w:date="2023-07-10T07:16:00Z">
              <w:rPr>
                <w:rFonts w:ascii="Cambria" w:eastAsia="Cambria" w:hAnsi="Cambria" w:cs="Cambria"/>
                <w:lang w:val="en-US"/>
              </w:rPr>
            </w:rPrChange>
          </w:rPr>
          <w:t xml:space="preserve">-offs may change when </w:t>
        </w:r>
        <w:r w:rsidR="00CB267A" w:rsidRPr="00883F17">
          <w:rPr>
            <w:rFonts w:asciiTheme="minorHAnsi" w:eastAsia="Cambria" w:hAnsiTheme="minorHAnsi" w:cs="Cambria"/>
            <w:lang w:val="en-US"/>
            <w:rPrChange w:id="3767" w:author="Microsoft Office User" w:date="2023-07-10T07:16:00Z">
              <w:rPr>
                <w:rFonts w:ascii="Cambria" w:eastAsia="Cambria" w:hAnsi="Cambria" w:cs="Cambria"/>
                <w:lang w:val="en-US"/>
              </w:rPr>
            </w:rPrChange>
          </w:rPr>
          <w:lastRenderedPageBreak/>
          <w:t>other forms of growth</w:t>
        </w:r>
      </w:ins>
      <w:ins w:id="3768" w:author="Microsoft Office User" w:date="2023-07-09T22:44:00Z">
        <w:r w:rsidR="00CB267A" w:rsidRPr="00883F17">
          <w:rPr>
            <w:rFonts w:asciiTheme="minorHAnsi" w:eastAsia="Cambria" w:hAnsiTheme="minorHAnsi" w:cs="Cambria"/>
            <w:lang w:val="en-US"/>
            <w:rPrChange w:id="3769" w:author="Microsoft Office User" w:date="2023-07-10T07:16:00Z">
              <w:rPr>
                <w:rFonts w:ascii="Cambria" w:eastAsia="Cambria" w:hAnsi="Cambria" w:cs="Cambria"/>
                <w:lang w:val="en-US"/>
              </w:rPr>
            </w:rPrChange>
          </w:rPr>
          <w:t xml:space="preserve">, which </w:t>
        </w:r>
      </w:ins>
      <w:ins w:id="3770" w:author="Microsoft Office User" w:date="2023-07-09T22:43:00Z">
        <w:r w:rsidR="00CB267A" w:rsidRPr="00883F17">
          <w:rPr>
            <w:rFonts w:asciiTheme="minorHAnsi" w:eastAsia="Cambria" w:hAnsiTheme="minorHAnsi" w:cs="Cambria"/>
            <w:lang w:val="en-US"/>
            <w:rPrChange w:id="3771" w:author="Microsoft Office User" w:date="2023-07-10T07:16:00Z">
              <w:rPr>
                <w:rFonts w:ascii="Cambria" w:eastAsia="Cambria" w:hAnsi="Cambria" w:cs="Cambria"/>
                <w:lang w:val="en-US"/>
              </w:rPr>
            </w:rPrChange>
          </w:rPr>
          <w:t>may be prioritized over radial growth</w:t>
        </w:r>
      </w:ins>
      <w:ins w:id="3772" w:author="Microsoft Office User" w:date="2023-07-09T22:44:00Z">
        <w:r w:rsidR="00CB267A" w:rsidRPr="00883F17">
          <w:rPr>
            <w:rFonts w:asciiTheme="minorHAnsi" w:eastAsia="Cambria" w:hAnsiTheme="minorHAnsi" w:cs="Cambria"/>
            <w:lang w:val="en-US"/>
            <w:rPrChange w:id="3773" w:author="Microsoft Office User" w:date="2023-07-10T07:16:00Z">
              <w:rPr>
                <w:rFonts w:ascii="Cambria" w:eastAsia="Cambria" w:hAnsi="Cambria" w:cs="Cambria"/>
                <w:lang w:val="en-US"/>
              </w:rPr>
            </w:rPrChange>
          </w:rPr>
          <w:t>,</w:t>
        </w:r>
      </w:ins>
      <w:ins w:id="3774" w:author="Microsoft Office User" w:date="2023-07-09T22:43:00Z">
        <w:r w:rsidR="00CB267A" w:rsidRPr="00883F17">
          <w:rPr>
            <w:rFonts w:asciiTheme="minorHAnsi" w:eastAsia="Cambria" w:hAnsiTheme="minorHAnsi" w:cs="Cambria"/>
            <w:lang w:val="en-US"/>
            <w:rPrChange w:id="3775" w:author="Microsoft Office User" w:date="2023-07-10T07:16:00Z">
              <w:rPr>
                <w:rFonts w:ascii="Cambria" w:eastAsia="Cambria" w:hAnsi="Cambria" w:cs="Cambria"/>
                <w:lang w:val="en-US"/>
              </w:rPr>
            </w:rPrChange>
          </w:rPr>
          <w:t xml:space="preserve"> are considered</w:t>
        </w:r>
      </w:ins>
      <w:ins w:id="3776" w:author="Microsoft Office User" w:date="2023-07-09T22:44:00Z">
        <w:r w:rsidR="00CB267A" w:rsidRPr="00883F17">
          <w:rPr>
            <w:rFonts w:asciiTheme="minorHAnsi" w:eastAsia="Cambria" w:hAnsiTheme="minorHAnsi" w:cs="Cambria"/>
            <w:lang w:val="en-US"/>
            <w:rPrChange w:id="3777" w:author="Microsoft Office User" w:date="2023-07-10T07:16:00Z">
              <w:rPr>
                <w:rFonts w:ascii="Cambria" w:eastAsia="Cambria" w:hAnsi="Cambria" w:cs="Cambria"/>
                <w:lang w:val="en-US"/>
              </w:rPr>
            </w:rPrChange>
          </w:rPr>
          <w:t>. P</w:t>
        </w:r>
      </w:ins>
      <w:ins w:id="3778" w:author="Microsoft Office User" w:date="2023-07-09T22:43:00Z">
        <w:r w:rsidR="00CB267A" w:rsidRPr="00883F17">
          <w:rPr>
            <w:rFonts w:asciiTheme="minorHAnsi" w:eastAsia="Cambria" w:hAnsiTheme="minorHAnsi" w:cs="Cambria"/>
            <w:lang w:val="en-US"/>
            <w:rPrChange w:id="3779" w:author="Microsoft Office User" w:date="2023-07-10T07:16:00Z">
              <w:rPr>
                <w:rFonts w:ascii="Cambria" w:eastAsia="Cambria" w:hAnsi="Cambria" w:cs="Cambria"/>
                <w:lang w:val="en-US"/>
              </w:rPr>
            </w:rPrChange>
          </w:rPr>
          <w:t>otentially</w:t>
        </w:r>
      </w:ins>
      <w:ins w:id="3780" w:author="Microsoft Office User" w:date="2023-07-09T22:44:00Z">
        <w:r w:rsidR="00CB267A" w:rsidRPr="00883F17">
          <w:rPr>
            <w:rFonts w:asciiTheme="minorHAnsi" w:eastAsia="Cambria" w:hAnsiTheme="minorHAnsi" w:cs="Cambria"/>
            <w:lang w:val="en-US"/>
            <w:rPrChange w:id="3781" w:author="Microsoft Office User" w:date="2023-07-10T07:16:00Z">
              <w:rPr>
                <w:rFonts w:ascii="Cambria" w:eastAsia="Cambria" w:hAnsi="Cambria" w:cs="Cambria"/>
                <w:lang w:val="en-US"/>
              </w:rPr>
            </w:rPrChange>
          </w:rPr>
          <w:t>,</w:t>
        </w:r>
      </w:ins>
      <w:ins w:id="3782" w:author="Microsoft Office User" w:date="2023-07-09T22:43:00Z">
        <w:r w:rsidR="00CB267A" w:rsidRPr="00883F17">
          <w:rPr>
            <w:rFonts w:asciiTheme="minorHAnsi" w:eastAsia="Cambria" w:hAnsiTheme="minorHAnsi" w:cs="Cambria"/>
            <w:lang w:val="en-US"/>
            <w:rPrChange w:id="3783" w:author="Microsoft Office User" w:date="2023-07-10T07:16:00Z">
              <w:rPr>
                <w:rFonts w:ascii="Cambria" w:eastAsia="Cambria" w:hAnsi="Cambria" w:cs="Cambria"/>
                <w:lang w:val="en-US"/>
              </w:rPr>
            </w:rPrChange>
          </w:rPr>
          <w:t xml:space="preserve"> other starch storage tissues such as phloem (Rosell et al</w:t>
        </w:r>
      </w:ins>
      <w:ins w:id="3784" w:author="Microsoft Office User" w:date="2023-07-10T08:40:00Z">
        <w:r w:rsidR="00414129">
          <w:rPr>
            <w:rFonts w:asciiTheme="minorHAnsi" w:eastAsia="Cambria" w:hAnsiTheme="minorHAnsi" w:cs="Cambria"/>
            <w:lang w:val="en-US"/>
          </w:rPr>
          <w:t>.,</w:t>
        </w:r>
      </w:ins>
      <w:ins w:id="3785" w:author="Microsoft Office User" w:date="2023-07-09T22:43:00Z">
        <w:r w:rsidR="00CB267A" w:rsidRPr="00883F17">
          <w:rPr>
            <w:rFonts w:asciiTheme="minorHAnsi" w:eastAsia="Cambria" w:hAnsiTheme="minorHAnsi" w:cs="Cambria"/>
            <w:lang w:val="en-US"/>
            <w:rPrChange w:id="3786" w:author="Microsoft Office User" w:date="2023-07-10T07:16:00Z">
              <w:rPr>
                <w:rFonts w:ascii="Cambria" w:eastAsia="Cambria" w:hAnsi="Cambria" w:cs="Cambria"/>
                <w:lang w:val="en-US"/>
              </w:rPr>
            </w:rPrChange>
          </w:rPr>
          <w:t xml:space="preserve"> 2020) or roots (Hillman</w:t>
        </w:r>
      </w:ins>
      <w:ins w:id="3787" w:author="Microsoft Office User" w:date="2023-07-09T22:44:00Z">
        <w:r w:rsidR="00CB267A" w:rsidRPr="00883F17">
          <w:rPr>
            <w:rFonts w:asciiTheme="minorHAnsi" w:eastAsia="Cambria" w:hAnsiTheme="minorHAnsi" w:cs="Cambria"/>
            <w:lang w:val="en-US"/>
            <w:rPrChange w:id="3788" w:author="Microsoft Office User" w:date="2023-07-10T07:16:00Z">
              <w:rPr>
                <w:rFonts w:ascii="Cambria" w:eastAsia="Cambria" w:hAnsi="Cambria" w:cs="Cambria"/>
                <w:lang w:val="en-US"/>
              </w:rPr>
            </w:rPrChange>
          </w:rPr>
          <w:t xml:space="preserve"> et all.,</w:t>
        </w:r>
      </w:ins>
      <w:ins w:id="3789" w:author="Microsoft Office User" w:date="2023-07-09T22:43:00Z">
        <w:r w:rsidR="00CB267A" w:rsidRPr="00883F17">
          <w:rPr>
            <w:rFonts w:asciiTheme="minorHAnsi" w:eastAsia="Cambria" w:hAnsiTheme="minorHAnsi" w:cs="Cambria"/>
            <w:lang w:val="en-US"/>
            <w:rPrChange w:id="3790" w:author="Microsoft Office User" w:date="2023-07-10T07:16:00Z">
              <w:rPr>
                <w:rFonts w:ascii="Cambria" w:eastAsia="Cambria" w:hAnsi="Cambria" w:cs="Cambria"/>
                <w:lang w:val="en-US"/>
              </w:rPr>
            </w:rPrChange>
          </w:rPr>
          <w:t xml:space="preserve"> 2021) may offer different insights in the trade</w:t>
        </w:r>
      </w:ins>
      <w:ins w:id="3791" w:author="Microsoft Office User" w:date="2023-07-09T22:44:00Z">
        <w:r w:rsidR="00CB267A" w:rsidRPr="00883F17">
          <w:rPr>
            <w:rFonts w:asciiTheme="minorHAnsi" w:eastAsia="Cambria" w:hAnsiTheme="minorHAnsi" w:cs="Cambria"/>
            <w:lang w:val="en-US"/>
            <w:rPrChange w:id="3792" w:author="Microsoft Office User" w:date="2023-07-10T07:16:00Z">
              <w:rPr>
                <w:rFonts w:ascii="Cambria" w:eastAsia="Cambria" w:hAnsi="Cambria" w:cs="Cambria"/>
                <w:lang w:val="en-US"/>
              </w:rPr>
            </w:rPrChange>
          </w:rPr>
          <w:t>-</w:t>
        </w:r>
      </w:ins>
      <w:ins w:id="3793" w:author="Microsoft Office User" w:date="2023-07-09T22:43:00Z">
        <w:r w:rsidR="00CB267A" w:rsidRPr="00883F17">
          <w:rPr>
            <w:rFonts w:asciiTheme="minorHAnsi" w:eastAsia="Cambria" w:hAnsiTheme="minorHAnsi" w:cs="Cambria"/>
            <w:lang w:val="en-US"/>
            <w:rPrChange w:id="3794" w:author="Microsoft Office User" w:date="2023-07-10T07:16:00Z">
              <w:rPr>
                <w:rFonts w:ascii="Cambria" w:eastAsia="Cambria" w:hAnsi="Cambria" w:cs="Cambria"/>
                <w:lang w:val="en-US"/>
              </w:rPr>
            </w:rPrChange>
          </w:rPr>
          <w:t>offs.</w:t>
        </w:r>
      </w:ins>
    </w:p>
    <w:p w14:paraId="45C3B0C9" w14:textId="64E419EF" w:rsidR="00925F8D" w:rsidRPr="00883F17" w:rsidDel="00CB267A" w:rsidRDefault="00000000">
      <w:pPr>
        <w:pBdr>
          <w:top w:val="nil"/>
          <w:left w:val="nil"/>
          <w:bottom w:val="nil"/>
          <w:right w:val="nil"/>
          <w:between w:val="nil"/>
        </w:pBdr>
        <w:spacing w:before="180" w:after="180" w:line="480" w:lineRule="auto"/>
        <w:ind w:right="-261"/>
        <w:rPr>
          <w:del w:id="3795" w:author="Microsoft Office User" w:date="2023-07-09T22:45:00Z"/>
          <w:rFonts w:asciiTheme="minorHAnsi" w:hAnsiTheme="minorHAnsi"/>
          <w:lang w:val="en-US"/>
          <w:rPrChange w:id="3796" w:author="Microsoft Office User" w:date="2023-07-10T07:16:00Z">
            <w:rPr>
              <w:del w:id="3797" w:author="Microsoft Office User" w:date="2023-07-09T22:45:00Z"/>
            </w:rPr>
          </w:rPrChange>
        </w:rPr>
      </w:pPr>
      <w:del w:id="3798" w:author="Microsoft Office User" w:date="2023-05-11T15:57:00Z">
        <w:r w:rsidRPr="00883F17" w:rsidDel="00156BB0">
          <w:rPr>
            <w:rFonts w:asciiTheme="minorHAnsi" w:hAnsiTheme="minorHAnsi"/>
            <w:rPrChange w:id="3799" w:author="Microsoft Office User" w:date="2023-07-10T07:16:00Z">
              <w:rPr/>
            </w:rPrChange>
          </w:rPr>
          <w:delText>,</w:delText>
        </w:r>
        <w:r w:rsidRPr="00883F17" w:rsidDel="00156BB0">
          <w:rPr>
            <w:rFonts w:asciiTheme="minorHAnsi" w:eastAsia="Cambria" w:hAnsiTheme="minorHAnsi" w:cs="Cambria"/>
            <w:rPrChange w:id="3800" w:author="Microsoft Office User" w:date="2023-07-10T07:16:00Z">
              <w:rPr>
                <w:rFonts w:ascii="Cambria" w:eastAsia="Cambria" w:hAnsi="Cambria" w:cs="Cambria"/>
              </w:rPr>
            </w:rPrChange>
          </w:rPr>
          <w:delText xml:space="preserve"> while c</w:delText>
        </w:r>
      </w:del>
      <w:del w:id="3801" w:author="Microsoft Office User" w:date="2023-07-09T22:45:00Z">
        <w:r w:rsidRPr="00883F17" w:rsidDel="00CB267A">
          <w:rPr>
            <w:rFonts w:asciiTheme="minorHAnsi" w:eastAsia="Cambria" w:hAnsiTheme="minorHAnsi" w:cs="Cambria"/>
            <w:rPrChange w:id="3802" w:author="Microsoft Office User" w:date="2023-07-10T07:16:00Z">
              <w:rPr>
                <w:rFonts w:ascii="Cambria" w:eastAsia="Cambria" w:hAnsi="Cambria" w:cs="Cambria"/>
              </w:rPr>
            </w:rPrChange>
          </w:rPr>
          <w:delText xml:space="preserve">onsumption or accumulation of starch in the other seasons </w:delText>
        </w:r>
        <w:r w:rsidRPr="00883F17" w:rsidDel="00CB267A">
          <w:rPr>
            <w:rFonts w:asciiTheme="minorHAnsi" w:hAnsiTheme="minorHAnsi"/>
            <w:rPrChange w:id="3803" w:author="Microsoft Office User" w:date="2023-07-10T07:16:00Z">
              <w:rPr/>
            </w:rPrChange>
          </w:rPr>
          <w:delText>was</w:delText>
        </w:r>
        <w:r w:rsidRPr="00883F17" w:rsidDel="00CB267A">
          <w:rPr>
            <w:rFonts w:asciiTheme="minorHAnsi" w:eastAsia="Cambria" w:hAnsiTheme="minorHAnsi" w:cs="Cambria"/>
            <w:rPrChange w:id="3804" w:author="Microsoft Office User" w:date="2023-07-10T07:16:00Z">
              <w:rPr>
                <w:rFonts w:ascii="Cambria" w:eastAsia="Cambria" w:hAnsi="Cambria" w:cs="Cambria"/>
              </w:rPr>
            </w:rPrChange>
          </w:rPr>
          <w:delText xml:space="preserve"> not related </w:delText>
        </w:r>
        <w:r w:rsidRPr="00883F17" w:rsidDel="00CB267A">
          <w:rPr>
            <w:rFonts w:asciiTheme="minorHAnsi" w:hAnsiTheme="minorHAnsi"/>
            <w:rPrChange w:id="3805" w:author="Microsoft Office User" w:date="2023-07-10T07:16:00Z">
              <w:rPr/>
            </w:rPrChange>
          </w:rPr>
          <w:delText>to</w:delText>
        </w:r>
        <w:r w:rsidRPr="00883F17" w:rsidDel="00CB267A">
          <w:rPr>
            <w:rFonts w:asciiTheme="minorHAnsi" w:eastAsia="Cambria" w:hAnsiTheme="minorHAnsi" w:cs="Cambria"/>
            <w:rPrChange w:id="3806" w:author="Microsoft Office User" w:date="2023-07-10T07:16:00Z">
              <w:rPr>
                <w:rFonts w:ascii="Cambria" w:eastAsia="Cambria" w:hAnsi="Cambria" w:cs="Cambria"/>
              </w:rPr>
            </w:rPrChange>
          </w:rPr>
          <w:delText xml:space="preserve"> growth </w:delText>
        </w:r>
        <w:r w:rsidRPr="00883F17" w:rsidDel="00CB267A">
          <w:rPr>
            <w:rFonts w:asciiTheme="minorHAnsi" w:hAnsiTheme="minorHAnsi"/>
            <w:rPrChange w:id="3807" w:author="Microsoft Office User" w:date="2023-07-10T07:16:00Z">
              <w:rPr/>
            </w:rPrChange>
          </w:rPr>
          <w:delText>(Fig. 7)</w:delText>
        </w:r>
        <w:r w:rsidRPr="00883F17" w:rsidDel="00CB267A">
          <w:rPr>
            <w:rFonts w:asciiTheme="minorHAnsi" w:eastAsia="Cambria" w:hAnsiTheme="minorHAnsi" w:cs="Cambria"/>
            <w:rPrChange w:id="3808" w:author="Microsoft Office User" w:date="2023-07-10T07:16:00Z">
              <w:rPr>
                <w:rFonts w:ascii="Cambria" w:eastAsia="Cambria" w:hAnsi="Cambria" w:cs="Cambria"/>
              </w:rPr>
            </w:rPrChange>
          </w:rPr>
          <w:delText>.</w:delText>
        </w:r>
      </w:del>
    </w:p>
    <w:p w14:paraId="7F61E003" w14:textId="2842381B" w:rsidR="00925F8D" w:rsidRPr="00883F17" w:rsidDel="00156BB0" w:rsidRDefault="00000000">
      <w:pPr>
        <w:pBdr>
          <w:top w:val="nil"/>
          <w:left w:val="nil"/>
          <w:bottom w:val="nil"/>
          <w:right w:val="nil"/>
          <w:between w:val="nil"/>
        </w:pBdr>
        <w:spacing w:before="180" w:after="180" w:line="480" w:lineRule="auto"/>
        <w:ind w:right="-261"/>
        <w:rPr>
          <w:del w:id="3809" w:author="Microsoft Office User" w:date="2023-05-11T15:58:00Z"/>
          <w:rFonts w:asciiTheme="minorHAnsi" w:hAnsiTheme="minorHAnsi"/>
          <w:rPrChange w:id="3810" w:author="Microsoft Office User" w:date="2023-07-10T07:16:00Z">
            <w:rPr>
              <w:del w:id="3811" w:author="Microsoft Office User" w:date="2023-05-11T15:58:00Z"/>
            </w:rPr>
          </w:rPrChange>
        </w:rPr>
      </w:pPr>
      <w:del w:id="3812" w:author="Microsoft Office User" w:date="2023-05-11T15:58:00Z">
        <w:r w:rsidRPr="00883F17" w:rsidDel="00156BB0">
          <w:rPr>
            <w:rFonts w:asciiTheme="minorHAnsi" w:eastAsia="Cambria" w:hAnsiTheme="minorHAnsi" w:cs="Cambria"/>
            <w:rPrChange w:id="3813" w:author="Microsoft Office User" w:date="2023-07-10T07:16:00Z">
              <w:rPr>
                <w:rFonts w:ascii="Cambria" w:eastAsia="Cambria" w:hAnsi="Cambria" w:cs="Cambria"/>
              </w:rPr>
            </w:rPrChange>
          </w:rPr>
          <w:delText xml:space="preserve">For instance, </w:delText>
        </w:r>
        <w:r w:rsidRPr="00883F17" w:rsidDel="00156BB0">
          <w:rPr>
            <w:rFonts w:asciiTheme="minorHAnsi" w:eastAsia="Cambria" w:hAnsiTheme="minorHAnsi" w:cs="Cambria"/>
            <w:i/>
            <w:rPrChange w:id="3814" w:author="Microsoft Office User" w:date="2023-07-10T07:16:00Z">
              <w:rPr>
                <w:rFonts w:ascii="Cambria" w:eastAsia="Cambria" w:hAnsi="Cambria" w:cs="Cambria"/>
                <w:i/>
              </w:rPr>
            </w:rPrChange>
          </w:rPr>
          <w:delText>D. microcarpa</w:delText>
        </w:r>
        <w:r w:rsidRPr="00883F17" w:rsidDel="00156BB0">
          <w:rPr>
            <w:rFonts w:asciiTheme="minorHAnsi" w:eastAsia="Cambria" w:hAnsiTheme="minorHAnsi" w:cs="Cambria"/>
            <w:rPrChange w:id="3815" w:author="Microsoft Office User" w:date="2023-07-10T07:16:00Z">
              <w:rPr>
                <w:rFonts w:ascii="Cambria" w:eastAsia="Cambria" w:hAnsi="Cambria" w:cs="Cambria"/>
              </w:rPr>
            </w:rPrChange>
          </w:rPr>
          <w:delText xml:space="preserve"> trees </w:delText>
        </w:r>
        <w:r w:rsidRPr="00883F17" w:rsidDel="00156BB0">
          <w:rPr>
            <w:rFonts w:asciiTheme="minorHAnsi" w:hAnsiTheme="minorHAnsi"/>
            <w:rPrChange w:id="3816" w:author="Microsoft Office User" w:date="2023-07-10T07:16:00Z">
              <w:rPr/>
            </w:rPrChange>
          </w:rPr>
          <w:delText>strongly reduced</w:delText>
        </w:r>
        <w:r w:rsidRPr="00883F17" w:rsidDel="00156BB0">
          <w:rPr>
            <w:rFonts w:asciiTheme="minorHAnsi" w:eastAsia="Cambria" w:hAnsiTheme="minorHAnsi" w:cs="Cambria"/>
            <w:rPrChange w:id="3817" w:author="Microsoft Office User" w:date="2023-07-10T07:16:00Z">
              <w:rPr>
                <w:rFonts w:ascii="Cambria" w:eastAsia="Cambria" w:hAnsi="Cambria" w:cs="Cambria"/>
              </w:rPr>
            </w:rPrChange>
          </w:rPr>
          <w:delText xml:space="preserve"> starch during </w:delText>
        </w:r>
        <w:r w:rsidRPr="00883F17" w:rsidDel="00156BB0">
          <w:rPr>
            <w:rFonts w:asciiTheme="minorHAnsi" w:hAnsiTheme="minorHAnsi"/>
            <w:rPrChange w:id="3818" w:author="Microsoft Office User" w:date="2023-07-10T07:16:00Z">
              <w:rPr/>
            </w:rPrChange>
          </w:rPr>
          <w:delText xml:space="preserve">the </w:delText>
        </w:r>
        <w:r w:rsidRPr="00883F17" w:rsidDel="00156BB0">
          <w:rPr>
            <w:rFonts w:asciiTheme="minorHAnsi" w:eastAsia="Cambria" w:hAnsiTheme="minorHAnsi" w:cs="Cambria"/>
            <w:rPrChange w:id="3819" w:author="Microsoft Office User" w:date="2023-07-10T07:16:00Z">
              <w:rPr>
                <w:rFonts w:ascii="Cambria" w:eastAsia="Cambria" w:hAnsi="Cambria" w:cs="Cambria"/>
              </w:rPr>
            </w:rPrChange>
          </w:rPr>
          <w:delText xml:space="preserve">2019 dry season, but </w:delText>
        </w:r>
        <w:r w:rsidRPr="00883F17" w:rsidDel="00156BB0">
          <w:rPr>
            <w:rFonts w:asciiTheme="minorHAnsi" w:hAnsiTheme="minorHAnsi"/>
            <w:rPrChange w:id="3820" w:author="Microsoft Office User" w:date="2023-07-10T07:16:00Z">
              <w:rPr/>
            </w:rPrChange>
          </w:rPr>
          <w:delText>this</w:delText>
        </w:r>
        <w:r w:rsidRPr="00883F17" w:rsidDel="00156BB0">
          <w:rPr>
            <w:rFonts w:asciiTheme="minorHAnsi" w:eastAsia="Cambria" w:hAnsiTheme="minorHAnsi" w:cs="Cambria"/>
            <w:rPrChange w:id="3821" w:author="Microsoft Office User" w:date="2023-07-10T07:16:00Z">
              <w:rPr>
                <w:rFonts w:ascii="Cambria" w:eastAsia="Cambria" w:hAnsi="Cambria" w:cs="Cambria"/>
              </w:rPr>
            </w:rPrChange>
          </w:rPr>
          <w:delText xml:space="preserve"> was not related </w:delText>
        </w:r>
        <w:r w:rsidRPr="00883F17" w:rsidDel="00156BB0">
          <w:rPr>
            <w:rFonts w:asciiTheme="minorHAnsi" w:hAnsiTheme="minorHAnsi"/>
            <w:rPrChange w:id="3822" w:author="Microsoft Office User" w:date="2023-07-10T07:16:00Z">
              <w:rPr/>
            </w:rPrChange>
          </w:rPr>
          <w:delText>to</w:delText>
        </w:r>
        <w:r w:rsidRPr="00883F17" w:rsidDel="00156BB0">
          <w:rPr>
            <w:rFonts w:asciiTheme="minorHAnsi" w:eastAsia="Cambria" w:hAnsiTheme="minorHAnsi" w:cs="Cambria"/>
            <w:rPrChange w:id="3823" w:author="Microsoft Office User" w:date="2023-07-10T07:16:00Z">
              <w:rPr>
                <w:rFonts w:ascii="Cambria" w:eastAsia="Cambria" w:hAnsi="Cambria" w:cs="Cambria"/>
              </w:rPr>
            </w:rPrChange>
          </w:rPr>
          <w:delText xml:space="preserve"> stem growth. This may indicate that all these resources could have been allocated to other functions such as respiration</w:delText>
        </w:r>
        <w:r w:rsidRPr="00883F17" w:rsidDel="00156BB0">
          <w:rPr>
            <w:rFonts w:asciiTheme="minorHAnsi" w:hAnsiTheme="minorHAnsi"/>
            <w:rPrChange w:id="3824" w:author="Microsoft Office User" w:date="2023-07-10T07:16:00Z">
              <w:rPr/>
            </w:rPrChange>
          </w:rPr>
          <w:delText xml:space="preserve">, </w:delText>
        </w:r>
        <w:r w:rsidRPr="00883F17" w:rsidDel="00156BB0">
          <w:rPr>
            <w:rFonts w:asciiTheme="minorHAnsi" w:eastAsia="Cambria" w:hAnsiTheme="minorHAnsi" w:cs="Cambria"/>
            <w:rPrChange w:id="3825" w:author="Microsoft Office User" w:date="2023-07-10T07:16:00Z">
              <w:rPr>
                <w:rFonts w:ascii="Cambria" w:eastAsia="Cambria" w:hAnsi="Cambria" w:cs="Cambria"/>
              </w:rPr>
            </w:rPrChange>
          </w:rPr>
          <w:delText>which seems to be prioritized over growth (</w:delText>
        </w:r>
        <w:r w:rsidRPr="00883F17" w:rsidDel="00156BB0">
          <w:rPr>
            <w:rFonts w:asciiTheme="minorHAnsi" w:hAnsiTheme="minorHAnsi"/>
            <w:rPrChange w:id="3826" w:author="Microsoft Office User" w:date="2023-07-10T07:16:00Z">
              <w:rPr/>
            </w:rPrChange>
          </w:rPr>
          <w:delText>Fig. 5</w:delText>
        </w:r>
        <w:r w:rsidRPr="00883F17" w:rsidDel="00156BB0">
          <w:rPr>
            <w:rFonts w:asciiTheme="minorHAnsi" w:eastAsia="Cambria" w:hAnsiTheme="minorHAnsi" w:cs="Cambria"/>
            <w:rPrChange w:id="3827" w:author="Microsoft Office User" w:date="2023-07-10T07:16:00Z">
              <w:rPr>
                <w:rFonts w:ascii="Cambria" w:eastAsia="Cambria" w:hAnsi="Cambria" w:cs="Cambria"/>
              </w:rPr>
            </w:rPrChange>
          </w:rPr>
          <w:delText>), flushing new leaves and flowers (Fig. S2), and maintaining osmotic potential (Salleo et al., 2004). The trade-offs between growth and starch consumption/accumulation were clear during the wet season (</w:delText>
        </w:r>
        <w:r w:rsidRPr="00883F17" w:rsidDel="00156BB0">
          <w:rPr>
            <w:rFonts w:asciiTheme="minorHAnsi" w:hAnsiTheme="minorHAnsi"/>
            <w:rPrChange w:id="3828" w:author="Microsoft Office User" w:date="2023-07-10T07:16:00Z">
              <w:rPr/>
            </w:rPrChange>
          </w:rPr>
          <w:delText>Fig. 7, Fig. 1</w:delText>
        </w:r>
        <w:r w:rsidRPr="00883F17" w:rsidDel="00156BB0">
          <w:rPr>
            <w:rFonts w:asciiTheme="minorHAnsi" w:eastAsia="Cambria" w:hAnsiTheme="minorHAnsi" w:cs="Cambria"/>
            <w:rPrChange w:id="3829" w:author="Microsoft Office User" w:date="2023-07-10T07:16:00Z">
              <w:rPr>
                <w:rFonts w:ascii="Cambria" w:eastAsia="Cambria" w:hAnsi="Cambria" w:cs="Cambria"/>
              </w:rPr>
            </w:rPrChange>
          </w:rPr>
          <w:delText>). There, some trees consumed starch to grow faster, while others grew slower and accumulated starch.</w:delText>
        </w:r>
      </w:del>
    </w:p>
    <w:p w14:paraId="68DBE0DA" w14:textId="749FB041" w:rsidR="00925F8D" w:rsidRPr="00883F17" w:rsidDel="00156BB0" w:rsidRDefault="00000000">
      <w:pPr>
        <w:pBdr>
          <w:top w:val="nil"/>
          <w:left w:val="nil"/>
          <w:bottom w:val="nil"/>
          <w:right w:val="nil"/>
          <w:between w:val="nil"/>
        </w:pBdr>
        <w:spacing w:before="180" w:after="180" w:line="480" w:lineRule="auto"/>
        <w:ind w:right="-261"/>
        <w:rPr>
          <w:del w:id="3830" w:author="Microsoft Office User" w:date="2023-05-11T15:58:00Z"/>
          <w:rFonts w:asciiTheme="minorHAnsi" w:hAnsiTheme="minorHAnsi"/>
          <w:rPrChange w:id="3831" w:author="Microsoft Office User" w:date="2023-07-10T07:16:00Z">
            <w:rPr>
              <w:del w:id="3832" w:author="Microsoft Office User" w:date="2023-05-11T15:58:00Z"/>
            </w:rPr>
          </w:rPrChange>
        </w:rPr>
      </w:pPr>
      <w:del w:id="3833" w:author="Microsoft Office User" w:date="2023-05-11T15:58:00Z">
        <w:r w:rsidRPr="00883F17" w:rsidDel="00156BB0">
          <w:rPr>
            <w:rFonts w:asciiTheme="minorHAnsi" w:eastAsia="Cambria" w:hAnsiTheme="minorHAnsi" w:cs="Cambria"/>
            <w:rPrChange w:id="3834" w:author="Microsoft Office User" w:date="2023-07-10T07:16:00Z">
              <w:rPr>
                <w:rFonts w:ascii="Cambria" w:eastAsia="Cambria" w:hAnsi="Cambria" w:cs="Cambria"/>
              </w:rPr>
            </w:rPrChange>
          </w:rPr>
          <w:delText xml:space="preserve">For the </w:delText>
        </w:r>
        <w:r w:rsidRPr="00883F17" w:rsidDel="00156BB0">
          <w:rPr>
            <w:rFonts w:asciiTheme="minorHAnsi" w:hAnsiTheme="minorHAnsi"/>
            <w:rPrChange w:id="3835" w:author="Microsoft Office User" w:date="2023-07-10T07:16:00Z">
              <w:rPr/>
            </w:rPrChange>
          </w:rPr>
          <w:delText>parenchyma-storing</w:delText>
        </w:r>
        <w:r w:rsidRPr="00883F17" w:rsidDel="00156BB0">
          <w:rPr>
            <w:rFonts w:asciiTheme="minorHAnsi" w:eastAsia="Cambria" w:hAnsiTheme="minorHAnsi" w:cs="Cambria"/>
            <w:rPrChange w:id="3836" w:author="Microsoft Office User" w:date="2023-07-10T07:16:00Z">
              <w:rPr>
                <w:rFonts w:ascii="Cambria" w:eastAsia="Cambria" w:hAnsi="Cambria" w:cs="Cambria"/>
              </w:rPr>
            </w:rPrChange>
          </w:rPr>
          <w:delText xml:space="preserve"> species (</w:delText>
        </w:r>
        <w:r w:rsidRPr="00883F17" w:rsidDel="00156BB0">
          <w:rPr>
            <w:rFonts w:asciiTheme="minorHAnsi" w:eastAsia="Cambria" w:hAnsiTheme="minorHAnsi" w:cs="Cambria"/>
            <w:i/>
            <w:rPrChange w:id="3837" w:author="Microsoft Office User" w:date="2023-07-10T07:16:00Z">
              <w:rPr>
                <w:rFonts w:ascii="Cambria" w:eastAsia="Cambria" w:hAnsi="Cambria" w:cs="Cambria"/>
                <w:i/>
              </w:rPr>
            </w:rPrChange>
          </w:rPr>
          <w:delText>O. leocoxylon</w:delText>
        </w:r>
        <w:r w:rsidRPr="00883F17" w:rsidDel="00156BB0">
          <w:rPr>
            <w:rFonts w:asciiTheme="minorHAnsi" w:eastAsia="Cambria" w:hAnsiTheme="minorHAnsi" w:cs="Cambria"/>
            <w:rPrChange w:id="3838" w:author="Microsoft Office User" w:date="2023-07-10T07:16:00Z">
              <w:rPr>
                <w:rFonts w:ascii="Cambria" w:eastAsia="Cambria" w:hAnsi="Cambria" w:cs="Cambria"/>
              </w:rPr>
            </w:rPrChange>
          </w:rPr>
          <w:delText xml:space="preserve"> and </w:delText>
        </w:r>
        <w:r w:rsidRPr="00883F17" w:rsidDel="00156BB0">
          <w:rPr>
            <w:rFonts w:asciiTheme="minorHAnsi" w:eastAsia="Cambria" w:hAnsiTheme="minorHAnsi" w:cs="Cambria"/>
            <w:i/>
            <w:rPrChange w:id="3839" w:author="Microsoft Office User" w:date="2023-07-10T07:16:00Z">
              <w:rPr>
                <w:rFonts w:ascii="Cambria" w:eastAsia="Cambria" w:hAnsi="Cambria" w:cs="Cambria"/>
                <w:i/>
              </w:rPr>
            </w:rPrChange>
          </w:rPr>
          <w:delText>S. guianensis</w:delText>
        </w:r>
        <w:r w:rsidRPr="00883F17" w:rsidDel="00156BB0">
          <w:rPr>
            <w:rFonts w:asciiTheme="minorHAnsi" w:eastAsia="Cambria" w:hAnsiTheme="minorHAnsi" w:cs="Cambria"/>
            <w:rPrChange w:id="3840" w:author="Microsoft Office User" w:date="2023-07-10T07:16:00Z">
              <w:rPr>
                <w:rFonts w:ascii="Cambria" w:eastAsia="Cambria" w:hAnsi="Cambria" w:cs="Cambria"/>
              </w:rPr>
            </w:rPrChange>
          </w:rPr>
          <w:delText xml:space="preserve">), trade-offs between growth and starch </w:delText>
        </w:r>
        <w:r w:rsidRPr="00883F17" w:rsidDel="00156BB0">
          <w:rPr>
            <w:rFonts w:asciiTheme="minorHAnsi" w:hAnsiTheme="minorHAnsi"/>
            <w:rPrChange w:id="3841" w:author="Microsoft Office User" w:date="2023-07-10T07:16:00Z">
              <w:rPr/>
            </w:rPrChange>
          </w:rPr>
          <w:delText>consumption/accumulation</w:delText>
        </w:r>
        <w:r w:rsidRPr="00883F17" w:rsidDel="00156BB0">
          <w:rPr>
            <w:rFonts w:asciiTheme="minorHAnsi" w:eastAsia="Cambria" w:hAnsiTheme="minorHAnsi" w:cs="Cambria"/>
            <w:rPrChange w:id="3842" w:author="Microsoft Office User" w:date="2023-07-10T07:16:00Z">
              <w:rPr>
                <w:rFonts w:ascii="Cambria" w:eastAsia="Cambria" w:hAnsi="Cambria" w:cs="Cambria"/>
              </w:rPr>
            </w:rPrChange>
          </w:rPr>
          <w:delText xml:space="preserve"> </w:delText>
        </w:r>
        <w:r w:rsidRPr="00883F17" w:rsidDel="00156BB0">
          <w:rPr>
            <w:rFonts w:asciiTheme="minorHAnsi" w:hAnsiTheme="minorHAnsi"/>
            <w:rPrChange w:id="3843" w:author="Microsoft Office User" w:date="2023-07-10T07:16:00Z">
              <w:rPr/>
            </w:rPrChange>
          </w:rPr>
          <w:delText>were</w:delText>
        </w:r>
        <w:r w:rsidR="00DE3D17" w:rsidRPr="00883F17" w:rsidDel="00156BB0">
          <w:rPr>
            <w:rFonts w:asciiTheme="minorHAnsi" w:hAnsiTheme="minorHAnsi"/>
            <w:lang w:val="en-US"/>
            <w:rPrChange w:id="3844" w:author="Microsoft Office User" w:date="2023-07-10T07:16:00Z">
              <w:rPr>
                <w:lang w:val="en-US"/>
              </w:rPr>
            </w:rPrChange>
          </w:rPr>
          <w:delText xml:space="preserve"> less clear and had a </w:delText>
        </w:r>
        <w:r w:rsidRPr="00883F17" w:rsidDel="00156BB0">
          <w:rPr>
            <w:rFonts w:asciiTheme="minorHAnsi" w:eastAsia="Cambria" w:hAnsiTheme="minorHAnsi" w:cs="Cambria"/>
            <w:rPrChange w:id="3845" w:author="Microsoft Office User" w:date="2023-07-10T07:16:00Z">
              <w:rPr>
                <w:rFonts w:ascii="Cambria" w:eastAsia="Cambria" w:hAnsi="Cambria" w:cs="Cambria"/>
              </w:rPr>
            </w:rPrChange>
          </w:rPr>
          <w:delText xml:space="preserve">time lag of three months. Trees that accumulated starch during the transition months from the dry to </w:delText>
        </w:r>
        <w:r w:rsidRPr="00883F17" w:rsidDel="00156BB0">
          <w:rPr>
            <w:rFonts w:asciiTheme="minorHAnsi" w:hAnsiTheme="minorHAnsi"/>
            <w:rPrChange w:id="3846" w:author="Microsoft Office User" w:date="2023-07-10T07:16:00Z">
              <w:rPr/>
            </w:rPrChange>
          </w:rPr>
          <w:delText>the</w:delText>
        </w:r>
        <w:r w:rsidRPr="00883F17" w:rsidDel="00156BB0">
          <w:rPr>
            <w:rFonts w:asciiTheme="minorHAnsi" w:eastAsia="Cambria" w:hAnsiTheme="minorHAnsi" w:cs="Cambria"/>
            <w:rPrChange w:id="3847" w:author="Microsoft Office User" w:date="2023-07-10T07:16:00Z">
              <w:rPr>
                <w:rFonts w:ascii="Cambria" w:eastAsia="Cambria" w:hAnsi="Cambria" w:cs="Cambria"/>
              </w:rPr>
            </w:rPrChange>
          </w:rPr>
          <w:delText xml:space="preserve"> wet season grew </w:delText>
        </w:r>
        <w:r w:rsidRPr="00883F17" w:rsidDel="00156BB0">
          <w:rPr>
            <w:rFonts w:asciiTheme="minorHAnsi" w:hAnsiTheme="minorHAnsi"/>
            <w:rPrChange w:id="3848" w:author="Microsoft Office User" w:date="2023-07-10T07:16:00Z">
              <w:rPr/>
            </w:rPrChange>
          </w:rPr>
          <w:delText>slower</w:delText>
        </w:r>
        <w:r w:rsidRPr="00883F17" w:rsidDel="00156BB0">
          <w:rPr>
            <w:rFonts w:asciiTheme="minorHAnsi" w:eastAsia="Cambria" w:hAnsiTheme="minorHAnsi" w:cs="Cambria"/>
            <w:rPrChange w:id="3849" w:author="Microsoft Office User" w:date="2023-07-10T07:16:00Z">
              <w:rPr>
                <w:rFonts w:ascii="Cambria" w:eastAsia="Cambria" w:hAnsi="Cambria" w:cs="Cambria"/>
              </w:rPr>
            </w:rPrChange>
          </w:rPr>
          <w:delText xml:space="preserve"> during the wet season.</w:delText>
        </w:r>
        <w:r w:rsidRPr="00883F17" w:rsidDel="00156BB0">
          <w:rPr>
            <w:rFonts w:asciiTheme="minorHAnsi" w:hAnsiTheme="minorHAnsi"/>
            <w:rPrChange w:id="3850" w:author="Microsoft Office User" w:date="2023-07-10T07:16:00Z">
              <w:rPr/>
            </w:rPrChange>
          </w:rPr>
          <w:delText xml:space="preserve"> </w:delText>
        </w:r>
        <w:r w:rsidRPr="00883F17" w:rsidDel="00156BB0">
          <w:rPr>
            <w:rFonts w:asciiTheme="minorHAnsi" w:eastAsia="Cambria" w:hAnsiTheme="minorHAnsi" w:cs="Cambria"/>
            <w:rPrChange w:id="3851" w:author="Microsoft Office User" w:date="2023-07-10T07:16:00Z">
              <w:rPr>
                <w:rFonts w:ascii="Cambria" w:eastAsia="Cambria" w:hAnsi="Cambria" w:cs="Cambria"/>
              </w:rPr>
            </w:rPrChange>
          </w:rPr>
          <w:delText xml:space="preserve">This accumulation of NSC </w:delText>
        </w:r>
        <w:r w:rsidRPr="00883F17" w:rsidDel="00156BB0">
          <w:rPr>
            <w:rFonts w:asciiTheme="minorHAnsi" w:hAnsiTheme="minorHAnsi"/>
            <w:rPrChange w:id="3852" w:author="Microsoft Office User" w:date="2023-07-10T07:16:00Z">
              <w:rPr/>
            </w:rPrChange>
          </w:rPr>
          <w:delText>during</w:delText>
        </w:r>
        <w:r w:rsidRPr="00883F17" w:rsidDel="00156BB0">
          <w:rPr>
            <w:rFonts w:asciiTheme="minorHAnsi" w:eastAsia="Cambria" w:hAnsiTheme="minorHAnsi" w:cs="Cambria"/>
            <w:rPrChange w:id="3853" w:author="Microsoft Office User" w:date="2023-07-10T07:16:00Z">
              <w:rPr>
                <w:rFonts w:ascii="Cambria" w:eastAsia="Cambria" w:hAnsi="Cambria" w:cs="Cambria"/>
              </w:rPr>
            </w:rPrChange>
          </w:rPr>
          <w:delText xml:space="preserve"> the transition months </w:delText>
        </w:r>
        <w:r w:rsidRPr="00883F17" w:rsidDel="00156BB0">
          <w:rPr>
            <w:rFonts w:asciiTheme="minorHAnsi" w:hAnsiTheme="minorHAnsi"/>
            <w:rPrChange w:id="3854" w:author="Microsoft Office User" w:date="2023-07-10T07:16:00Z">
              <w:rPr/>
            </w:rPrChange>
          </w:rPr>
          <w:delText>may</w:delText>
        </w:r>
        <w:r w:rsidRPr="00883F17" w:rsidDel="00156BB0">
          <w:rPr>
            <w:rFonts w:asciiTheme="minorHAnsi" w:eastAsia="Cambria" w:hAnsiTheme="minorHAnsi" w:cs="Cambria"/>
            <w:rPrChange w:id="3855" w:author="Microsoft Office User" w:date="2023-07-10T07:16:00Z">
              <w:rPr>
                <w:rFonts w:ascii="Cambria" w:eastAsia="Cambria" w:hAnsi="Cambria" w:cs="Cambria"/>
              </w:rPr>
            </w:rPrChange>
          </w:rPr>
          <w:delText xml:space="preserve"> reflect a preparation for growing fruits during the wet season (Fig. S2), while maintaining relatively high constant growth rates.</w:delText>
        </w:r>
      </w:del>
    </w:p>
    <w:p w14:paraId="564DFE82" w14:textId="09480D5C"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3856" w:author="Microsoft Office User" w:date="2023-07-10T07:16:00Z">
            <w:rPr/>
          </w:rPrChange>
        </w:rPr>
      </w:pPr>
      <w:r w:rsidRPr="00883F17">
        <w:rPr>
          <w:rFonts w:asciiTheme="minorHAnsi" w:eastAsia="Cambria" w:hAnsiTheme="minorHAnsi" w:cs="Cambria"/>
          <w:rPrChange w:id="3857" w:author="Microsoft Office User" w:date="2023-07-10T07:16:00Z">
            <w:rPr>
              <w:rFonts w:ascii="Cambria" w:eastAsia="Cambria" w:hAnsi="Cambria" w:cs="Cambria"/>
            </w:rPr>
          </w:rPrChange>
        </w:rPr>
        <w:t>Identifying these trade-offs with field measurements is challenging (Blumstein et al., 2022). Here we show</w:t>
      </w:r>
      <w:r w:rsidRPr="00883F17">
        <w:rPr>
          <w:rFonts w:asciiTheme="minorHAnsi" w:hAnsiTheme="minorHAnsi"/>
          <w:rPrChange w:id="3858" w:author="Microsoft Office User" w:date="2023-07-10T07:16:00Z">
            <w:rPr/>
          </w:rPrChange>
        </w:rPr>
        <w:t xml:space="preserve"> </w:t>
      </w:r>
      <w:r w:rsidRPr="00883F17">
        <w:rPr>
          <w:rFonts w:asciiTheme="minorHAnsi" w:eastAsia="Cambria" w:hAnsiTheme="minorHAnsi" w:cs="Cambria"/>
          <w:rPrChange w:id="3859" w:author="Microsoft Office User" w:date="2023-07-10T07:16:00Z">
            <w:rPr>
              <w:rFonts w:ascii="Cambria" w:eastAsia="Cambria" w:hAnsi="Cambria" w:cs="Cambria"/>
            </w:rPr>
          </w:rPrChange>
        </w:rPr>
        <w:t xml:space="preserve">that annual estimates of starch </w:t>
      </w:r>
      <w:del w:id="3860" w:author="Microsoft Office User" w:date="2023-05-12T14:10:00Z">
        <w:r w:rsidRPr="00883F17" w:rsidDel="00AC77B7">
          <w:rPr>
            <w:rFonts w:asciiTheme="minorHAnsi" w:eastAsia="Cambria" w:hAnsiTheme="minorHAnsi" w:cs="Cambria"/>
            <w:rPrChange w:id="3861" w:author="Microsoft Office User" w:date="2023-07-10T07:16:00Z">
              <w:rPr>
                <w:rFonts w:ascii="Cambria" w:eastAsia="Cambria" w:hAnsi="Cambria" w:cs="Cambria"/>
              </w:rPr>
            </w:rPrChange>
          </w:rPr>
          <w:delText>content</w:delText>
        </w:r>
      </w:del>
      <w:ins w:id="3862" w:author="Microsoft Office User" w:date="2023-05-11T15:59:00Z">
        <w:r w:rsidR="00156BB0" w:rsidRPr="00883F17">
          <w:rPr>
            <w:rFonts w:asciiTheme="minorHAnsi" w:eastAsia="Cambria" w:hAnsiTheme="minorHAnsi" w:cs="Cambria"/>
            <w:lang w:val="en-US"/>
            <w:rPrChange w:id="3863" w:author="Microsoft Office User" w:date="2023-07-10T07:16:00Z">
              <w:rPr>
                <w:rFonts w:ascii="Cambria" w:eastAsia="Cambria" w:hAnsi="Cambria" w:cs="Cambria"/>
                <w:lang w:val="en-US"/>
              </w:rPr>
            </w:rPrChange>
          </w:rPr>
          <w:t>mass</w:t>
        </w:r>
      </w:ins>
      <w:r w:rsidRPr="00883F17">
        <w:rPr>
          <w:rFonts w:asciiTheme="minorHAnsi" w:eastAsia="Cambria" w:hAnsiTheme="minorHAnsi" w:cs="Cambria"/>
          <w:rPrChange w:id="3864" w:author="Microsoft Office User" w:date="2023-07-10T07:16:00Z">
            <w:rPr>
              <w:rFonts w:ascii="Cambria" w:eastAsia="Cambria" w:hAnsi="Cambria" w:cs="Cambria"/>
            </w:rPr>
          </w:rPrChange>
        </w:rPr>
        <w:t xml:space="preserve"> and growth may </w:t>
      </w:r>
      <w:r w:rsidRPr="00883F17">
        <w:rPr>
          <w:rFonts w:asciiTheme="minorHAnsi" w:hAnsiTheme="minorHAnsi"/>
          <w:rPrChange w:id="3865" w:author="Microsoft Office User" w:date="2023-07-10T07:16:00Z">
            <w:rPr/>
          </w:rPrChange>
        </w:rPr>
        <w:t>hide</w:t>
      </w:r>
      <w:r w:rsidRPr="00883F17">
        <w:rPr>
          <w:rFonts w:asciiTheme="minorHAnsi" w:eastAsia="Cambria" w:hAnsiTheme="minorHAnsi" w:cs="Cambria"/>
          <w:rPrChange w:id="3866" w:author="Microsoft Office User" w:date="2023-07-10T07:16:00Z">
            <w:rPr>
              <w:rFonts w:ascii="Cambria" w:eastAsia="Cambria" w:hAnsi="Cambria" w:cs="Cambria"/>
            </w:rPr>
          </w:rPrChange>
        </w:rPr>
        <w:t xml:space="preserve"> the seasonal trade-offs between these two variables (Fig. </w:t>
      </w:r>
      <w:del w:id="3867" w:author="Microsoft Office User" w:date="2023-07-09T22:45:00Z">
        <w:r w:rsidRPr="00883F17" w:rsidDel="00CB267A">
          <w:rPr>
            <w:rFonts w:asciiTheme="minorHAnsi" w:eastAsia="Cambria" w:hAnsiTheme="minorHAnsi" w:cs="Cambria"/>
            <w:rPrChange w:id="3868" w:author="Microsoft Office User" w:date="2023-07-10T07:16:00Z">
              <w:rPr>
                <w:rFonts w:ascii="Cambria" w:eastAsia="Cambria" w:hAnsi="Cambria" w:cs="Cambria"/>
              </w:rPr>
            </w:rPrChange>
          </w:rPr>
          <w:delText>8</w:delText>
        </w:r>
      </w:del>
      <w:ins w:id="3869" w:author="Microsoft Office User" w:date="2023-07-09T22:45:00Z">
        <w:r w:rsidR="00CB267A" w:rsidRPr="00883F17">
          <w:rPr>
            <w:rFonts w:asciiTheme="minorHAnsi" w:eastAsia="Cambria" w:hAnsiTheme="minorHAnsi" w:cs="Cambria"/>
            <w:lang w:val="en-US"/>
            <w:rPrChange w:id="3870" w:author="Microsoft Office User" w:date="2023-07-10T07:16:00Z">
              <w:rPr>
                <w:rFonts w:ascii="Cambria" w:eastAsia="Cambria" w:hAnsi="Cambria" w:cs="Cambria"/>
                <w:lang w:val="en-US"/>
              </w:rPr>
            </w:rPrChange>
          </w:rPr>
          <w:t>S4</w:t>
        </w:r>
      </w:ins>
      <w:r w:rsidRPr="00883F17">
        <w:rPr>
          <w:rFonts w:asciiTheme="minorHAnsi" w:eastAsia="Cambria" w:hAnsiTheme="minorHAnsi" w:cs="Cambria"/>
          <w:rPrChange w:id="3871" w:author="Microsoft Office User" w:date="2023-07-10T07:16:00Z">
            <w:rPr>
              <w:rFonts w:ascii="Cambria" w:eastAsia="Cambria" w:hAnsi="Cambria" w:cs="Cambria"/>
            </w:rPr>
          </w:rPrChange>
        </w:rPr>
        <w:t>)</w:t>
      </w:r>
      <w:ins w:id="3872" w:author="Microsoft Office User" w:date="2023-05-11T16:00:00Z">
        <w:r w:rsidR="00156BB0" w:rsidRPr="00883F17">
          <w:rPr>
            <w:rFonts w:asciiTheme="minorHAnsi" w:eastAsia="Cambria" w:hAnsiTheme="minorHAnsi" w:cs="Cambria"/>
            <w:lang w:val="en-US"/>
            <w:rPrChange w:id="3873" w:author="Microsoft Office User" w:date="2023-07-10T07:16:00Z">
              <w:rPr>
                <w:rFonts w:ascii="Cambria" w:eastAsia="Cambria" w:hAnsi="Cambria" w:cs="Cambria"/>
                <w:lang w:val="en-US"/>
              </w:rPr>
            </w:rPrChange>
          </w:rPr>
          <w:t xml:space="preserve">. This may be influenced by the fact that </w:t>
        </w:r>
      </w:ins>
      <w:ins w:id="3874" w:author="Microsoft Office User" w:date="2023-07-10T08:41:00Z">
        <w:r w:rsidR="00414129">
          <w:rPr>
            <w:rFonts w:asciiTheme="minorHAnsi" w:eastAsia="Cambria" w:hAnsiTheme="minorHAnsi" w:cs="Cambria"/>
            <w:lang w:val="en-US"/>
          </w:rPr>
          <w:t>one</w:t>
        </w:r>
      </w:ins>
      <w:ins w:id="3875" w:author="Microsoft Office User" w:date="2023-05-11T16:00:00Z">
        <w:r w:rsidR="00156BB0" w:rsidRPr="00883F17">
          <w:rPr>
            <w:rFonts w:asciiTheme="minorHAnsi" w:eastAsia="Cambria" w:hAnsiTheme="minorHAnsi" w:cs="Cambria"/>
            <w:lang w:val="en-US"/>
            <w:rPrChange w:id="3876" w:author="Microsoft Office User" w:date="2023-07-10T07:16:00Z">
              <w:rPr>
                <w:rFonts w:ascii="Cambria" w:eastAsia="Cambria" w:hAnsi="Cambria" w:cs="Cambria"/>
                <w:lang w:val="en-US"/>
              </w:rPr>
            </w:rPrChange>
          </w:rPr>
          <w:t xml:space="preserve"> time point measurement of starch mass i</w:t>
        </w:r>
      </w:ins>
      <w:ins w:id="3877" w:author="Microsoft Office User" w:date="2023-05-12T14:11:00Z">
        <w:r w:rsidR="00AC77B7" w:rsidRPr="00883F17">
          <w:rPr>
            <w:rFonts w:asciiTheme="minorHAnsi" w:eastAsia="Cambria" w:hAnsiTheme="minorHAnsi" w:cs="Cambria"/>
            <w:lang w:val="en-US"/>
            <w:rPrChange w:id="3878" w:author="Microsoft Office User" w:date="2023-07-10T07:16:00Z">
              <w:rPr>
                <w:rFonts w:ascii="Cambria" w:eastAsia="Cambria" w:hAnsi="Cambria" w:cs="Cambria"/>
                <w:lang w:val="en-US"/>
              </w:rPr>
            </w:rPrChange>
          </w:rPr>
          <w:t>s</w:t>
        </w:r>
      </w:ins>
      <w:ins w:id="3879" w:author="Microsoft Office User" w:date="2023-05-11T16:00:00Z">
        <w:r w:rsidR="00156BB0" w:rsidRPr="00883F17">
          <w:rPr>
            <w:rFonts w:asciiTheme="minorHAnsi" w:eastAsia="Cambria" w:hAnsiTheme="minorHAnsi" w:cs="Cambria"/>
            <w:lang w:val="en-US"/>
            <w:rPrChange w:id="3880" w:author="Microsoft Office User" w:date="2023-07-10T07:16:00Z">
              <w:rPr>
                <w:rFonts w:ascii="Cambria" w:eastAsia="Cambria" w:hAnsi="Cambria" w:cs="Cambria"/>
                <w:lang w:val="en-US"/>
              </w:rPr>
            </w:rPrChange>
          </w:rPr>
          <w:t xml:space="preserve"> the result of the past fluctuations of the carbon balance in the plant and therefore may not reflect the current gr</w:t>
        </w:r>
      </w:ins>
      <w:ins w:id="3881" w:author="Microsoft Office User" w:date="2023-05-11T16:01:00Z">
        <w:r w:rsidR="00156BB0" w:rsidRPr="00883F17">
          <w:rPr>
            <w:rFonts w:asciiTheme="minorHAnsi" w:eastAsia="Cambria" w:hAnsiTheme="minorHAnsi" w:cs="Cambria"/>
            <w:lang w:val="en-US"/>
            <w:rPrChange w:id="3882" w:author="Microsoft Office User" w:date="2023-07-10T07:16:00Z">
              <w:rPr>
                <w:rFonts w:ascii="Cambria" w:eastAsia="Cambria" w:hAnsi="Cambria" w:cs="Cambria"/>
                <w:lang w:val="en-US"/>
              </w:rPr>
            </w:rPrChange>
          </w:rPr>
          <w:t xml:space="preserve">owing conditions that trees may be facing. </w:t>
        </w:r>
      </w:ins>
      <w:del w:id="3883" w:author="Microsoft Office User" w:date="2023-05-11T16:00:00Z">
        <w:r w:rsidRPr="00883F17" w:rsidDel="00156BB0">
          <w:rPr>
            <w:rFonts w:asciiTheme="minorHAnsi" w:eastAsia="Cambria" w:hAnsiTheme="minorHAnsi" w:cs="Cambria"/>
            <w:rPrChange w:id="3884" w:author="Microsoft Office User" w:date="2023-07-10T07:16:00Z">
              <w:rPr>
                <w:rFonts w:ascii="Cambria" w:eastAsia="Cambria" w:hAnsi="Cambria" w:cs="Cambria"/>
              </w:rPr>
            </w:rPrChange>
          </w:rPr>
          <w:delText>.</w:delText>
        </w:r>
      </w:del>
      <w:del w:id="3885" w:author="Microsoft Office User" w:date="2023-05-11T15:59:00Z">
        <w:r w:rsidRPr="00883F17" w:rsidDel="00156BB0">
          <w:rPr>
            <w:rFonts w:asciiTheme="minorHAnsi" w:eastAsia="Cambria" w:hAnsiTheme="minorHAnsi" w:cs="Cambria"/>
            <w:rPrChange w:id="3886" w:author="Microsoft Office User" w:date="2023-07-10T07:16:00Z">
              <w:rPr>
                <w:rFonts w:ascii="Cambria" w:eastAsia="Cambria" w:hAnsi="Cambria" w:cs="Cambria"/>
              </w:rPr>
            </w:rPrChange>
          </w:rPr>
          <w:delText xml:space="preserve"> </w:delText>
        </w:r>
      </w:del>
      <w:ins w:id="3887" w:author="Microsoft Office User" w:date="2023-05-11T16:02:00Z">
        <w:r w:rsidR="00156BB0" w:rsidRPr="00883F17">
          <w:rPr>
            <w:rFonts w:asciiTheme="minorHAnsi" w:eastAsia="Cambria" w:hAnsiTheme="minorHAnsi" w:cs="Cambria"/>
            <w:lang w:val="en-US"/>
            <w:rPrChange w:id="3888" w:author="Microsoft Office User" w:date="2023-07-10T07:16:00Z">
              <w:rPr>
                <w:rFonts w:ascii="Cambria" w:eastAsia="Cambria" w:hAnsi="Cambria" w:cs="Cambria"/>
                <w:lang w:val="en-US"/>
              </w:rPr>
            </w:rPrChange>
          </w:rPr>
          <w:t xml:space="preserve">Also, </w:t>
        </w:r>
      </w:ins>
      <w:del w:id="3889" w:author="Microsoft Office User" w:date="2023-05-11T16:02:00Z">
        <w:r w:rsidRPr="00883F17" w:rsidDel="00156BB0">
          <w:rPr>
            <w:rFonts w:asciiTheme="minorHAnsi" w:eastAsia="Cambria" w:hAnsiTheme="minorHAnsi" w:cs="Cambria"/>
            <w:rPrChange w:id="3890" w:author="Microsoft Office User" w:date="2023-07-10T07:16:00Z">
              <w:rPr>
                <w:rFonts w:ascii="Cambria" w:eastAsia="Cambria" w:hAnsi="Cambria" w:cs="Cambria"/>
              </w:rPr>
            </w:rPrChange>
          </w:rPr>
          <w:delText xml:space="preserve">Furthermore, we show that they may be restricted to </w:delText>
        </w:r>
        <w:r w:rsidRPr="00883F17" w:rsidDel="00156BB0">
          <w:rPr>
            <w:rFonts w:asciiTheme="minorHAnsi" w:hAnsiTheme="minorHAnsi"/>
            <w:rPrChange w:id="3891" w:author="Microsoft Office User" w:date="2023-07-10T07:16:00Z">
              <w:rPr/>
            </w:rPrChange>
          </w:rPr>
          <w:delText>certain</w:delText>
        </w:r>
        <w:r w:rsidRPr="00883F17" w:rsidDel="00156BB0">
          <w:rPr>
            <w:rFonts w:asciiTheme="minorHAnsi" w:eastAsia="Cambria" w:hAnsiTheme="minorHAnsi" w:cs="Cambria"/>
            <w:rPrChange w:id="3892" w:author="Microsoft Office User" w:date="2023-07-10T07:16:00Z">
              <w:rPr>
                <w:rFonts w:ascii="Cambria" w:eastAsia="Cambria" w:hAnsi="Cambria" w:cs="Cambria"/>
              </w:rPr>
            </w:rPrChange>
          </w:rPr>
          <w:delText xml:space="preserve"> periods of the year such as the wet season </w:delText>
        </w:r>
        <w:r w:rsidRPr="00883F17" w:rsidDel="00156BB0">
          <w:rPr>
            <w:rFonts w:asciiTheme="minorHAnsi" w:hAnsiTheme="minorHAnsi"/>
            <w:rPrChange w:id="3893" w:author="Microsoft Office User" w:date="2023-07-10T07:16:00Z">
              <w:rPr/>
            </w:rPrChange>
          </w:rPr>
          <w:delText>(</w:delText>
        </w:r>
        <w:r w:rsidRPr="00883F17" w:rsidDel="00156BB0">
          <w:rPr>
            <w:rFonts w:asciiTheme="minorHAnsi" w:eastAsia="Cambria" w:hAnsiTheme="minorHAnsi" w:cs="Cambria"/>
            <w:rPrChange w:id="3894" w:author="Microsoft Office User" w:date="2023-07-10T07:16:00Z">
              <w:rPr>
                <w:rFonts w:ascii="Cambria" w:eastAsia="Cambria" w:hAnsi="Cambria" w:cs="Cambria"/>
              </w:rPr>
            </w:rPrChange>
          </w:rPr>
          <w:delText>Fig. 1, Fig</w:delText>
        </w:r>
        <w:r w:rsidRPr="00883F17" w:rsidDel="00156BB0">
          <w:rPr>
            <w:rFonts w:asciiTheme="minorHAnsi" w:hAnsiTheme="minorHAnsi"/>
            <w:rPrChange w:id="3895" w:author="Microsoft Office User" w:date="2023-07-10T07:16:00Z">
              <w:rPr/>
            </w:rPrChange>
          </w:rPr>
          <w:delText>. 7</w:delText>
        </w:r>
        <w:r w:rsidRPr="00883F17" w:rsidDel="00156BB0">
          <w:rPr>
            <w:rFonts w:asciiTheme="minorHAnsi" w:eastAsia="Cambria" w:hAnsiTheme="minorHAnsi" w:cs="Cambria"/>
            <w:rPrChange w:id="3896" w:author="Microsoft Office User" w:date="2023-07-10T07:16:00Z">
              <w:rPr>
                <w:rFonts w:ascii="Cambria" w:eastAsia="Cambria" w:hAnsi="Cambria" w:cs="Cambria"/>
              </w:rPr>
            </w:rPrChange>
          </w:rPr>
          <w:delText xml:space="preserve">). </w:delText>
        </w:r>
      </w:del>
      <w:ins w:id="3897" w:author="Microsoft Office User" w:date="2023-05-11T16:02:00Z">
        <w:r w:rsidR="00156BB0" w:rsidRPr="00883F17">
          <w:rPr>
            <w:rFonts w:asciiTheme="minorHAnsi" w:eastAsia="Cambria" w:hAnsiTheme="minorHAnsi" w:cs="Cambria"/>
            <w:lang w:val="en-US"/>
            <w:rPrChange w:id="3898" w:author="Microsoft Office User" w:date="2023-07-10T07:16:00Z">
              <w:rPr>
                <w:rFonts w:ascii="Cambria" w:eastAsia="Cambria" w:hAnsi="Cambria" w:cs="Cambria"/>
                <w:lang w:val="en-US"/>
              </w:rPr>
            </w:rPrChange>
          </w:rPr>
          <w:t>t</w:t>
        </w:r>
      </w:ins>
      <w:del w:id="3899" w:author="Microsoft Office User" w:date="2023-05-11T16:02:00Z">
        <w:r w:rsidRPr="00883F17" w:rsidDel="00156BB0">
          <w:rPr>
            <w:rFonts w:asciiTheme="minorHAnsi" w:eastAsia="Cambria" w:hAnsiTheme="minorHAnsi" w:cs="Cambria"/>
            <w:rPrChange w:id="3900" w:author="Microsoft Office User" w:date="2023-07-10T07:16:00Z">
              <w:rPr>
                <w:rFonts w:ascii="Cambria" w:eastAsia="Cambria" w:hAnsi="Cambria" w:cs="Cambria"/>
              </w:rPr>
            </w:rPrChange>
          </w:rPr>
          <w:delText>T</w:delText>
        </w:r>
      </w:del>
      <w:r w:rsidRPr="00883F17">
        <w:rPr>
          <w:rFonts w:asciiTheme="minorHAnsi" w:eastAsia="Cambria" w:hAnsiTheme="minorHAnsi" w:cs="Cambria"/>
          <w:rPrChange w:id="3901" w:author="Microsoft Office User" w:date="2023-07-10T07:16:00Z">
            <w:rPr>
              <w:rFonts w:ascii="Cambria" w:eastAsia="Cambria" w:hAnsi="Cambria" w:cs="Cambria"/>
            </w:rPr>
          </w:rPrChange>
        </w:rPr>
        <w:t xml:space="preserve">rade-offs may be affected by </w:t>
      </w:r>
      <w:r w:rsidRPr="00883F17">
        <w:rPr>
          <w:rFonts w:asciiTheme="minorHAnsi" w:hAnsiTheme="minorHAnsi"/>
          <w:rPrChange w:id="3902" w:author="Microsoft Office User" w:date="2023-07-10T07:16:00Z">
            <w:rPr/>
          </w:rPrChange>
        </w:rPr>
        <w:t xml:space="preserve">variations in </w:t>
      </w:r>
      <w:r w:rsidRPr="00883F17">
        <w:rPr>
          <w:rFonts w:asciiTheme="minorHAnsi" w:eastAsia="Cambria" w:hAnsiTheme="minorHAnsi" w:cs="Cambria"/>
          <w:rPrChange w:id="3903" w:author="Microsoft Office User" w:date="2023-07-10T07:16:00Z">
            <w:rPr>
              <w:rFonts w:ascii="Cambria" w:eastAsia="Cambria" w:hAnsi="Cambria" w:cs="Cambria"/>
            </w:rPr>
          </w:rPrChange>
        </w:rPr>
        <w:t>carbon supply</w:t>
      </w:r>
      <w:r w:rsidRPr="00883F17">
        <w:rPr>
          <w:rFonts w:asciiTheme="minorHAnsi" w:hAnsiTheme="minorHAnsi"/>
          <w:rPrChange w:id="3904" w:author="Microsoft Office User" w:date="2023-07-10T07:16:00Z">
            <w:rPr/>
          </w:rPrChange>
        </w:rPr>
        <w:t>.</w:t>
      </w:r>
      <w:r w:rsidRPr="00883F17">
        <w:rPr>
          <w:rFonts w:asciiTheme="minorHAnsi" w:eastAsia="Cambria" w:hAnsiTheme="minorHAnsi" w:cs="Cambria"/>
          <w:rPrChange w:id="3905" w:author="Microsoft Office User" w:date="2023-07-10T07:16:00Z">
            <w:rPr>
              <w:rFonts w:ascii="Cambria" w:eastAsia="Cambria" w:hAnsi="Cambria" w:cs="Cambria"/>
            </w:rPr>
          </w:rPrChange>
        </w:rPr>
        <w:t xml:space="preserve"> </w:t>
      </w:r>
      <w:r w:rsidRPr="00883F17">
        <w:rPr>
          <w:rFonts w:asciiTheme="minorHAnsi" w:hAnsiTheme="minorHAnsi"/>
          <w:rPrChange w:id="3906" w:author="Microsoft Office User" w:date="2023-07-10T07:16:00Z">
            <w:rPr/>
          </w:rPrChange>
        </w:rPr>
        <w:t>I</w:t>
      </w:r>
      <w:r w:rsidRPr="00883F17">
        <w:rPr>
          <w:rFonts w:asciiTheme="minorHAnsi" w:eastAsia="Cambria" w:hAnsiTheme="minorHAnsi" w:cs="Cambria"/>
          <w:rPrChange w:id="3907" w:author="Microsoft Office User" w:date="2023-07-10T07:16:00Z">
            <w:rPr>
              <w:rFonts w:ascii="Cambria" w:eastAsia="Cambria" w:hAnsi="Cambria" w:cs="Cambria"/>
            </w:rPr>
          </w:rPrChange>
        </w:rPr>
        <w:t xml:space="preserve">ndividuals with </w:t>
      </w:r>
      <w:r w:rsidRPr="00883F17">
        <w:rPr>
          <w:rFonts w:asciiTheme="minorHAnsi" w:hAnsiTheme="minorHAnsi"/>
          <w:rPrChange w:id="3908" w:author="Microsoft Office User" w:date="2023-07-10T07:16:00Z">
            <w:rPr/>
          </w:rPrChange>
        </w:rPr>
        <w:t>higher</w:t>
      </w:r>
      <w:r w:rsidRPr="00883F17">
        <w:rPr>
          <w:rFonts w:asciiTheme="minorHAnsi" w:eastAsia="Cambria" w:hAnsiTheme="minorHAnsi" w:cs="Cambria"/>
          <w:rPrChange w:id="3909" w:author="Microsoft Office User" w:date="2023-07-10T07:16:00Z">
            <w:rPr>
              <w:rFonts w:ascii="Cambria" w:eastAsia="Cambria" w:hAnsi="Cambria" w:cs="Cambria"/>
            </w:rPr>
          </w:rPrChange>
        </w:rPr>
        <w:t xml:space="preserve"> </w:t>
      </w:r>
      <w:del w:id="3910" w:author="Microsoft Office User" w:date="2023-07-09T22:50:00Z">
        <w:r w:rsidRPr="00883F17" w:rsidDel="00E26EDB">
          <w:rPr>
            <w:rFonts w:asciiTheme="minorHAnsi" w:eastAsia="Cambria" w:hAnsiTheme="minorHAnsi" w:cs="Cambria"/>
            <w:rPrChange w:id="3911" w:author="Microsoft Office User" w:date="2023-07-10T07:16:00Z">
              <w:rPr>
                <w:rFonts w:ascii="Cambria" w:eastAsia="Cambria" w:hAnsi="Cambria" w:cs="Cambria"/>
              </w:rPr>
            </w:rPrChange>
          </w:rPr>
          <w:delText>carbon supply</w:delText>
        </w:r>
      </w:del>
      <w:ins w:id="3912" w:author="Microsoft Office User" w:date="2023-07-09T22:51:00Z">
        <w:r w:rsidR="00E26EDB" w:rsidRPr="00883F17">
          <w:rPr>
            <w:rFonts w:asciiTheme="minorHAnsi" w:eastAsia="Cambria" w:hAnsiTheme="minorHAnsi" w:cs="Cambria"/>
            <w:lang w:val="en-US"/>
            <w:rPrChange w:id="3913" w:author="Microsoft Office User" w:date="2023-07-10T07:16:00Z">
              <w:rPr>
                <w:rFonts w:ascii="Cambria" w:eastAsia="Cambria" w:hAnsi="Cambria" w:cs="Cambria"/>
                <w:lang w:val="en-US"/>
              </w:rPr>
            </w:rPrChange>
          </w:rPr>
          <w:t>photosynthetic</w:t>
        </w:r>
      </w:ins>
      <w:ins w:id="3914" w:author="Microsoft Office User" w:date="2023-07-09T22:50:00Z">
        <w:r w:rsidR="00E26EDB" w:rsidRPr="00883F17">
          <w:rPr>
            <w:rFonts w:asciiTheme="minorHAnsi" w:eastAsia="Cambria" w:hAnsiTheme="minorHAnsi" w:cs="Cambria"/>
            <w:lang w:val="en-US"/>
            <w:rPrChange w:id="3915" w:author="Microsoft Office User" w:date="2023-07-10T07:16:00Z">
              <w:rPr>
                <w:rFonts w:ascii="Cambria" w:eastAsia="Cambria" w:hAnsi="Cambria" w:cs="Cambria"/>
                <w:lang w:val="en-US"/>
              </w:rPr>
            </w:rPrChange>
          </w:rPr>
          <w:t xml:space="preserve"> </w:t>
        </w:r>
      </w:ins>
      <w:ins w:id="3916" w:author="Microsoft Office User" w:date="2023-07-09T22:51:00Z">
        <w:r w:rsidR="00E26EDB" w:rsidRPr="00883F17">
          <w:rPr>
            <w:rFonts w:asciiTheme="minorHAnsi" w:eastAsia="Cambria" w:hAnsiTheme="minorHAnsi" w:cs="Cambria"/>
            <w:lang w:val="en-US"/>
            <w:rPrChange w:id="3917" w:author="Microsoft Office User" w:date="2023-07-10T07:16:00Z">
              <w:rPr>
                <w:rFonts w:ascii="Cambria" w:eastAsia="Cambria" w:hAnsi="Cambria" w:cs="Cambria"/>
                <w:lang w:val="en-US"/>
              </w:rPr>
            </w:rPrChange>
          </w:rPr>
          <w:t>capacity</w:t>
        </w:r>
      </w:ins>
      <w:ins w:id="3918" w:author="Microsoft Office User" w:date="2023-06-27T17:57:00Z">
        <w:r w:rsidR="00650AAD" w:rsidRPr="00883F17">
          <w:rPr>
            <w:rFonts w:asciiTheme="minorHAnsi" w:eastAsia="Cambria" w:hAnsiTheme="minorHAnsi" w:cs="Cambria"/>
            <w:lang w:val="en-US"/>
            <w:rPrChange w:id="3919" w:author="Microsoft Office User" w:date="2023-07-10T07:16:00Z">
              <w:rPr>
                <w:rFonts w:ascii="Cambria" w:eastAsia="Cambria" w:hAnsi="Cambria" w:cs="Cambria"/>
                <w:lang w:val="en-US"/>
              </w:rPr>
            </w:rPrChange>
          </w:rPr>
          <w:t xml:space="preserve">, </w:t>
        </w:r>
      </w:ins>
      <w:r w:rsidRPr="00883F17">
        <w:rPr>
          <w:rFonts w:asciiTheme="minorHAnsi" w:eastAsia="Cambria" w:hAnsiTheme="minorHAnsi" w:cs="Cambria"/>
          <w:rPrChange w:id="3920" w:author="Microsoft Office User" w:date="2023-07-10T07:16:00Z">
            <w:rPr>
              <w:rFonts w:ascii="Cambria" w:eastAsia="Cambria" w:hAnsi="Cambria" w:cs="Cambria"/>
            </w:rPr>
          </w:rPrChange>
        </w:rPr>
        <w:t xml:space="preserve"> may be more able to invest more in both growth and storage than individuals with lower carbon supply (Blumstein et al., 2022), as</w:t>
      </w:r>
      <w:ins w:id="3921" w:author="Microsoft Office User" w:date="2023-07-09T22:51:00Z">
        <w:r w:rsidR="00E26EDB" w:rsidRPr="00883F17">
          <w:rPr>
            <w:rFonts w:asciiTheme="minorHAnsi" w:eastAsia="Cambria" w:hAnsiTheme="minorHAnsi" w:cs="Cambria"/>
            <w:lang w:val="en-US"/>
            <w:rPrChange w:id="3922" w:author="Microsoft Office User" w:date="2023-07-10T07:16:00Z">
              <w:rPr>
                <w:rFonts w:ascii="Cambria" w:eastAsia="Cambria" w:hAnsi="Cambria" w:cs="Cambria"/>
                <w:lang w:val="en-US"/>
              </w:rPr>
            </w:rPrChange>
          </w:rPr>
          <w:t xml:space="preserve"> might have been the case</w:t>
        </w:r>
      </w:ins>
      <w:del w:id="3923" w:author="Microsoft Office User" w:date="2023-07-09T22:51:00Z">
        <w:r w:rsidRPr="00883F17" w:rsidDel="00E26EDB">
          <w:rPr>
            <w:rFonts w:asciiTheme="minorHAnsi" w:eastAsia="Cambria" w:hAnsiTheme="minorHAnsi" w:cs="Cambria"/>
            <w:rPrChange w:id="3924" w:author="Microsoft Office User" w:date="2023-07-10T07:16:00Z">
              <w:rPr>
                <w:rFonts w:ascii="Cambria" w:eastAsia="Cambria" w:hAnsi="Cambria" w:cs="Cambria"/>
              </w:rPr>
            </w:rPrChange>
          </w:rPr>
          <w:delText xml:space="preserve"> was </w:delText>
        </w:r>
        <w:r w:rsidRPr="00883F17" w:rsidDel="00E26EDB">
          <w:rPr>
            <w:rFonts w:asciiTheme="minorHAnsi" w:hAnsiTheme="minorHAnsi"/>
            <w:rPrChange w:id="3925" w:author="Microsoft Office User" w:date="2023-07-10T07:16:00Z">
              <w:rPr/>
            </w:rPrChange>
          </w:rPr>
          <w:delText>the case</w:delText>
        </w:r>
      </w:del>
      <w:r w:rsidRPr="00883F17">
        <w:rPr>
          <w:rFonts w:asciiTheme="minorHAnsi" w:hAnsiTheme="minorHAnsi"/>
          <w:rPrChange w:id="3926" w:author="Microsoft Office User" w:date="2023-07-10T07:16:00Z">
            <w:rPr/>
          </w:rPrChange>
        </w:rPr>
        <w:t xml:space="preserve"> for</w:t>
      </w:r>
      <w:r w:rsidRPr="00883F17">
        <w:rPr>
          <w:rFonts w:asciiTheme="minorHAnsi" w:eastAsia="Cambria" w:hAnsiTheme="minorHAnsi" w:cs="Cambria"/>
          <w:rPrChange w:id="3927" w:author="Microsoft Office User" w:date="2023-07-10T07:16:00Z">
            <w:rPr>
              <w:rFonts w:ascii="Cambria" w:eastAsia="Cambria" w:hAnsi="Cambria" w:cs="Cambria"/>
            </w:rPr>
          </w:rPrChange>
        </w:rPr>
        <w:t xml:space="preserve"> our </w:t>
      </w:r>
      <w:r w:rsidRPr="00883F17">
        <w:rPr>
          <w:rFonts w:asciiTheme="minorHAnsi" w:hAnsiTheme="minorHAnsi"/>
          <w:rPrChange w:id="3928" w:author="Microsoft Office User" w:date="2023-07-10T07:16:00Z">
            <w:rPr/>
          </w:rPrChange>
        </w:rPr>
        <w:t>parenchyma-storing</w:t>
      </w:r>
      <w:r w:rsidRPr="00883F17">
        <w:rPr>
          <w:rFonts w:asciiTheme="minorHAnsi" w:eastAsia="Cambria" w:hAnsiTheme="minorHAnsi" w:cs="Cambria"/>
          <w:rPrChange w:id="3929" w:author="Microsoft Office User" w:date="2023-07-10T07:16:00Z">
            <w:rPr>
              <w:rFonts w:ascii="Cambria" w:eastAsia="Cambria" w:hAnsi="Cambria" w:cs="Cambria"/>
            </w:rPr>
          </w:rPrChange>
        </w:rPr>
        <w:t xml:space="preserve"> species. These two </w:t>
      </w:r>
      <w:r w:rsidRPr="00883F17">
        <w:rPr>
          <w:rFonts w:asciiTheme="minorHAnsi" w:hAnsiTheme="minorHAnsi"/>
          <w:rPrChange w:id="3930" w:author="Microsoft Office User" w:date="2023-07-10T07:16:00Z">
            <w:rPr/>
          </w:rPrChange>
        </w:rPr>
        <w:t>parenchyma-storing</w:t>
      </w:r>
      <w:r w:rsidRPr="00883F17">
        <w:rPr>
          <w:rFonts w:asciiTheme="minorHAnsi" w:eastAsia="Cambria" w:hAnsiTheme="minorHAnsi" w:cs="Cambria"/>
          <w:rPrChange w:id="3931" w:author="Microsoft Office User" w:date="2023-07-10T07:16:00Z">
            <w:rPr>
              <w:rFonts w:ascii="Cambria" w:eastAsia="Cambria" w:hAnsi="Cambria" w:cs="Cambria"/>
            </w:rPr>
          </w:rPrChange>
        </w:rPr>
        <w:t xml:space="preserve"> species grew faster than the </w:t>
      </w:r>
      <w:r w:rsidRPr="00883F17">
        <w:rPr>
          <w:rFonts w:asciiTheme="minorHAnsi" w:hAnsiTheme="minorHAnsi"/>
          <w:rPrChange w:id="3932" w:author="Microsoft Office User" w:date="2023-07-10T07:16:00Z">
            <w:rPr/>
          </w:rPrChange>
        </w:rPr>
        <w:t>fiber-storing</w:t>
      </w:r>
      <w:r w:rsidRPr="00883F17">
        <w:rPr>
          <w:rFonts w:asciiTheme="minorHAnsi" w:eastAsia="Cambria" w:hAnsiTheme="minorHAnsi" w:cs="Cambria"/>
          <w:rPrChange w:id="3933" w:author="Microsoft Office User" w:date="2023-07-10T07:16:00Z">
            <w:rPr>
              <w:rFonts w:ascii="Cambria" w:eastAsia="Cambria" w:hAnsi="Cambria" w:cs="Cambria"/>
            </w:rPr>
          </w:rPrChange>
        </w:rPr>
        <w:t xml:space="preserve"> species and the correlation between annual growth and starch </w:t>
      </w:r>
      <w:r w:rsidRPr="00883F17">
        <w:rPr>
          <w:rFonts w:asciiTheme="minorHAnsi" w:hAnsiTheme="minorHAnsi"/>
          <w:rPrChange w:id="3934" w:author="Microsoft Office User" w:date="2023-07-10T07:16:00Z">
            <w:rPr/>
          </w:rPrChange>
        </w:rPr>
        <w:t>mass</w:t>
      </w:r>
      <w:r w:rsidRPr="00883F17">
        <w:rPr>
          <w:rFonts w:asciiTheme="minorHAnsi" w:eastAsia="Cambria" w:hAnsiTheme="minorHAnsi" w:cs="Cambria"/>
          <w:rPrChange w:id="3935" w:author="Microsoft Office User" w:date="2023-07-10T07:16:00Z">
            <w:rPr>
              <w:rFonts w:ascii="Cambria" w:eastAsia="Cambria" w:hAnsi="Cambria" w:cs="Cambria"/>
            </w:rPr>
          </w:rPrChange>
        </w:rPr>
        <w:t xml:space="preserve"> was positive for both species during the dry season</w:t>
      </w:r>
      <w:ins w:id="3936" w:author="Microsoft Office User" w:date="2023-05-12T14:11:00Z">
        <w:r w:rsidR="00AC77B7" w:rsidRPr="00883F17">
          <w:rPr>
            <w:rFonts w:asciiTheme="minorHAnsi" w:eastAsia="Cambria" w:hAnsiTheme="minorHAnsi" w:cs="Cambria"/>
            <w:lang w:val="en-US"/>
            <w:rPrChange w:id="3937" w:author="Microsoft Office User" w:date="2023-07-10T07:16:00Z">
              <w:rPr>
                <w:rFonts w:ascii="Cambria" w:eastAsia="Cambria" w:hAnsi="Cambria" w:cs="Cambria"/>
                <w:lang w:val="en-US"/>
              </w:rPr>
            </w:rPrChange>
          </w:rPr>
          <w:t xml:space="preserve"> (Aug19)</w:t>
        </w:r>
      </w:ins>
      <w:ins w:id="3938" w:author="Microsoft Office User" w:date="2023-05-11T16:02:00Z">
        <w:r w:rsidR="00156BB0" w:rsidRPr="00883F17">
          <w:rPr>
            <w:rFonts w:asciiTheme="minorHAnsi" w:eastAsia="Cambria" w:hAnsiTheme="minorHAnsi" w:cs="Cambria"/>
            <w:lang w:val="en-US"/>
            <w:rPrChange w:id="3939" w:author="Microsoft Office User" w:date="2023-07-10T07:16:00Z">
              <w:rPr>
                <w:rFonts w:ascii="Cambria" w:eastAsia="Cambria" w:hAnsi="Cambria" w:cs="Cambria"/>
                <w:lang w:val="en-US"/>
              </w:rPr>
            </w:rPrChange>
          </w:rPr>
          <w:t xml:space="preserve"> for </w:t>
        </w:r>
        <w:r w:rsidR="00156BB0" w:rsidRPr="00883F17">
          <w:rPr>
            <w:rFonts w:asciiTheme="minorHAnsi" w:eastAsia="Cambria" w:hAnsiTheme="minorHAnsi" w:cs="Cambria"/>
            <w:i/>
            <w:iCs/>
            <w:lang w:val="en-US"/>
            <w:rPrChange w:id="3940" w:author="Microsoft Office User" w:date="2023-07-10T07:16:00Z">
              <w:rPr>
                <w:rFonts w:ascii="Cambria" w:eastAsia="Cambria" w:hAnsi="Cambria" w:cs="Cambria"/>
                <w:lang w:val="en-US"/>
              </w:rPr>
            </w:rPrChange>
          </w:rPr>
          <w:t>S. guianenesis</w:t>
        </w:r>
        <w:r w:rsidR="00156BB0" w:rsidRPr="00883F17">
          <w:rPr>
            <w:rFonts w:asciiTheme="minorHAnsi" w:eastAsia="Cambria" w:hAnsiTheme="minorHAnsi" w:cs="Cambria"/>
            <w:lang w:val="en-US"/>
            <w:rPrChange w:id="3941" w:author="Microsoft Office User" w:date="2023-07-10T07:16:00Z">
              <w:rPr>
                <w:rFonts w:ascii="Cambria" w:eastAsia="Cambria" w:hAnsi="Cambria" w:cs="Cambria"/>
                <w:lang w:val="en-US"/>
              </w:rPr>
            </w:rPrChange>
          </w:rPr>
          <w:t xml:space="preserve"> and during the </w:t>
        </w:r>
      </w:ins>
      <w:ins w:id="3942" w:author="Microsoft Office User" w:date="2023-07-09T22:52:00Z">
        <w:r w:rsidR="00E26EDB" w:rsidRPr="00883F17">
          <w:rPr>
            <w:rFonts w:asciiTheme="minorHAnsi" w:eastAsia="Cambria" w:hAnsiTheme="minorHAnsi" w:cs="Cambria"/>
            <w:lang w:val="en-US"/>
            <w:rPrChange w:id="3943" w:author="Microsoft Office User" w:date="2023-07-10T07:16:00Z">
              <w:rPr>
                <w:rFonts w:ascii="Cambria" w:eastAsia="Cambria" w:hAnsi="Cambria" w:cs="Cambria"/>
                <w:lang w:val="en-US"/>
              </w:rPr>
            </w:rPrChange>
          </w:rPr>
          <w:t>transition month</w:t>
        </w:r>
      </w:ins>
      <w:ins w:id="3944" w:author="Microsoft Office User" w:date="2023-07-10T08:41:00Z">
        <w:r w:rsidR="00414129">
          <w:rPr>
            <w:rFonts w:asciiTheme="minorHAnsi" w:eastAsia="Cambria" w:hAnsiTheme="minorHAnsi" w:cs="Cambria"/>
            <w:lang w:val="en-US"/>
          </w:rPr>
          <w:t>s</w:t>
        </w:r>
      </w:ins>
      <w:ins w:id="3945" w:author="Microsoft Office User" w:date="2023-07-09T22:52:00Z">
        <w:r w:rsidR="00E26EDB" w:rsidRPr="00883F17">
          <w:rPr>
            <w:rFonts w:asciiTheme="minorHAnsi" w:eastAsia="Cambria" w:hAnsiTheme="minorHAnsi" w:cs="Cambria"/>
            <w:lang w:val="en-US"/>
            <w:rPrChange w:id="3946" w:author="Microsoft Office User" w:date="2023-07-10T07:16:00Z">
              <w:rPr>
                <w:rFonts w:ascii="Cambria" w:eastAsia="Cambria" w:hAnsi="Cambria" w:cs="Cambria"/>
                <w:lang w:val="en-US"/>
              </w:rPr>
            </w:rPrChange>
          </w:rPr>
          <w:t xml:space="preserve"> from wet to dry season </w:t>
        </w:r>
      </w:ins>
      <w:ins w:id="3947" w:author="Microsoft Office User" w:date="2023-05-12T14:12:00Z">
        <w:r w:rsidR="00AC77B7" w:rsidRPr="00883F17">
          <w:rPr>
            <w:rFonts w:asciiTheme="minorHAnsi" w:eastAsia="Cambria" w:hAnsiTheme="minorHAnsi" w:cs="Cambria"/>
            <w:lang w:val="en-US"/>
            <w:rPrChange w:id="3948" w:author="Microsoft Office User" w:date="2023-07-10T07:16:00Z">
              <w:rPr>
                <w:rFonts w:ascii="Cambria" w:eastAsia="Cambria" w:hAnsi="Cambria" w:cs="Cambria"/>
                <w:lang w:val="en-US"/>
              </w:rPr>
            </w:rPrChange>
          </w:rPr>
          <w:t>(May 19)</w:t>
        </w:r>
      </w:ins>
      <w:ins w:id="3949" w:author="Microsoft Office User" w:date="2023-05-11T16:03:00Z">
        <w:r w:rsidR="00156BB0" w:rsidRPr="00883F17">
          <w:rPr>
            <w:rFonts w:asciiTheme="minorHAnsi" w:eastAsia="Cambria" w:hAnsiTheme="minorHAnsi" w:cs="Cambria"/>
            <w:lang w:val="en-US"/>
            <w:rPrChange w:id="3950" w:author="Microsoft Office User" w:date="2023-07-10T07:16:00Z">
              <w:rPr>
                <w:rFonts w:ascii="Cambria" w:eastAsia="Cambria" w:hAnsi="Cambria" w:cs="Cambria"/>
                <w:lang w:val="en-US"/>
              </w:rPr>
            </w:rPrChange>
          </w:rPr>
          <w:t xml:space="preserve"> for </w:t>
        </w:r>
        <w:r w:rsidR="00156BB0" w:rsidRPr="00883F17">
          <w:rPr>
            <w:rFonts w:asciiTheme="minorHAnsi" w:eastAsia="Cambria" w:hAnsiTheme="minorHAnsi" w:cs="Cambria"/>
            <w:i/>
            <w:iCs/>
            <w:lang w:val="en-US"/>
            <w:rPrChange w:id="3951" w:author="Microsoft Office User" w:date="2023-07-10T07:16:00Z">
              <w:rPr>
                <w:rFonts w:ascii="Cambria" w:eastAsia="Cambria" w:hAnsi="Cambria" w:cs="Cambria"/>
                <w:lang w:val="en-US"/>
              </w:rPr>
            </w:rPrChange>
          </w:rPr>
          <w:t>O. leucoxylon</w:t>
        </w:r>
      </w:ins>
      <w:r w:rsidRPr="00883F17">
        <w:rPr>
          <w:rFonts w:asciiTheme="minorHAnsi" w:eastAsia="Cambria" w:hAnsiTheme="minorHAnsi" w:cs="Cambria"/>
          <w:rPrChange w:id="3952" w:author="Microsoft Office User" w:date="2023-07-10T07:16:00Z">
            <w:rPr>
              <w:rFonts w:ascii="Cambria" w:eastAsia="Cambria" w:hAnsi="Cambria" w:cs="Cambria"/>
            </w:rPr>
          </w:rPrChange>
        </w:rPr>
        <w:t xml:space="preserve">. For more conservative species, such as the </w:t>
      </w:r>
      <w:r w:rsidRPr="00883F17">
        <w:rPr>
          <w:rFonts w:asciiTheme="minorHAnsi" w:hAnsiTheme="minorHAnsi"/>
          <w:rPrChange w:id="3953" w:author="Microsoft Office User" w:date="2023-07-10T07:16:00Z">
            <w:rPr/>
          </w:rPrChange>
        </w:rPr>
        <w:t>fiber-storing</w:t>
      </w:r>
      <w:r w:rsidRPr="00883F17">
        <w:rPr>
          <w:rFonts w:asciiTheme="minorHAnsi" w:eastAsia="Cambria" w:hAnsiTheme="minorHAnsi" w:cs="Cambria"/>
          <w:rPrChange w:id="3954" w:author="Microsoft Office User" w:date="2023-07-10T07:16:00Z">
            <w:rPr>
              <w:rFonts w:ascii="Cambria" w:eastAsia="Cambria" w:hAnsi="Cambria" w:cs="Cambria"/>
            </w:rPr>
          </w:rPrChange>
        </w:rPr>
        <w:t xml:space="preserve"> species, trade-offs between starch </w:t>
      </w:r>
      <w:r w:rsidRPr="00883F17">
        <w:rPr>
          <w:rFonts w:asciiTheme="minorHAnsi" w:hAnsiTheme="minorHAnsi"/>
          <w:rPrChange w:id="3955" w:author="Microsoft Office User" w:date="2023-07-10T07:16:00Z">
            <w:rPr/>
          </w:rPrChange>
        </w:rPr>
        <w:t>mass</w:t>
      </w:r>
      <w:r w:rsidRPr="00883F17">
        <w:rPr>
          <w:rFonts w:asciiTheme="minorHAnsi" w:eastAsia="Cambria" w:hAnsiTheme="minorHAnsi" w:cs="Cambria"/>
          <w:rPrChange w:id="3956" w:author="Microsoft Office User" w:date="2023-07-10T07:16:00Z">
            <w:rPr>
              <w:rFonts w:ascii="Cambria" w:eastAsia="Cambria" w:hAnsi="Cambria" w:cs="Cambria"/>
            </w:rPr>
          </w:rPrChange>
        </w:rPr>
        <w:t xml:space="preserve"> and growth were still observed</w:t>
      </w:r>
      <w:ins w:id="3957" w:author="Microsoft Office User" w:date="2023-05-11T16:03:00Z">
        <w:r w:rsidR="00156BB0" w:rsidRPr="00883F17">
          <w:rPr>
            <w:rFonts w:asciiTheme="minorHAnsi" w:eastAsia="Cambria" w:hAnsiTheme="minorHAnsi" w:cs="Cambria"/>
            <w:lang w:val="en-US"/>
            <w:rPrChange w:id="3958" w:author="Microsoft Office User" w:date="2023-07-10T07:16:00Z">
              <w:rPr>
                <w:rFonts w:ascii="Cambria" w:eastAsia="Cambria" w:hAnsi="Cambria" w:cs="Cambria"/>
                <w:lang w:val="en-US"/>
              </w:rPr>
            </w:rPrChange>
          </w:rPr>
          <w:t xml:space="preserve"> during the wet season</w:t>
        </w:r>
      </w:ins>
      <w:r w:rsidRPr="00883F17">
        <w:rPr>
          <w:rFonts w:asciiTheme="minorHAnsi" w:hAnsiTheme="minorHAnsi"/>
          <w:rPrChange w:id="3959" w:author="Microsoft Office User" w:date="2023-07-10T07:16:00Z">
            <w:rPr/>
          </w:rPrChange>
        </w:rPr>
        <w:t xml:space="preserve">. </w:t>
      </w:r>
      <w:r w:rsidRPr="00883F17">
        <w:rPr>
          <w:rFonts w:asciiTheme="minorHAnsi" w:eastAsia="Cambria" w:hAnsiTheme="minorHAnsi" w:cs="Cambria"/>
          <w:rPrChange w:id="3960" w:author="Microsoft Office User" w:date="2023-07-10T07:16:00Z">
            <w:rPr>
              <w:rFonts w:ascii="Cambria" w:eastAsia="Cambria" w:hAnsi="Cambria" w:cs="Cambria"/>
            </w:rPr>
          </w:rPrChange>
        </w:rPr>
        <w:t>Our results suggest that these trad</w:t>
      </w:r>
      <w:r w:rsidRPr="00883F17">
        <w:rPr>
          <w:rFonts w:asciiTheme="minorHAnsi" w:hAnsiTheme="minorHAnsi"/>
          <w:rPrChange w:id="3961" w:author="Microsoft Office User" w:date="2023-07-10T07:16:00Z">
            <w:rPr/>
          </w:rPrChange>
        </w:rPr>
        <w:t xml:space="preserve">e-offs may not be reflected in the annual carbon balance, but would only be evident on a seasonal basis. Therefore, evaluating seasonal changes in starch mass (rather than mean storage mass per year or max starch storage per year) in relation to seasonal growth can better inform us about when and under what conditions such trade-offs occur, avoiding the influence of some confounding factors when annual averages are used. </w:t>
      </w:r>
    </w:p>
    <w:p w14:paraId="0929AFF9" w14:textId="1D5CFA48" w:rsidR="00925F8D" w:rsidRPr="00883F17" w:rsidRDefault="00000000">
      <w:pPr>
        <w:pBdr>
          <w:top w:val="nil"/>
          <w:left w:val="nil"/>
          <w:bottom w:val="nil"/>
          <w:right w:val="nil"/>
          <w:between w:val="nil"/>
        </w:pBdr>
        <w:spacing w:before="180" w:after="180" w:line="480" w:lineRule="auto"/>
        <w:ind w:right="-261"/>
        <w:rPr>
          <w:rFonts w:asciiTheme="minorHAnsi" w:hAnsiTheme="minorHAnsi"/>
          <w:rPrChange w:id="3962" w:author="Microsoft Office User" w:date="2023-07-10T07:16:00Z">
            <w:rPr/>
          </w:rPrChange>
        </w:rPr>
      </w:pPr>
      <w:r w:rsidRPr="00883F17">
        <w:rPr>
          <w:rFonts w:asciiTheme="minorHAnsi" w:hAnsiTheme="minorHAnsi"/>
          <w:rPrChange w:id="3963" w:author="Microsoft Office User" w:date="2023-07-10T07:16:00Z">
            <w:rPr/>
          </w:rPrChange>
        </w:rPr>
        <w:t xml:space="preserve">Evidence for growth-storage trade-offs is growing in the literature and has been linked to survival (Wright et al., 2004; Poorter and Kitajima, 2007; O’Brien et al., 2014, 2015; Klein and </w:t>
      </w:r>
      <w:r w:rsidRPr="00883F17">
        <w:rPr>
          <w:rFonts w:asciiTheme="minorHAnsi" w:hAnsiTheme="minorHAnsi"/>
          <w:rPrChange w:id="3964" w:author="Microsoft Office User" w:date="2023-07-10T07:16:00Z">
            <w:rPr/>
          </w:rPrChange>
        </w:rPr>
        <w:lastRenderedPageBreak/>
        <w:t xml:space="preserve">Hoch, 2015; D’Andrea et al., 2019, 2020). </w:t>
      </w:r>
      <w:r w:rsidRPr="00883F17">
        <w:rPr>
          <w:rFonts w:asciiTheme="minorHAnsi" w:eastAsia="Cambria" w:hAnsiTheme="minorHAnsi" w:cs="Cambria"/>
          <w:rPrChange w:id="3965" w:author="Microsoft Office User" w:date="2023-07-10T07:16:00Z">
            <w:rPr>
              <w:rFonts w:ascii="Cambria" w:eastAsia="Cambria" w:hAnsi="Cambria" w:cs="Cambria"/>
            </w:rPr>
          </w:rPrChange>
        </w:rPr>
        <w:t xml:space="preserve">Studies </w:t>
      </w:r>
      <w:r w:rsidRPr="00883F17">
        <w:rPr>
          <w:rFonts w:asciiTheme="minorHAnsi" w:hAnsiTheme="minorHAnsi"/>
          <w:rPrChange w:id="3966" w:author="Microsoft Office User" w:date="2023-07-10T07:16:00Z">
            <w:rPr/>
          </w:rPrChange>
        </w:rPr>
        <w:t>comparing</w:t>
      </w:r>
      <w:r w:rsidRPr="00883F17">
        <w:rPr>
          <w:rFonts w:asciiTheme="minorHAnsi" w:eastAsia="Cambria" w:hAnsiTheme="minorHAnsi" w:cs="Cambria"/>
          <w:rPrChange w:id="3967" w:author="Microsoft Office User" w:date="2023-07-10T07:16:00Z">
            <w:rPr>
              <w:rFonts w:ascii="Cambria" w:eastAsia="Cambria" w:hAnsi="Cambria" w:cs="Cambria"/>
            </w:rPr>
          </w:rPrChange>
        </w:rPr>
        <w:t xml:space="preserve"> highly conservative species and highly competitive species in surviving stressful environmental conditions are needed to further understand how variation in storage-growth trade-offs are maintained across space and time. Our results are a good indication that highly conservative, slow</w:t>
      </w:r>
      <w:r w:rsidRPr="00883F17">
        <w:rPr>
          <w:rFonts w:asciiTheme="minorHAnsi" w:hAnsiTheme="minorHAnsi"/>
          <w:rPrChange w:id="3968" w:author="Microsoft Office User" w:date="2023-07-10T07:16:00Z">
            <w:rPr/>
          </w:rPrChange>
        </w:rPr>
        <w:t>-</w:t>
      </w:r>
      <w:r w:rsidRPr="00883F17">
        <w:rPr>
          <w:rFonts w:asciiTheme="minorHAnsi" w:eastAsia="Cambria" w:hAnsiTheme="minorHAnsi" w:cs="Cambria"/>
          <w:rPrChange w:id="3969" w:author="Microsoft Office User" w:date="2023-07-10T07:16:00Z">
            <w:rPr>
              <w:rFonts w:ascii="Cambria" w:eastAsia="Cambria" w:hAnsi="Cambria" w:cs="Cambria"/>
            </w:rPr>
          </w:rPrChange>
        </w:rPr>
        <w:t>growing, and high</w:t>
      </w:r>
      <w:r w:rsidRPr="00883F17">
        <w:rPr>
          <w:rFonts w:asciiTheme="minorHAnsi" w:hAnsiTheme="minorHAnsi"/>
          <w:rPrChange w:id="3970" w:author="Microsoft Office User" w:date="2023-07-10T07:16:00Z">
            <w:rPr/>
          </w:rPrChange>
        </w:rPr>
        <w:t>-</w:t>
      </w:r>
      <w:r w:rsidRPr="00883F17">
        <w:rPr>
          <w:rFonts w:asciiTheme="minorHAnsi" w:eastAsia="Cambria" w:hAnsiTheme="minorHAnsi" w:cs="Cambria"/>
          <w:rPrChange w:id="3971" w:author="Microsoft Office User" w:date="2023-07-10T07:16:00Z">
            <w:rPr>
              <w:rFonts w:ascii="Cambria" w:eastAsia="Cambria" w:hAnsi="Cambria" w:cs="Cambria"/>
            </w:rPr>
          </w:rPrChange>
        </w:rPr>
        <w:t xml:space="preserve">storing species, such as </w:t>
      </w:r>
      <w:r w:rsidRPr="00883F17">
        <w:rPr>
          <w:rFonts w:asciiTheme="minorHAnsi" w:hAnsiTheme="minorHAnsi"/>
          <w:rPrChange w:id="3972" w:author="Microsoft Office User" w:date="2023-07-10T07:16:00Z">
            <w:rPr/>
          </w:rPrChange>
        </w:rPr>
        <w:t>fiber-storing</w:t>
      </w:r>
      <w:r w:rsidRPr="00883F17">
        <w:rPr>
          <w:rFonts w:asciiTheme="minorHAnsi" w:eastAsia="Cambria" w:hAnsiTheme="minorHAnsi" w:cs="Cambria"/>
          <w:rPrChange w:id="3973" w:author="Microsoft Office User" w:date="2023-07-10T07:16:00Z">
            <w:rPr>
              <w:rFonts w:ascii="Cambria" w:eastAsia="Cambria" w:hAnsi="Cambria" w:cs="Cambria"/>
            </w:rPr>
          </w:rPrChange>
        </w:rPr>
        <w:t xml:space="preserve"> species (</w:t>
      </w:r>
      <w:r w:rsidRPr="00883F17">
        <w:rPr>
          <w:rFonts w:asciiTheme="minorHAnsi" w:hAnsiTheme="minorHAnsi"/>
          <w:rPrChange w:id="3974" w:author="Microsoft Office User" w:date="2023-07-10T07:16:00Z">
            <w:rPr/>
          </w:rPrChange>
        </w:rPr>
        <w:t>e.g.</w:t>
      </w:r>
      <w:r w:rsidRPr="00883F17">
        <w:rPr>
          <w:rFonts w:asciiTheme="minorHAnsi" w:eastAsia="Cambria" w:hAnsiTheme="minorHAnsi" w:cs="Cambria"/>
          <w:rPrChange w:id="3975" w:author="Microsoft Office User" w:date="2023-07-10T07:16:00Z">
            <w:rPr>
              <w:rFonts w:ascii="Cambria" w:eastAsia="Cambria" w:hAnsi="Cambria" w:cs="Cambria"/>
            </w:rPr>
          </w:rPrChange>
        </w:rPr>
        <w:t xml:space="preserve">, </w:t>
      </w:r>
      <w:r w:rsidRPr="00883F17">
        <w:rPr>
          <w:rFonts w:asciiTheme="minorHAnsi" w:eastAsia="Cambria" w:hAnsiTheme="minorHAnsi" w:cs="Cambria"/>
          <w:i/>
          <w:rPrChange w:id="3976" w:author="Microsoft Office User" w:date="2023-07-10T07:16:00Z">
            <w:rPr>
              <w:rFonts w:ascii="Cambria" w:eastAsia="Cambria" w:hAnsi="Cambria" w:cs="Cambria"/>
              <w:i/>
            </w:rPr>
          </w:rPrChange>
        </w:rPr>
        <w:t>D. microcarpa</w:t>
      </w:r>
      <w:r w:rsidRPr="00883F17">
        <w:rPr>
          <w:rFonts w:asciiTheme="minorHAnsi" w:eastAsia="Cambria" w:hAnsiTheme="minorHAnsi" w:cs="Cambria"/>
          <w:rPrChange w:id="3977" w:author="Microsoft Office User" w:date="2023-07-10T07:16:00Z">
            <w:rPr>
              <w:rFonts w:ascii="Cambria" w:eastAsia="Cambria" w:hAnsi="Cambria" w:cs="Cambria"/>
            </w:rPr>
          </w:rPrChange>
        </w:rPr>
        <w:t xml:space="preserve">), may </w:t>
      </w:r>
      <w:r w:rsidRPr="00883F17">
        <w:rPr>
          <w:rFonts w:asciiTheme="minorHAnsi" w:hAnsiTheme="minorHAnsi"/>
          <w:rPrChange w:id="3978" w:author="Microsoft Office User" w:date="2023-07-10T07:16:00Z">
            <w:rPr/>
          </w:rPrChange>
        </w:rPr>
        <w:t xml:space="preserve">have </w:t>
      </w:r>
      <w:r w:rsidR="00DE3D17" w:rsidRPr="00883F17">
        <w:rPr>
          <w:rFonts w:asciiTheme="minorHAnsi" w:hAnsiTheme="minorHAnsi"/>
          <w:lang w:val="en-US"/>
          <w:rPrChange w:id="3979" w:author="Microsoft Office User" w:date="2023-07-10T07:16:00Z">
            <w:rPr>
              <w:lang w:val="en-US"/>
            </w:rPr>
          </w:rPrChange>
        </w:rPr>
        <w:t xml:space="preserve">stronger </w:t>
      </w:r>
      <w:r w:rsidRPr="00883F17">
        <w:rPr>
          <w:rFonts w:asciiTheme="minorHAnsi" w:eastAsia="Cambria" w:hAnsiTheme="minorHAnsi" w:cs="Cambria"/>
          <w:rPrChange w:id="3980" w:author="Microsoft Office User" w:date="2023-07-10T07:16:00Z">
            <w:rPr>
              <w:rFonts w:ascii="Cambria" w:eastAsia="Cambria" w:hAnsi="Cambria" w:cs="Cambria"/>
            </w:rPr>
          </w:rPrChange>
        </w:rPr>
        <w:t xml:space="preserve">trade-offs between starch </w:t>
      </w:r>
      <w:r w:rsidRPr="00883F17">
        <w:rPr>
          <w:rFonts w:asciiTheme="minorHAnsi" w:hAnsiTheme="minorHAnsi"/>
          <w:rPrChange w:id="3981" w:author="Microsoft Office User" w:date="2023-07-10T07:16:00Z">
            <w:rPr/>
          </w:rPrChange>
        </w:rPr>
        <w:t>storage</w:t>
      </w:r>
      <w:r w:rsidRPr="00883F17">
        <w:rPr>
          <w:rFonts w:asciiTheme="minorHAnsi" w:eastAsia="Cambria" w:hAnsiTheme="minorHAnsi" w:cs="Cambria"/>
          <w:rPrChange w:id="3982" w:author="Microsoft Office User" w:date="2023-07-10T07:16:00Z">
            <w:rPr>
              <w:rFonts w:ascii="Cambria" w:eastAsia="Cambria" w:hAnsi="Cambria" w:cs="Cambria"/>
            </w:rPr>
          </w:rPrChange>
        </w:rPr>
        <w:t xml:space="preserve"> and growth, indicating a </w:t>
      </w:r>
      <w:r w:rsidRPr="00883F17">
        <w:rPr>
          <w:rFonts w:asciiTheme="minorHAnsi" w:hAnsiTheme="minorHAnsi"/>
          <w:rPrChange w:id="3983" w:author="Microsoft Office User" w:date="2023-07-10T07:16:00Z">
            <w:rPr/>
          </w:rPrChange>
        </w:rPr>
        <w:t>greater</w:t>
      </w:r>
      <w:r w:rsidRPr="00883F17">
        <w:rPr>
          <w:rFonts w:asciiTheme="minorHAnsi" w:eastAsia="Cambria" w:hAnsiTheme="minorHAnsi" w:cs="Cambria"/>
          <w:rPrChange w:id="3984" w:author="Microsoft Office User" w:date="2023-07-10T07:16:00Z">
            <w:rPr>
              <w:rFonts w:ascii="Cambria" w:eastAsia="Cambria" w:hAnsi="Cambria" w:cs="Cambria"/>
            </w:rPr>
          </w:rPrChange>
        </w:rPr>
        <w:t xml:space="preserve"> </w:t>
      </w:r>
      <w:r w:rsidRPr="00883F17">
        <w:rPr>
          <w:rFonts w:asciiTheme="minorHAnsi" w:hAnsiTheme="minorHAnsi"/>
          <w:rPrChange w:id="3985" w:author="Microsoft Office User" w:date="2023-07-10T07:16:00Z">
            <w:rPr/>
          </w:rPrChange>
        </w:rPr>
        <w:t xml:space="preserve">plasticity in </w:t>
      </w:r>
      <w:r w:rsidRPr="00883F17">
        <w:rPr>
          <w:rFonts w:asciiTheme="minorHAnsi" w:eastAsia="Cambria" w:hAnsiTheme="minorHAnsi" w:cs="Cambria"/>
          <w:rPrChange w:id="3986" w:author="Microsoft Office User" w:date="2023-07-10T07:16:00Z">
            <w:rPr>
              <w:rFonts w:ascii="Cambria" w:eastAsia="Cambria" w:hAnsi="Cambria" w:cs="Cambria"/>
            </w:rPr>
          </w:rPrChange>
        </w:rPr>
        <w:t>their sink activity, or</w:t>
      </w:r>
      <w:ins w:id="3987" w:author="Microsoft Office User" w:date="2023-05-12T14:13:00Z">
        <w:r w:rsidR="005A3B97" w:rsidRPr="00883F17">
          <w:rPr>
            <w:rFonts w:asciiTheme="minorHAnsi" w:eastAsia="Cambria" w:hAnsiTheme="minorHAnsi" w:cs="Cambria"/>
            <w:lang w:val="en-US"/>
            <w:rPrChange w:id="3988" w:author="Microsoft Office User" w:date="2023-07-10T07:16:00Z">
              <w:rPr>
                <w:rFonts w:ascii="Cambria" w:eastAsia="Cambria" w:hAnsi="Cambria" w:cs="Cambria"/>
                <w:lang w:val="en-US"/>
              </w:rPr>
            </w:rPrChange>
          </w:rPr>
          <w:t>/and</w:t>
        </w:r>
      </w:ins>
      <w:r w:rsidRPr="00883F17">
        <w:rPr>
          <w:rFonts w:asciiTheme="minorHAnsi" w:eastAsia="Cambria" w:hAnsiTheme="minorHAnsi" w:cs="Cambria"/>
          <w:rPrChange w:id="3989" w:author="Microsoft Office User" w:date="2023-07-10T07:16:00Z">
            <w:rPr>
              <w:rFonts w:ascii="Cambria" w:eastAsia="Cambria" w:hAnsi="Cambria" w:cs="Cambria"/>
            </w:rPr>
          </w:rPrChange>
        </w:rPr>
        <w:t xml:space="preserve"> a higher prioritization of storage, than </w:t>
      </w:r>
      <w:r w:rsidRPr="00883F17">
        <w:rPr>
          <w:rFonts w:asciiTheme="minorHAnsi" w:hAnsiTheme="minorHAnsi"/>
          <w:rPrChange w:id="3990" w:author="Microsoft Office User" w:date="2023-07-10T07:16:00Z">
            <w:rPr/>
          </w:rPrChange>
        </w:rPr>
        <w:t>parenchyma-storing</w:t>
      </w:r>
      <w:r w:rsidRPr="00883F17">
        <w:rPr>
          <w:rFonts w:asciiTheme="minorHAnsi" w:eastAsia="Cambria" w:hAnsiTheme="minorHAnsi" w:cs="Cambria"/>
          <w:rPrChange w:id="3991" w:author="Microsoft Office User" w:date="2023-07-10T07:16:00Z">
            <w:rPr>
              <w:rFonts w:ascii="Cambria" w:eastAsia="Cambria" w:hAnsi="Cambria" w:cs="Cambria"/>
            </w:rPr>
          </w:rPrChange>
        </w:rPr>
        <w:t xml:space="preserve"> species. Life history traits such as low growth and low </w:t>
      </w:r>
      <w:r w:rsidRPr="00883F17">
        <w:rPr>
          <w:rFonts w:asciiTheme="minorHAnsi" w:hAnsiTheme="minorHAnsi"/>
          <w:rPrChange w:id="3992" w:author="Microsoft Office User" w:date="2023-07-10T07:16:00Z">
            <w:rPr/>
          </w:rPrChange>
        </w:rPr>
        <w:t>mortality are associated</w:t>
      </w:r>
      <w:r w:rsidRPr="00883F17">
        <w:rPr>
          <w:rFonts w:asciiTheme="minorHAnsi" w:eastAsia="Cambria" w:hAnsiTheme="minorHAnsi" w:cs="Cambria"/>
          <w:rPrChange w:id="3993" w:author="Microsoft Office User" w:date="2023-07-10T07:16:00Z">
            <w:rPr>
              <w:rFonts w:ascii="Cambria" w:eastAsia="Cambria" w:hAnsi="Cambria" w:cs="Cambria"/>
            </w:rPr>
          </w:rPrChange>
        </w:rPr>
        <w:t xml:space="preserve"> with highly conservative species and are </w:t>
      </w:r>
      <w:r w:rsidRPr="00883F17">
        <w:rPr>
          <w:rFonts w:asciiTheme="minorHAnsi" w:hAnsiTheme="minorHAnsi"/>
          <w:rPrChange w:id="3994" w:author="Microsoft Office User" w:date="2023-07-10T07:16:00Z">
            <w:rPr/>
          </w:rPrChange>
        </w:rPr>
        <w:t xml:space="preserve">a </w:t>
      </w:r>
      <w:r w:rsidRPr="00883F17">
        <w:rPr>
          <w:rFonts w:asciiTheme="minorHAnsi" w:eastAsia="Cambria" w:hAnsiTheme="minorHAnsi" w:cs="Cambria"/>
          <w:rPrChange w:id="3995" w:author="Microsoft Office User" w:date="2023-07-10T07:16:00Z">
            <w:rPr>
              <w:rFonts w:ascii="Cambria" w:eastAsia="Cambria" w:hAnsi="Cambria" w:cs="Cambria"/>
            </w:rPr>
          </w:rPrChange>
        </w:rPr>
        <w:t xml:space="preserve">good proxy </w:t>
      </w:r>
      <w:r w:rsidRPr="00883F17">
        <w:rPr>
          <w:rFonts w:asciiTheme="minorHAnsi" w:hAnsiTheme="minorHAnsi"/>
          <w:rPrChange w:id="3996" w:author="Microsoft Office User" w:date="2023-07-10T07:16:00Z">
            <w:rPr/>
          </w:rPrChange>
        </w:rPr>
        <w:t xml:space="preserve">for </w:t>
      </w:r>
      <w:r w:rsidRPr="00883F17">
        <w:rPr>
          <w:rFonts w:asciiTheme="minorHAnsi" w:eastAsia="Cambria" w:hAnsiTheme="minorHAnsi" w:cs="Cambria"/>
          <w:rPrChange w:id="3997" w:author="Microsoft Office User" w:date="2023-07-10T07:16:00Z">
            <w:rPr>
              <w:rFonts w:ascii="Cambria" w:eastAsia="Cambria" w:hAnsi="Cambria" w:cs="Cambria"/>
            </w:rPr>
          </w:rPrChange>
        </w:rPr>
        <w:t>tree longevity (Wright et al., 2004; Herrera-</w:t>
      </w:r>
      <w:r w:rsidRPr="00883F17">
        <w:rPr>
          <w:rFonts w:asciiTheme="minorHAnsi" w:hAnsiTheme="minorHAnsi"/>
          <w:rPrChange w:id="3998" w:author="Microsoft Office User" w:date="2023-07-10T07:16:00Z">
            <w:rPr/>
          </w:rPrChange>
        </w:rPr>
        <w:t>Ramírez et al., 2021;</w:t>
      </w:r>
      <w:r w:rsidRPr="00883F17">
        <w:rPr>
          <w:rFonts w:asciiTheme="minorHAnsi" w:eastAsia="Cambria" w:hAnsiTheme="minorHAnsi" w:cs="Cambria"/>
          <w:rPrChange w:id="3999" w:author="Microsoft Office User" w:date="2023-07-10T07:16:00Z">
            <w:rPr>
              <w:rFonts w:ascii="Cambria" w:eastAsia="Cambria" w:hAnsi="Cambria" w:cs="Cambria"/>
            </w:rPr>
          </w:rPrChange>
        </w:rPr>
        <w:t xml:space="preserve"> Piovesan and Biondi, 2021). Therefore, we would expect that</w:t>
      </w:r>
      <w:r w:rsidRPr="00883F17">
        <w:rPr>
          <w:rFonts w:asciiTheme="minorHAnsi" w:hAnsiTheme="minorHAnsi"/>
          <w:rPrChange w:id="4000" w:author="Microsoft Office User" w:date="2023-07-10T07:16:00Z">
            <w:rPr/>
          </w:rPrChange>
        </w:rPr>
        <w:t xml:space="preserve"> as stressors intensify</w:t>
      </w:r>
      <w:r w:rsidRPr="00883F17">
        <w:rPr>
          <w:rFonts w:asciiTheme="minorHAnsi" w:eastAsia="Cambria" w:hAnsiTheme="minorHAnsi" w:cs="Cambria"/>
          <w:rPrChange w:id="4001" w:author="Microsoft Office User" w:date="2023-07-10T07:16:00Z">
            <w:rPr>
              <w:rFonts w:ascii="Cambria" w:eastAsia="Cambria" w:hAnsi="Cambria" w:cs="Cambria"/>
            </w:rPr>
          </w:rPrChange>
        </w:rPr>
        <w:t xml:space="preserve">, highly conservative trees, such as </w:t>
      </w:r>
      <w:r w:rsidRPr="00883F17">
        <w:rPr>
          <w:rFonts w:asciiTheme="minorHAnsi" w:hAnsiTheme="minorHAnsi"/>
          <w:rPrChange w:id="4002" w:author="Microsoft Office User" w:date="2023-07-10T07:16:00Z">
            <w:rPr/>
          </w:rPrChange>
        </w:rPr>
        <w:t>fiber-storing</w:t>
      </w:r>
      <w:r w:rsidRPr="00883F17">
        <w:rPr>
          <w:rFonts w:asciiTheme="minorHAnsi" w:eastAsia="Cambria" w:hAnsiTheme="minorHAnsi" w:cs="Cambria"/>
          <w:rPrChange w:id="4003" w:author="Microsoft Office User" w:date="2023-07-10T07:16:00Z">
            <w:rPr>
              <w:rFonts w:ascii="Cambria" w:eastAsia="Cambria" w:hAnsi="Cambria" w:cs="Cambria"/>
            </w:rPr>
          </w:rPrChange>
        </w:rPr>
        <w:t xml:space="preserve"> species, would have higher survival rates and would become more </w:t>
      </w:r>
      <w:r w:rsidRPr="00883F17">
        <w:rPr>
          <w:rFonts w:asciiTheme="minorHAnsi" w:hAnsiTheme="minorHAnsi"/>
          <w:rPrChange w:id="4004" w:author="Microsoft Office User" w:date="2023-07-10T07:16:00Z">
            <w:rPr/>
          </w:rPrChange>
        </w:rPr>
        <w:t>competitive</w:t>
      </w:r>
      <w:r w:rsidRPr="00883F17">
        <w:rPr>
          <w:rFonts w:asciiTheme="minorHAnsi" w:eastAsia="Cambria" w:hAnsiTheme="minorHAnsi" w:cs="Cambria"/>
          <w:rPrChange w:id="4005" w:author="Microsoft Office User" w:date="2023-07-10T07:16:00Z">
            <w:rPr>
              <w:rFonts w:ascii="Cambria" w:eastAsia="Cambria" w:hAnsi="Cambria" w:cs="Cambria"/>
            </w:rPr>
          </w:rPrChange>
        </w:rPr>
        <w:t xml:space="preserve"> in seasonally dry forests. Future work should focus on understanding how these storage strategies are distributed in forest communities and</w:t>
      </w:r>
      <w:r w:rsidRPr="00883F17">
        <w:rPr>
          <w:rFonts w:asciiTheme="minorHAnsi" w:hAnsiTheme="minorHAnsi"/>
          <w:rPrChange w:id="4006" w:author="Microsoft Office User" w:date="2023-07-10T07:16:00Z">
            <w:rPr/>
          </w:rPrChange>
        </w:rPr>
        <w:t xml:space="preserve"> how </w:t>
      </w:r>
      <w:r w:rsidRPr="00883F17">
        <w:rPr>
          <w:rFonts w:asciiTheme="minorHAnsi" w:eastAsia="Cambria" w:hAnsiTheme="minorHAnsi" w:cs="Cambria"/>
          <w:rPrChange w:id="4007" w:author="Microsoft Office User" w:date="2023-07-10T07:16:00Z">
            <w:rPr>
              <w:rFonts w:ascii="Cambria" w:eastAsia="Cambria" w:hAnsi="Cambria" w:cs="Cambria"/>
            </w:rPr>
          </w:rPrChange>
        </w:rPr>
        <w:t xml:space="preserve">their </w:t>
      </w:r>
      <w:r w:rsidRPr="00883F17">
        <w:rPr>
          <w:rFonts w:asciiTheme="minorHAnsi" w:hAnsiTheme="minorHAnsi"/>
          <w:rPrChange w:id="4008" w:author="Microsoft Office User" w:date="2023-07-10T07:16:00Z">
            <w:rPr/>
          </w:rPrChange>
        </w:rPr>
        <w:t>different</w:t>
      </w:r>
      <w:r w:rsidRPr="00883F17">
        <w:rPr>
          <w:rFonts w:asciiTheme="minorHAnsi" w:eastAsia="Cambria" w:hAnsiTheme="minorHAnsi" w:cs="Cambria"/>
          <w:rPrChange w:id="4009" w:author="Microsoft Office User" w:date="2023-07-10T07:16:00Z">
            <w:rPr>
              <w:rFonts w:ascii="Cambria" w:eastAsia="Cambria" w:hAnsi="Cambria" w:cs="Cambria"/>
            </w:rPr>
          </w:rPrChange>
        </w:rPr>
        <w:t xml:space="preserve"> storage-growth trade-offs affect productivity and species </w:t>
      </w:r>
      <w:r w:rsidRPr="00883F17">
        <w:rPr>
          <w:rFonts w:asciiTheme="minorHAnsi" w:hAnsiTheme="minorHAnsi"/>
          <w:rPrChange w:id="4010" w:author="Microsoft Office User" w:date="2023-07-10T07:16:00Z">
            <w:rPr/>
          </w:rPrChange>
        </w:rPr>
        <w:t>survival</w:t>
      </w:r>
      <w:r w:rsidRPr="00883F17">
        <w:rPr>
          <w:rFonts w:asciiTheme="minorHAnsi" w:eastAsia="Cambria" w:hAnsiTheme="minorHAnsi" w:cs="Cambria"/>
          <w:rPrChange w:id="4011" w:author="Microsoft Office User" w:date="2023-07-10T07:16:00Z">
            <w:rPr>
              <w:rFonts w:ascii="Cambria" w:eastAsia="Cambria" w:hAnsi="Cambria" w:cs="Cambria"/>
            </w:rPr>
          </w:rPrChange>
        </w:rPr>
        <w:t xml:space="preserve"> in tropical forests under climate change.</w:t>
      </w:r>
    </w:p>
    <w:p w14:paraId="1F50A8C5" w14:textId="77777777" w:rsidR="00925F8D" w:rsidRPr="00883F17" w:rsidRDefault="00000000">
      <w:pPr>
        <w:pStyle w:val="Heading1"/>
        <w:spacing w:line="480" w:lineRule="auto"/>
        <w:ind w:right="-261"/>
        <w:rPr>
          <w:rFonts w:asciiTheme="minorHAnsi" w:hAnsiTheme="minorHAnsi"/>
          <w:color w:val="000000"/>
          <w:sz w:val="24"/>
          <w:szCs w:val="24"/>
          <w:rPrChange w:id="4012" w:author="Microsoft Office User" w:date="2023-07-10T07:16:00Z">
            <w:rPr>
              <w:color w:val="000000"/>
            </w:rPr>
          </w:rPrChange>
        </w:rPr>
      </w:pPr>
      <w:r w:rsidRPr="00883F17">
        <w:rPr>
          <w:rFonts w:asciiTheme="minorHAnsi" w:hAnsiTheme="minorHAnsi"/>
          <w:color w:val="000000"/>
          <w:sz w:val="24"/>
          <w:szCs w:val="24"/>
          <w:rPrChange w:id="4013" w:author="Microsoft Office User" w:date="2023-07-10T07:16:00Z">
            <w:rPr>
              <w:color w:val="000000"/>
            </w:rPr>
          </w:rPrChange>
        </w:rPr>
        <w:t>5. Acknowledgments</w:t>
      </w:r>
    </w:p>
    <w:p w14:paraId="7E8E7616" w14:textId="037A37F2" w:rsidR="00E56FE4" w:rsidRPr="00883F17" w:rsidRDefault="00000000" w:rsidP="004F1C4D">
      <w:pPr>
        <w:pBdr>
          <w:top w:val="nil"/>
          <w:left w:val="nil"/>
          <w:bottom w:val="nil"/>
          <w:right w:val="nil"/>
          <w:between w:val="nil"/>
        </w:pBdr>
        <w:spacing w:before="180" w:after="180" w:line="480" w:lineRule="auto"/>
        <w:ind w:right="-261"/>
        <w:rPr>
          <w:rFonts w:asciiTheme="minorHAnsi" w:hAnsiTheme="minorHAnsi"/>
          <w:rPrChange w:id="4014" w:author="Microsoft Office User" w:date="2023-07-10T07:16:00Z">
            <w:rPr/>
          </w:rPrChange>
        </w:rPr>
      </w:pPr>
      <w:r w:rsidRPr="00883F17">
        <w:rPr>
          <w:rFonts w:asciiTheme="minorHAnsi" w:eastAsia="Cambria" w:hAnsiTheme="minorHAnsi" w:cs="Cambria"/>
          <w:rPrChange w:id="4015" w:author="Microsoft Office User" w:date="2023-07-10T07:16:00Z">
            <w:rPr>
              <w:rFonts w:ascii="Cambria" w:eastAsia="Cambria" w:hAnsi="Cambria" w:cs="Cambria"/>
            </w:rPr>
          </w:rPrChange>
        </w:rPr>
        <w:t xml:space="preserve">We want to thank the Max Planck Society, the Friedrich-Schiller University and the German Research Foundation (SI 1953/2-1) for the founding </w:t>
      </w:r>
      <w:r w:rsidRPr="00883F17">
        <w:rPr>
          <w:rFonts w:asciiTheme="minorHAnsi" w:hAnsiTheme="minorHAnsi"/>
          <w:rPrChange w:id="4016" w:author="Microsoft Office User" w:date="2023-07-10T07:16:00Z">
            <w:rPr/>
          </w:rPrChange>
        </w:rPr>
        <w:t>of</w:t>
      </w:r>
      <w:r w:rsidRPr="00883F17">
        <w:rPr>
          <w:rFonts w:asciiTheme="minorHAnsi" w:eastAsia="Cambria" w:hAnsiTheme="minorHAnsi" w:cs="Cambria"/>
          <w:rPrChange w:id="4017" w:author="Microsoft Office User" w:date="2023-07-10T07:16:00Z">
            <w:rPr>
              <w:rFonts w:ascii="Cambria" w:eastAsia="Cambria" w:hAnsi="Cambria" w:cs="Cambria"/>
            </w:rPr>
          </w:rPrChange>
        </w:rPr>
        <w:t xml:space="preserve"> this project. Also, we received </w:t>
      </w:r>
      <w:r w:rsidRPr="00883F17">
        <w:rPr>
          <w:rFonts w:asciiTheme="minorHAnsi" w:hAnsiTheme="minorHAnsi"/>
          <w:rPrChange w:id="4018" w:author="Microsoft Office User" w:date="2023-07-10T07:16:00Z">
            <w:rPr/>
          </w:rPrChange>
        </w:rPr>
        <w:t>funding</w:t>
      </w:r>
      <w:r w:rsidRPr="00883F17">
        <w:rPr>
          <w:rFonts w:asciiTheme="minorHAnsi" w:eastAsia="Cambria" w:hAnsiTheme="minorHAnsi" w:cs="Cambria"/>
          <w:rPrChange w:id="4019" w:author="Microsoft Office User" w:date="2023-07-10T07:16:00Z">
            <w:rPr>
              <w:rFonts w:ascii="Cambria" w:eastAsia="Cambria" w:hAnsi="Cambria" w:cs="Cambria"/>
            </w:rPr>
          </w:rPrChange>
        </w:rPr>
        <w:t xml:space="preserve"> from the EU, through the German B</w:t>
      </w:r>
      <w:r w:rsidRPr="00883F17">
        <w:rPr>
          <w:rFonts w:asciiTheme="minorHAnsi" w:hAnsiTheme="minorHAnsi"/>
          <w:rPrChange w:id="4020" w:author="Microsoft Office User" w:date="2023-07-10T07:16:00Z">
            <w:rPr/>
          </w:rPrChange>
        </w:rPr>
        <w:t>u</w:t>
      </w:r>
      <w:r w:rsidRPr="00883F17">
        <w:rPr>
          <w:rFonts w:asciiTheme="minorHAnsi" w:eastAsia="Cambria" w:hAnsiTheme="minorHAnsi" w:cs="Cambria"/>
          <w:rPrChange w:id="4021" w:author="Microsoft Office User" w:date="2023-07-10T07:16:00Z">
            <w:rPr>
              <w:rFonts w:ascii="Cambria" w:eastAsia="Cambria" w:hAnsi="Cambria" w:cs="Cambria"/>
            </w:rPr>
          </w:rPrChange>
        </w:rPr>
        <w:t>ndesanstalt für Landwirtschaft und E</w:t>
      </w:r>
      <w:r w:rsidRPr="00883F17">
        <w:rPr>
          <w:rFonts w:asciiTheme="minorHAnsi" w:hAnsiTheme="minorHAnsi"/>
          <w:rPrChange w:id="4022" w:author="Microsoft Office User" w:date="2023-07-10T07:16:00Z">
            <w:rPr/>
          </w:rPrChange>
        </w:rPr>
        <w:t>rn</w:t>
      </w:r>
      <w:r w:rsidRPr="00883F17">
        <w:rPr>
          <w:rFonts w:asciiTheme="minorHAnsi" w:eastAsia="Cambria" w:hAnsiTheme="minorHAnsi" w:cs="Cambria"/>
          <w:rPrChange w:id="4023" w:author="Microsoft Office User" w:date="2023-07-10T07:16:00Z">
            <w:rPr>
              <w:rFonts w:ascii="Cambria" w:eastAsia="Cambria" w:hAnsi="Cambria" w:cs="Cambria"/>
            </w:rPr>
          </w:rPrChange>
        </w:rPr>
        <w:t xml:space="preserve">ährung FKZ: 2816ERA03W (to S. T.); the Brazilian council for Scientific and Technological Development - CNPq (PELD/CNPq No. 441703/2016-0; No. 441940/2020-0; UNIVERSAL No. 430149/2018-2); and DH and ST </w:t>
      </w:r>
      <w:r w:rsidRPr="00883F17">
        <w:rPr>
          <w:rFonts w:asciiTheme="minorHAnsi" w:hAnsiTheme="minorHAnsi"/>
          <w:rPrChange w:id="4024" w:author="Microsoft Office User" w:date="2023-07-10T07:16:00Z">
            <w:rPr/>
          </w:rPrChange>
        </w:rPr>
        <w:t>acknowledge</w:t>
      </w:r>
      <w:r w:rsidRPr="00883F17">
        <w:rPr>
          <w:rFonts w:asciiTheme="minorHAnsi" w:eastAsia="Cambria" w:hAnsiTheme="minorHAnsi" w:cs="Cambria"/>
          <w:rPrChange w:id="4025" w:author="Microsoft Office User" w:date="2023-07-10T07:16:00Z">
            <w:rPr>
              <w:rFonts w:ascii="Cambria" w:eastAsia="Cambria" w:hAnsi="Cambria" w:cs="Cambria"/>
            </w:rPr>
          </w:rPrChange>
        </w:rPr>
        <w:t xml:space="preserve"> the su</w:t>
      </w:r>
      <w:r w:rsidRPr="00883F17">
        <w:rPr>
          <w:rFonts w:asciiTheme="minorHAnsi" w:hAnsiTheme="minorHAnsi"/>
          <w:rPrChange w:id="4026" w:author="Microsoft Office User" w:date="2023-07-10T07:16:00Z">
            <w:rPr/>
          </w:rPrChange>
        </w:rPr>
        <w:t>pport from</w:t>
      </w:r>
      <w:r w:rsidRPr="00883F17">
        <w:rPr>
          <w:rFonts w:asciiTheme="minorHAnsi" w:eastAsia="Cambria" w:hAnsiTheme="minorHAnsi" w:cs="Cambria"/>
          <w:rPrChange w:id="4027" w:author="Microsoft Office User" w:date="2023-07-10T07:16:00Z">
            <w:rPr>
              <w:rFonts w:ascii="Cambria" w:eastAsia="Cambria" w:hAnsi="Cambria" w:cs="Cambria"/>
            </w:rPr>
          </w:rPrChange>
        </w:rPr>
        <w:t xml:space="preserve"> the Balzan foundation</w:t>
      </w:r>
      <w:r w:rsidRPr="00883F17">
        <w:rPr>
          <w:rFonts w:asciiTheme="minorHAnsi" w:hAnsiTheme="minorHAnsi"/>
          <w:rPrChange w:id="4028" w:author="Microsoft Office User" w:date="2023-07-10T07:16:00Z">
            <w:rPr/>
          </w:rPrChange>
        </w:rPr>
        <w:t>.</w:t>
      </w:r>
    </w:p>
    <w:p w14:paraId="5869C68B" w14:textId="583D2F6D" w:rsidR="004F1C4D" w:rsidRPr="00883F17" w:rsidRDefault="004F1C4D" w:rsidP="004F1C4D">
      <w:pPr>
        <w:pBdr>
          <w:top w:val="nil"/>
          <w:left w:val="nil"/>
          <w:bottom w:val="nil"/>
          <w:right w:val="nil"/>
          <w:between w:val="nil"/>
        </w:pBdr>
        <w:spacing w:before="180" w:after="180" w:line="480" w:lineRule="auto"/>
        <w:ind w:right="-261"/>
        <w:rPr>
          <w:rFonts w:asciiTheme="minorHAnsi" w:eastAsia="Calibri" w:hAnsiTheme="minorHAnsi" w:cs="Calibri"/>
          <w:b/>
          <w:lang w:val="en-US"/>
          <w:rPrChange w:id="4029" w:author="Microsoft Office User" w:date="2023-07-10T07:16:00Z">
            <w:rPr>
              <w:rFonts w:ascii="Calibri" w:eastAsia="Calibri" w:hAnsi="Calibri" w:cs="Calibri"/>
              <w:b/>
              <w:sz w:val="32"/>
              <w:szCs w:val="32"/>
              <w:lang w:val="en-US"/>
            </w:rPr>
          </w:rPrChange>
        </w:rPr>
      </w:pPr>
      <w:r w:rsidRPr="00883F17">
        <w:rPr>
          <w:rFonts w:asciiTheme="minorHAnsi" w:eastAsia="Calibri" w:hAnsiTheme="minorHAnsi" w:cs="Calibri"/>
          <w:b/>
          <w:rPrChange w:id="4030" w:author="Microsoft Office User" w:date="2023-07-10T07:16:00Z">
            <w:rPr>
              <w:rFonts w:ascii="Calibri" w:eastAsia="Calibri" w:hAnsi="Calibri" w:cs="Calibri"/>
              <w:b/>
              <w:sz w:val="32"/>
              <w:szCs w:val="32"/>
            </w:rPr>
          </w:rPrChange>
        </w:rPr>
        <w:t xml:space="preserve">6. </w:t>
      </w:r>
      <w:r w:rsidRPr="00883F17">
        <w:rPr>
          <w:rFonts w:asciiTheme="minorHAnsi" w:eastAsia="Calibri" w:hAnsiTheme="minorHAnsi" w:cs="Calibri"/>
          <w:b/>
          <w:lang w:val="en-US"/>
          <w:rPrChange w:id="4031" w:author="Microsoft Office User" w:date="2023-07-10T07:16:00Z">
            <w:rPr>
              <w:rFonts w:ascii="Calibri" w:eastAsia="Calibri" w:hAnsi="Calibri" w:cs="Calibri"/>
              <w:b/>
              <w:sz w:val="32"/>
              <w:szCs w:val="32"/>
              <w:lang w:val="en-US"/>
            </w:rPr>
          </w:rPrChange>
        </w:rPr>
        <w:t>Author contributions</w:t>
      </w:r>
    </w:p>
    <w:p w14:paraId="3850F381" w14:textId="0F4DBD1E" w:rsidR="00925F8D" w:rsidRPr="00883F17" w:rsidRDefault="004F1C4D">
      <w:pPr>
        <w:pBdr>
          <w:top w:val="nil"/>
          <w:left w:val="nil"/>
          <w:bottom w:val="nil"/>
          <w:right w:val="nil"/>
          <w:between w:val="nil"/>
        </w:pBdr>
        <w:spacing w:before="180" w:after="180" w:line="480" w:lineRule="auto"/>
        <w:ind w:right="-261"/>
        <w:rPr>
          <w:rFonts w:asciiTheme="minorHAnsi" w:eastAsia="Calibri" w:hAnsiTheme="minorHAnsi" w:cs="Calibri"/>
          <w:bCs/>
          <w:lang w:val="en-US"/>
          <w:rPrChange w:id="4032" w:author="Microsoft Office User" w:date="2023-07-10T07:16:00Z">
            <w:rPr>
              <w:rFonts w:ascii="Calibri" w:eastAsia="Calibri" w:hAnsi="Calibri" w:cs="Calibri"/>
              <w:bCs/>
              <w:lang w:val="en-US"/>
            </w:rPr>
          </w:rPrChange>
        </w:rPr>
      </w:pPr>
      <w:r w:rsidRPr="00883F17">
        <w:rPr>
          <w:rFonts w:asciiTheme="minorHAnsi" w:eastAsia="Calibri" w:hAnsiTheme="minorHAnsi" w:cs="Calibri"/>
          <w:bCs/>
          <w:lang w:val="en-US"/>
          <w:rPrChange w:id="4033" w:author="Microsoft Office User" w:date="2023-07-10T07:16:00Z">
            <w:rPr>
              <w:rFonts w:ascii="Calibri" w:eastAsia="Calibri" w:hAnsi="Calibri" w:cs="Calibri"/>
              <w:bCs/>
              <w:lang w:val="en-US"/>
            </w:rPr>
          </w:rPrChange>
        </w:rPr>
        <w:lastRenderedPageBreak/>
        <w:t>DH</w:t>
      </w:r>
      <w:r w:rsidR="00325107" w:rsidRPr="00883F17">
        <w:rPr>
          <w:rFonts w:asciiTheme="minorHAnsi" w:eastAsia="Calibri" w:hAnsiTheme="minorHAnsi" w:cs="Calibri"/>
          <w:bCs/>
          <w:lang w:val="en-US"/>
          <w:rPrChange w:id="4034" w:author="Microsoft Office User" w:date="2023-07-10T07:16:00Z">
            <w:rPr>
              <w:rFonts w:ascii="Calibri" w:eastAsia="Calibri" w:hAnsi="Calibri" w:cs="Calibri"/>
              <w:bCs/>
              <w:lang w:val="en-US"/>
            </w:rPr>
          </w:rPrChange>
        </w:rPr>
        <w:t>-R</w:t>
      </w:r>
      <w:r w:rsidRPr="00883F17">
        <w:rPr>
          <w:rFonts w:asciiTheme="minorHAnsi" w:eastAsia="Calibri" w:hAnsiTheme="minorHAnsi" w:cs="Calibri"/>
          <w:bCs/>
          <w:lang w:val="en-US"/>
          <w:rPrChange w:id="4035" w:author="Microsoft Office User" w:date="2023-07-10T07:16:00Z">
            <w:rPr>
              <w:rFonts w:ascii="Calibri" w:eastAsia="Calibri" w:hAnsi="Calibri" w:cs="Calibri"/>
              <w:bCs/>
              <w:lang w:val="en-US"/>
            </w:rPr>
          </w:rPrChange>
        </w:rPr>
        <w:t>, C</w:t>
      </w:r>
      <w:r w:rsidR="004B16A7" w:rsidRPr="00883F17">
        <w:rPr>
          <w:rFonts w:asciiTheme="minorHAnsi" w:eastAsia="Calibri" w:hAnsiTheme="minorHAnsi" w:cs="Calibri"/>
          <w:bCs/>
          <w:lang w:val="en-US"/>
          <w:rPrChange w:id="4036" w:author="Microsoft Office User" w:date="2023-07-10T07:16:00Z">
            <w:rPr>
              <w:rFonts w:ascii="Calibri" w:eastAsia="Calibri" w:hAnsi="Calibri" w:cs="Calibri"/>
              <w:bCs/>
              <w:lang w:val="en-US"/>
            </w:rPr>
          </w:rPrChange>
        </w:rPr>
        <w:t>A</w:t>
      </w:r>
      <w:r w:rsidRPr="00883F17">
        <w:rPr>
          <w:rFonts w:asciiTheme="minorHAnsi" w:eastAsia="Calibri" w:hAnsiTheme="minorHAnsi" w:cs="Calibri"/>
          <w:bCs/>
          <w:lang w:val="en-US"/>
          <w:rPrChange w:id="4037" w:author="Microsoft Office User" w:date="2023-07-10T07:16:00Z">
            <w:rPr>
              <w:rFonts w:ascii="Calibri" w:eastAsia="Calibri" w:hAnsi="Calibri" w:cs="Calibri"/>
              <w:bCs/>
              <w:lang w:val="en-US"/>
            </w:rPr>
          </w:rPrChange>
        </w:rPr>
        <w:t>S, HH, CR, ST, and JM, conce</w:t>
      </w:r>
      <w:r w:rsidR="00325107" w:rsidRPr="00883F17">
        <w:rPr>
          <w:rFonts w:asciiTheme="minorHAnsi" w:eastAsia="Calibri" w:hAnsiTheme="minorHAnsi" w:cs="Calibri"/>
          <w:bCs/>
          <w:lang w:val="en-US"/>
          <w:rPrChange w:id="4038" w:author="Microsoft Office User" w:date="2023-07-10T07:16:00Z">
            <w:rPr>
              <w:rFonts w:ascii="Calibri" w:eastAsia="Calibri" w:hAnsi="Calibri" w:cs="Calibri"/>
              <w:bCs/>
              <w:lang w:val="en-US"/>
            </w:rPr>
          </w:rPrChange>
        </w:rPr>
        <w:t>ived</w:t>
      </w:r>
      <w:r w:rsidRPr="00883F17">
        <w:rPr>
          <w:rFonts w:asciiTheme="minorHAnsi" w:eastAsia="Calibri" w:hAnsiTheme="minorHAnsi" w:cs="Calibri"/>
          <w:bCs/>
          <w:lang w:val="en-US"/>
          <w:rPrChange w:id="4039" w:author="Microsoft Office User" w:date="2023-07-10T07:16:00Z">
            <w:rPr>
              <w:rFonts w:ascii="Calibri" w:eastAsia="Calibri" w:hAnsi="Calibri" w:cs="Calibri"/>
              <w:bCs/>
              <w:lang w:val="en-US"/>
            </w:rPr>
          </w:rPrChange>
        </w:rPr>
        <w:t xml:space="preserve"> the idea</w:t>
      </w:r>
      <w:r w:rsidR="00325107" w:rsidRPr="00883F17">
        <w:rPr>
          <w:rFonts w:asciiTheme="minorHAnsi" w:eastAsia="Calibri" w:hAnsiTheme="minorHAnsi" w:cs="Calibri"/>
          <w:bCs/>
          <w:lang w:val="en-US"/>
          <w:rPrChange w:id="4040" w:author="Microsoft Office User" w:date="2023-07-10T07:16:00Z">
            <w:rPr>
              <w:rFonts w:ascii="Calibri" w:eastAsia="Calibri" w:hAnsi="Calibri" w:cs="Calibri"/>
              <w:bCs/>
              <w:lang w:val="en-US"/>
            </w:rPr>
          </w:rPrChange>
        </w:rPr>
        <w:t>, conceptualized</w:t>
      </w:r>
      <w:r w:rsidRPr="00883F17">
        <w:rPr>
          <w:rFonts w:asciiTheme="minorHAnsi" w:eastAsia="Calibri" w:hAnsiTheme="minorHAnsi" w:cs="Calibri"/>
          <w:bCs/>
          <w:lang w:val="en-US"/>
          <w:rPrChange w:id="4041" w:author="Microsoft Office User" w:date="2023-07-10T07:16:00Z">
            <w:rPr>
              <w:rFonts w:ascii="Calibri" w:eastAsia="Calibri" w:hAnsi="Calibri" w:cs="Calibri"/>
              <w:bCs/>
              <w:lang w:val="en-US"/>
            </w:rPr>
          </w:rPrChange>
        </w:rPr>
        <w:t xml:space="preserve"> the hypothesis</w:t>
      </w:r>
      <w:r w:rsidR="00E56FE4" w:rsidRPr="00883F17">
        <w:rPr>
          <w:rFonts w:asciiTheme="minorHAnsi" w:eastAsia="Calibri" w:hAnsiTheme="minorHAnsi" w:cs="Calibri"/>
          <w:bCs/>
          <w:lang w:val="en-US"/>
          <w:rPrChange w:id="4042" w:author="Microsoft Office User" w:date="2023-07-10T07:16:00Z">
            <w:rPr>
              <w:rFonts w:ascii="Calibri" w:eastAsia="Calibri" w:hAnsi="Calibri" w:cs="Calibri"/>
              <w:bCs/>
              <w:lang w:val="en-US"/>
            </w:rPr>
          </w:rPrChange>
        </w:rPr>
        <w:t>,</w:t>
      </w:r>
      <w:r w:rsidRPr="00883F17">
        <w:rPr>
          <w:rFonts w:asciiTheme="minorHAnsi" w:eastAsia="Calibri" w:hAnsiTheme="minorHAnsi" w:cs="Calibri"/>
          <w:bCs/>
          <w:lang w:val="en-US"/>
          <w:rPrChange w:id="4043" w:author="Microsoft Office User" w:date="2023-07-10T07:16:00Z">
            <w:rPr>
              <w:rFonts w:ascii="Calibri" w:eastAsia="Calibri" w:hAnsi="Calibri" w:cs="Calibri"/>
              <w:bCs/>
              <w:lang w:val="en-US"/>
            </w:rPr>
          </w:rPrChange>
        </w:rPr>
        <w:t xml:space="preserve"> and </w:t>
      </w:r>
      <w:r w:rsidR="00647FE5" w:rsidRPr="00883F17">
        <w:rPr>
          <w:rFonts w:asciiTheme="minorHAnsi" w:eastAsia="Calibri" w:hAnsiTheme="minorHAnsi" w:cs="Calibri"/>
          <w:bCs/>
          <w:lang w:val="en-US"/>
          <w:rPrChange w:id="4044" w:author="Microsoft Office User" w:date="2023-07-10T07:16:00Z">
            <w:rPr>
              <w:rFonts w:ascii="Calibri" w:eastAsia="Calibri" w:hAnsi="Calibri" w:cs="Calibri"/>
              <w:bCs/>
              <w:lang w:val="en-US"/>
            </w:rPr>
          </w:rPrChange>
        </w:rPr>
        <w:t xml:space="preserve">planned the data collection and </w:t>
      </w:r>
      <w:r w:rsidR="00325107" w:rsidRPr="00883F17">
        <w:rPr>
          <w:rFonts w:asciiTheme="minorHAnsi" w:eastAsia="Calibri" w:hAnsiTheme="minorHAnsi" w:cs="Calibri"/>
          <w:bCs/>
          <w:lang w:val="en-US"/>
          <w:rPrChange w:id="4045" w:author="Microsoft Office User" w:date="2023-07-10T07:16:00Z">
            <w:rPr>
              <w:rFonts w:ascii="Calibri" w:eastAsia="Calibri" w:hAnsi="Calibri" w:cs="Calibri"/>
              <w:bCs/>
              <w:lang w:val="en-US"/>
            </w:rPr>
          </w:rPrChange>
        </w:rPr>
        <w:t>the experiments</w:t>
      </w:r>
      <w:r w:rsidR="00647FE5" w:rsidRPr="00883F17">
        <w:rPr>
          <w:rFonts w:asciiTheme="minorHAnsi" w:eastAsia="Calibri" w:hAnsiTheme="minorHAnsi" w:cs="Calibri"/>
          <w:bCs/>
          <w:lang w:val="en-US"/>
          <w:rPrChange w:id="4046" w:author="Microsoft Office User" w:date="2023-07-10T07:16:00Z">
            <w:rPr>
              <w:rFonts w:ascii="Calibri" w:eastAsia="Calibri" w:hAnsi="Calibri" w:cs="Calibri"/>
              <w:bCs/>
              <w:lang w:val="en-US"/>
            </w:rPr>
          </w:rPrChange>
        </w:rPr>
        <w:t>. DH, LM</w:t>
      </w:r>
      <w:r w:rsidR="00325107" w:rsidRPr="00883F17">
        <w:rPr>
          <w:rFonts w:asciiTheme="minorHAnsi" w:eastAsia="Calibri" w:hAnsiTheme="minorHAnsi" w:cs="Calibri"/>
          <w:bCs/>
          <w:lang w:val="en-US"/>
          <w:rPrChange w:id="4047" w:author="Microsoft Office User" w:date="2023-07-10T07:16:00Z">
            <w:rPr>
              <w:rFonts w:ascii="Calibri" w:eastAsia="Calibri" w:hAnsi="Calibri" w:cs="Calibri"/>
              <w:bCs/>
              <w:lang w:val="en-US"/>
            </w:rPr>
          </w:rPrChange>
        </w:rPr>
        <w:t xml:space="preserve"> and</w:t>
      </w:r>
      <w:r w:rsidR="00647FE5" w:rsidRPr="00883F17">
        <w:rPr>
          <w:rFonts w:asciiTheme="minorHAnsi" w:eastAsia="Calibri" w:hAnsiTheme="minorHAnsi" w:cs="Calibri"/>
          <w:bCs/>
          <w:lang w:val="en-US"/>
          <w:rPrChange w:id="4048" w:author="Microsoft Office User" w:date="2023-07-10T07:16:00Z">
            <w:rPr>
              <w:rFonts w:ascii="Calibri" w:eastAsia="Calibri" w:hAnsi="Calibri" w:cs="Calibri"/>
              <w:bCs/>
              <w:lang w:val="en-US"/>
            </w:rPr>
          </w:rPrChange>
        </w:rPr>
        <w:t xml:space="preserve"> DS collected and analyzed data. DH and IK </w:t>
      </w:r>
      <w:r w:rsidR="00325107" w:rsidRPr="00883F17">
        <w:rPr>
          <w:rFonts w:asciiTheme="minorHAnsi" w:eastAsia="Calibri" w:hAnsiTheme="minorHAnsi" w:cs="Calibri"/>
          <w:bCs/>
          <w:lang w:val="en-US"/>
          <w:rPrChange w:id="4049" w:author="Microsoft Office User" w:date="2023-07-10T07:16:00Z">
            <w:rPr>
              <w:rFonts w:ascii="Calibri" w:eastAsia="Calibri" w:hAnsi="Calibri" w:cs="Calibri"/>
              <w:bCs/>
              <w:lang w:val="en-US"/>
            </w:rPr>
          </w:rPrChange>
        </w:rPr>
        <w:t>performed sample analysis and quantification</w:t>
      </w:r>
      <w:r w:rsidR="00647FE5" w:rsidRPr="00883F17">
        <w:rPr>
          <w:rFonts w:asciiTheme="minorHAnsi" w:eastAsia="Calibri" w:hAnsiTheme="minorHAnsi" w:cs="Calibri"/>
          <w:bCs/>
          <w:lang w:val="en-US"/>
          <w:rPrChange w:id="4050" w:author="Microsoft Office User" w:date="2023-07-10T07:16:00Z">
            <w:rPr>
              <w:rFonts w:ascii="Calibri" w:eastAsia="Calibri" w:hAnsi="Calibri" w:cs="Calibri"/>
              <w:bCs/>
              <w:lang w:val="en-US"/>
            </w:rPr>
          </w:rPrChange>
        </w:rPr>
        <w:t>.</w:t>
      </w:r>
      <w:r w:rsidR="00325107" w:rsidRPr="00883F17">
        <w:rPr>
          <w:rFonts w:asciiTheme="minorHAnsi" w:eastAsia="Calibri" w:hAnsiTheme="minorHAnsi" w:cs="Calibri"/>
          <w:bCs/>
          <w:lang w:val="en-US"/>
          <w:rPrChange w:id="4051" w:author="Microsoft Office User" w:date="2023-07-10T07:16:00Z">
            <w:rPr>
              <w:rFonts w:ascii="Calibri" w:eastAsia="Calibri" w:hAnsi="Calibri" w:cs="Calibri"/>
              <w:bCs/>
              <w:lang w:val="en-US"/>
            </w:rPr>
          </w:rPrChange>
        </w:rPr>
        <w:t xml:space="preserve"> DH-R wrote the manuscript. </w:t>
      </w:r>
      <w:r w:rsidR="00647FE5" w:rsidRPr="00883F17">
        <w:rPr>
          <w:rFonts w:asciiTheme="minorHAnsi" w:eastAsia="Calibri" w:hAnsiTheme="minorHAnsi" w:cs="Calibri"/>
          <w:bCs/>
          <w:lang w:val="en-US"/>
          <w:rPrChange w:id="4052" w:author="Microsoft Office User" w:date="2023-07-10T07:16:00Z">
            <w:rPr>
              <w:rFonts w:ascii="Calibri" w:eastAsia="Calibri" w:hAnsi="Calibri" w:cs="Calibri"/>
              <w:bCs/>
              <w:lang w:val="en-US"/>
            </w:rPr>
          </w:rPrChange>
        </w:rPr>
        <w:t xml:space="preserve"> </w:t>
      </w:r>
      <w:r w:rsidR="00325107" w:rsidRPr="00883F17">
        <w:rPr>
          <w:rFonts w:asciiTheme="minorHAnsi" w:eastAsia="Calibri" w:hAnsiTheme="minorHAnsi" w:cs="Calibri"/>
          <w:bCs/>
          <w:lang w:val="en-US"/>
          <w:rPrChange w:id="4053" w:author="Microsoft Office User" w:date="2023-07-10T07:16:00Z">
            <w:rPr>
              <w:rFonts w:ascii="Calibri" w:eastAsia="Calibri" w:hAnsi="Calibri" w:cs="Calibri"/>
              <w:bCs/>
              <w:lang w:val="en-US"/>
            </w:rPr>
          </w:rPrChange>
        </w:rPr>
        <w:t>DH-R, HH, CR, ST, JM, LM, PB, DS, HJ, IK, and C</w:t>
      </w:r>
      <w:r w:rsidR="004B16A7" w:rsidRPr="00883F17">
        <w:rPr>
          <w:rFonts w:asciiTheme="minorHAnsi" w:eastAsia="Calibri" w:hAnsiTheme="minorHAnsi" w:cs="Calibri"/>
          <w:bCs/>
          <w:lang w:val="en-US"/>
          <w:rPrChange w:id="4054" w:author="Microsoft Office User" w:date="2023-07-10T07:16:00Z">
            <w:rPr>
              <w:rFonts w:ascii="Calibri" w:eastAsia="Calibri" w:hAnsi="Calibri" w:cs="Calibri"/>
              <w:bCs/>
              <w:lang w:val="en-US"/>
            </w:rPr>
          </w:rPrChange>
        </w:rPr>
        <w:t>A</w:t>
      </w:r>
      <w:r w:rsidR="00325107" w:rsidRPr="00883F17">
        <w:rPr>
          <w:rFonts w:asciiTheme="minorHAnsi" w:eastAsia="Calibri" w:hAnsiTheme="minorHAnsi" w:cs="Calibri"/>
          <w:bCs/>
          <w:lang w:val="en-US"/>
          <w:rPrChange w:id="4055" w:author="Microsoft Office User" w:date="2023-07-10T07:16:00Z">
            <w:rPr>
              <w:rFonts w:ascii="Calibri" w:eastAsia="Calibri" w:hAnsi="Calibri" w:cs="Calibri"/>
              <w:bCs/>
              <w:lang w:val="en-US"/>
            </w:rPr>
          </w:rPrChange>
        </w:rPr>
        <w:t xml:space="preserve">S </w:t>
      </w:r>
      <w:r w:rsidR="00647FE5" w:rsidRPr="00883F17">
        <w:rPr>
          <w:rFonts w:asciiTheme="minorHAnsi" w:eastAsia="Calibri" w:hAnsiTheme="minorHAnsi" w:cs="Calibri"/>
          <w:bCs/>
          <w:lang w:val="en-US"/>
          <w:rPrChange w:id="4056" w:author="Microsoft Office User" w:date="2023-07-10T07:16:00Z">
            <w:rPr>
              <w:rFonts w:ascii="Calibri" w:eastAsia="Calibri" w:hAnsi="Calibri" w:cs="Calibri"/>
              <w:bCs/>
              <w:lang w:val="en-US"/>
            </w:rPr>
          </w:rPrChange>
        </w:rPr>
        <w:t xml:space="preserve">contributed significantly to the writing of the manuscript and </w:t>
      </w:r>
      <w:r w:rsidR="00325107" w:rsidRPr="00883F17">
        <w:rPr>
          <w:rFonts w:asciiTheme="minorHAnsi" w:eastAsia="Calibri" w:hAnsiTheme="minorHAnsi" w:cs="Calibri"/>
          <w:bCs/>
          <w:lang w:val="en-US"/>
          <w:rPrChange w:id="4057" w:author="Microsoft Office User" w:date="2023-07-10T07:16:00Z">
            <w:rPr>
              <w:rFonts w:ascii="Calibri" w:eastAsia="Calibri" w:hAnsi="Calibri" w:cs="Calibri"/>
              <w:bCs/>
              <w:lang w:val="en-US"/>
            </w:rPr>
          </w:rPrChange>
        </w:rPr>
        <w:t>gave important and critical input</w:t>
      </w:r>
      <w:r w:rsidR="00647FE5" w:rsidRPr="00883F17">
        <w:rPr>
          <w:rFonts w:asciiTheme="minorHAnsi" w:eastAsia="Calibri" w:hAnsiTheme="minorHAnsi" w:cs="Calibri"/>
          <w:bCs/>
          <w:lang w:val="en-US"/>
          <w:rPrChange w:id="4058" w:author="Microsoft Office User" w:date="2023-07-10T07:16:00Z">
            <w:rPr>
              <w:rFonts w:ascii="Calibri" w:eastAsia="Calibri" w:hAnsi="Calibri" w:cs="Calibri"/>
              <w:bCs/>
              <w:lang w:val="en-US"/>
            </w:rPr>
          </w:rPrChange>
        </w:rPr>
        <w:t xml:space="preserve">. All authors </w:t>
      </w:r>
      <w:r w:rsidR="00325107" w:rsidRPr="00883F17">
        <w:rPr>
          <w:rFonts w:asciiTheme="minorHAnsi" w:eastAsia="Calibri" w:hAnsiTheme="minorHAnsi" w:cs="Calibri"/>
          <w:bCs/>
          <w:lang w:val="en-US"/>
          <w:rPrChange w:id="4059" w:author="Microsoft Office User" w:date="2023-07-10T07:16:00Z">
            <w:rPr>
              <w:rFonts w:ascii="Calibri" w:eastAsia="Calibri" w:hAnsi="Calibri" w:cs="Calibri"/>
              <w:bCs/>
              <w:lang w:val="en-US"/>
            </w:rPr>
          </w:rPrChange>
        </w:rPr>
        <w:t>revised</w:t>
      </w:r>
      <w:r w:rsidR="00647FE5" w:rsidRPr="00883F17">
        <w:rPr>
          <w:rFonts w:asciiTheme="minorHAnsi" w:eastAsia="Calibri" w:hAnsiTheme="minorHAnsi" w:cs="Calibri"/>
          <w:bCs/>
          <w:lang w:val="en-US"/>
          <w:rPrChange w:id="4060" w:author="Microsoft Office User" w:date="2023-07-10T07:16:00Z">
            <w:rPr>
              <w:rFonts w:ascii="Calibri" w:eastAsia="Calibri" w:hAnsi="Calibri" w:cs="Calibri"/>
              <w:bCs/>
              <w:lang w:val="en-US"/>
            </w:rPr>
          </w:rPrChange>
        </w:rPr>
        <w:t xml:space="preserve"> the manuscript. </w:t>
      </w:r>
    </w:p>
    <w:p w14:paraId="149A769B" w14:textId="5B329FF7" w:rsidR="00925F8D" w:rsidRPr="00883F17" w:rsidRDefault="00E56FE4">
      <w:pPr>
        <w:pBdr>
          <w:top w:val="nil"/>
          <w:left w:val="nil"/>
          <w:bottom w:val="nil"/>
          <w:right w:val="nil"/>
          <w:between w:val="nil"/>
        </w:pBdr>
        <w:spacing w:before="180" w:after="180" w:line="480" w:lineRule="auto"/>
        <w:ind w:right="-261"/>
        <w:rPr>
          <w:rFonts w:asciiTheme="minorHAnsi" w:eastAsia="Calibri" w:hAnsiTheme="minorHAnsi" w:cs="Calibri"/>
          <w:b/>
          <w:rPrChange w:id="4061" w:author="Microsoft Office User" w:date="2023-07-10T07:16:00Z">
            <w:rPr>
              <w:rFonts w:ascii="Calibri" w:eastAsia="Calibri" w:hAnsi="Calibri" w:cs="Calibri"/>
              <w:b/>
              <w:sz w:val="32"/>
              <w:szCs w:val="32"/>
            </w:rPr>
          </w:rPrChange>
        </w:rPr>
      </w:pPr>
      <w:r w:rsidRPr="00883F17">
        <w:rPr>
          <w:rFonts w:asciiTheme="minorHAnsi" w:eastAsia="Calibri" w:hAnsiTheme="minorHAnsi" w:cs="Calibri"/>
          <w:b/>
          <w:lang w:val="en-US"/>
          <w:rPrChange w:id="4062" w:author="Microsoft Office User" w:date="2023-07-10T07:16:00Z">
            <w:rPr>
              <w:rFonts w:ascii="Calibri" w:eastAsia="Calibri" w:hAnsi="Calibri" w:cs="Calibri"/>
              <w:b/>
              <w:sz w:val="32"/>
              <w:szCs w:val="32"/>
              <w:lang w:val="en-US"/>
            </w:rPr>
          </w:rPrChange>
        </w:rPr>
        <w:t>7</w:t>
      </w:r>
      <w:r w:rsidRPr="00883F17">
        <w:rPr>
          <w:rFonts w:asciiTheme="minorHAnsi" w:eastAsia="Calibri" w:hAnsiTheme="minorHAnsi" w:cs="Calibri"/>
          <w:b/>
          <w:rPrChange w:id="4063" w:author="Microsoft Office User" w:date="2023-07-10T07:16:00Z">
            <w:rPr>
              <w:rFonts w:ascii="Calibri" w:eastAsia="Calibri" w:hAnsi="Calibri" w:cs="Calibri"/>
              <w:b/>
              <w:sz w:val="32"/>
              <w:szCs w:val="32"/>
            </w:rPr>
          </w:rPrChange>
        </w:rPr>
        <w:t>. Data accessibility statement</w:t>
      </w:r>
    </w:p>
    <w:p w14:paraId="04C4CA84" w14:textId="32852A86" w:rsidR="00925F8D" w:rsidRPr="00883F17" w:rsidRDefault="00647FE5">
      <w:pPr>
        <w:pBdr>
          <w:top w:val="nil"/>
          <w:left w:val="nil"/>
          <w:bottom w:val="nil"/>
          <w:right w:val="nil"/>
          <w:between w:val="nil"/>
        </w:pBdr>
        <w:spacing w:before="180" w:after="180" w:line="480" w:lineRule="auto"/>
        <w:ind w:right="-261"/>
        <w:rPr>
          <w:rFonts w:asciiTheme="minorHAnsi" w:hAnsiTheme="minorHAnsi" w:cstheme="majorHAnsi"/>
          <w:lang w:val="en-US"/>
          <w:rPrChange w:id="4064" w:author="Microsoft Office User" w:date="2023-07-10T07:16:00Z">
            <w:rPr>
              <w:rFonts w:asciiTheme="majorHAnsi" w:hAnsiTheme="majorHAnsi" w:cstheme="majorHAnsi"/>
              <w:lang w:val="en-US"/>
            </w:rPr>
          </w:rPrChange>
        </w:rPr>
      </w:pPr>
      <w:r w:rsidRPr="00883F17">
        <w:rPr>
          <w:rFonts w:asciiTheme="minorHAnsi" w:hAnsiTheme="minorHAnsi" w:cstheme="majorHAnsi"/>
          <w:lang w:val="en-US"/>
          <w:rPrChange w:id="4065" w:author="Microsoft Office User" w:date="2023-07-10T07:16:00Z">
            <w:rPr>
              <w:rFonts w:asciiTheme="majorHAnsi" w:hAnsiTheme="majorHAnsi" w:cstheme="majorHAnsi"/>
              <w:lang w:val="en-US"/>
            </w:rPr>
          </w:rPrChange>
        </w:rPr>
        <w:t xml:space="preserve">The data here presented will be stored in an open </w:t>
      </w:r>
      <w:r w:rsidR="00D048F6" w:rsidRPr="00883F17">
        <w:rPr>
          <w:rFonts w:asciiTheme="minorHAnsi" w:hAnsiTheme="minorHAnsi" w:cstheme="majorHAnsi"/>
          <w:lang w:val="en-US"/>
          <w:rPrChange w:id="4066" w:author="Microsoft Office User" w:date="2023-07-10T07:16:00Z">
            <w:rPr>
              <w:rFonts w:asciiTheme="majorHAnsi" w:hAnsiTheme="majorHAnsi" w:cstheme="majorHAnsi"/>
              <w:lang w:val="en-US"/>
            </w:rPr>
          </w:rPrChange>
        </w:rPr>
        <w:t>GitHub</w:t>
      </w:r>
      <w:r w:rsidRPr="00883F17">
        <w:rPr>
          <w:rFonts w:asciiTheme="minorHAnsi" w:hAnsiTheme="minorHAnsi" w:cstheme="majorHAnsi"/>
          <w:lang w:val="en-US"/>
          <w:rPrChange w:id="4067" w:author="Microsoft Office User" w:date="2023-07-10T07:16:00Z">
            <w:rPr>
              <w:rFonts w:asciiTheme="majorHAnsi" w:hAnsiTheme="majorHAnsi" w:cstheme="majorHAnsi"/>
              <w:lang w:val="en-US"/>
            </w:rPr>
          </w:rPrChange>
        </w:rPr>
        <w:t xml:space="preserve"> repository once the manuscript is accepted. </w:t>
      </w:r>
    </w:p>
    <w:p w14:paraId="0C99D1E5" w14:textId="3F3FD03B" w:rsidR="00925F8D" w:rsidRPr="00883F17" w:rsidRDefault="00E56FE4">
      <w:pPr>
        <w:pStyle w:val="Heading1"/>
        <w:spacing w:line="480" w:lineRule="auto"/>
        <w:ind w:right="-261"/>
        <w:rPr>
          <w:rFonts w:asciiTheme="minorHAnsi" w:hAnsiTheme="minorHAnsi"/>
          <w:color w:val="000000"/>
          <w:sz w:val="24"/>
          <w:szCs w:val="24"/>
          <w:rPrChange w:id="4068" w:author="Microsoft Office User" w:date="2023-07-10T07:16:00Z">
            <w:rPr>
              <w:color w:val="000000"/>
            </w:rPr>
          </w:rPrChange>
        </w:rPr>
      </w:pPr>
      <w:bookmarkStart w:id="4069" w:name="_heading=h.41xgj61ynldt" w:colFirst="0" w:colLast="0"/>
      <w:bookmarkEnd w:id="4069"/>
      <w:r w:rsidRPr="00883F17">
        <w:rPr>
          <w:rFonts w:asciiTheme="minorHAnsi" w:hAnsiTheme="minorHAnsi"/>
          <w:color w:val="000000"/>
          <w:sz w:val="24"/>
          <w:szCs w:val="24"/>
          <w:rPrChange w:id="4070" w:author="Microsoft Office User" w:date="2023-07-10T07:16:00Z">
            <w:rPr>
              <w:color w:val="000000"/>
            </w:rPr>
          </w:rPrChange>
        </w:rPr>
        <w:t>8. References</w:t>
      </w:r>
    </w:p>
    <w:p w14:paraId="561AE83B" w14:textId="77777777" w:rsidR="00E56FE4" w:rsidRPr="00883F17" w:rsidRDefault="00E56FE4" w:rsidP="00E56FE4">
      <w:pPr>
        <w:pStyle w:val="NormalWeb"/>
        <w:spacing w:before="0" w:beforeAutospacing="0" w:after="200" w:afterAutospacing="0"/>
        <w:ind w:right="-261"/>
        <w:rPr>
          <w:rFonts w:asciiTheme="minorHAnsi" w:hAnsiTheme="minorHAnsi"/>
          <w:rPrChange w:id="4071" w:author="Microsoft Office User" w:date="2023-07-10T07:16:00Z">
            <w:rPr/>
          </w:rPrChange>
        </w:rPr>
      </w:pPr>
      <w:r w:rsidRPr="00883F17">
        <w:rPr>
          <w:rFonts w:asciiTheme="minorHAnsi" w:hAnsiTheme="minorHAnsi"/>
          <w:color w:val="000000"/>
          <w:rPrChange w:id="4072" w:author="Microsoft Office User" w:date="2023-07-10T07:16:00Z">
            <w:rPr>
              <w:rFonts w:ascii="Cambria" w:hAnsi="Cambria"/>
              <w:color w:val="000000"/>
            </w:rPr>
          </w:rPrChange>
        </w:rPr>
        <w:t xml:space="preserve">Adams, H. D., Zeppel, M. J. B., Anderegg, W. R. L., Hartmann, H., Landhäusser, S. M., Tissue, D. T., et al. (2017). A multi-species synthesis of physiological mechanisms in drought-induced tree mortality. </w:t>
      </w:r>
      <w:r w:rsidRPr="00883F17">
        <w:rPr>
          <w:rFonts w:asciiTheme="minorHAnsi" w:hAnsiTheme="minorHAnsi"/>
          <w:i/>
          <w:iCs/>
          <w:color w:val="000000"/>
          <w:rPrChange w:id="4073" w:author="Microsoft Office User" w:date="2023-07-10T07:16:00Z">
            <w:rPr>
              <w:rFonts w:ascii="Cambria" w:hAnsi="Cambria"/>
              <w:i/>
              <w:iCs/>
              <w:color w:val="000000"/>
            </w:rPr>
          </w:rPrChange>
        </w:rPr>
        <w:t>Nature Ecology &amp; Evolution</w:t>
      </w:r>
      <w:r w:rsidRPr="00883F17">
        <w:rPr>
          <w:rFonts w:asciiTheme="minorHAnsi" w:hAnsiTheme="minorHAnsi"/>
          <w:color w:val="000000"/>
          <w:rPrChange w:id="4074" w:author="Microsoft Office User" w:date="2023-07-10T07:16:00Z">
            <w:rPr>
              <w:rFonts w:ascii="Cambria" w:hAnsi="Cambria"/>
              <w:color w:val="000000"/>
            </w:rPr>
          </w:rPrChange>
        </w:rPr>
        <w:t xml:space="preserve"> 1, 1285–1291. doi:</w:t>
      </w:r>
      <w:r w:rsidR="00000000" w:rsidRPr="00883F17">
        <w:rPr>
          <w:rFonts w:asciiTheme="minorHAnsi" w:hAnsiTheme="minorHAnsi"/>
          <w:rPrChange w:id="4075" w:author="Microsoft Office User" w:date="2023-07-10T07:16:00Z">
            <w:rPr/>
          </w:rPrChange>
        </w:rPr>
        <w:fldChar w:fldCharType="begin"/>
      </w:r>
      <w:r w:rsidR="00000000" w:rsidRPr="00883F17">
        <w:rPr>
          <w:rFonts w:asciiTheme="minorHAnsi" w:hAnsiTheme="minorHAnsi"/>
          <w:rPrChange w:id="4076" w:author="Microsoft Office User" w:date="2023-07-10T07:16:00Z">
            <w:rPr/>
          </w:rPrChange>
        </w:rPr>
        <w:instrText>HYPERLINK "https://doi.org/10.1038/s41559-017-0248-x"</w:instrText>
      </w:r>
      <w:r w:rsidR="00000000" w:rsidRPr="00883F17">
        <w:rPr>
          <w:rFonts w:asciiTheme="minorHAnsi" w:hAnsiTheme="minorHAnsi"/>
          <w:rPrChange w:id="4077" w:author="Microsoft Office User" w:date="2023-07-10T07:16:00Z">
            <w:rPr/>
          </w:rPrChange>
        </w:rPr>
      </w:r>
      <w:r w:rsidR="00000000" w:rsidRPr="00883F17">
        <w:rPr>
          <w:rFonts w:asciiTheme="minorHAnsi" w:hAnsiTheme="minorHAnsi"/>
          <w:rPrChange w:id="4078" w:author="Microsoft Office User" w:date="2023-07-10T07:16:00Z">
            <w:rPr/>
          </w:rPrChange>
        </w:rPr>
        <w:fldChar w:fldCharType="separate"/>
      </w:r>
      <w:r w:rsidRPr="00883F17">
        <w:rPr>
          <w:rStyle w:val="Hyperlink"/>
          <w:rFonts w:asciiTheme="minorHAnsi" w:hAnsiTheme="minorHAnsi"/>
          <w:color w:val="000000"/>
          <w:rPrChange w:id="4079" w:author="Microsoft Office User" w:date="2023-07-10T07:16:00Z">
            <w:rPr>
              <w:rStyle w:val="Hyperlink"/>
              <w:rFonts w:ascii="Cambria" w:hAnsi="Cambria"/>
              <w:color w:val="000000"/>
            </w:rPr>
          </w:rPrChange>
        </w:rPr>
        <w:t>10.1038/s41559-017-0248-x</w:t>
      </w:r>
      <w:r w:rsidR="00000000" w:rsidRPr="00883F17">
        <w:rPr>
          <w:rStyle w:val="Hyperlink"/>
          <w:rFonts w:asciiTheme="minorHAnsi" w:hAnsiTheme="minorHAnsi"/>
          <w:color w:val="000000"/>
          <w:rPrChange w:id="4080"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081" w:author="Microsoft Office User" w:date="2023-07-10T07:16:00Z">
            <w:rPr>
              <w:rFonts w:ascii="Cambria" w:hAnsi="Cambria"/>
              <w:color w:val="000000"/>
            </w:rPr>
          </w:rPrChange>
        </w:rPr>
        <w:t>.</w:t>
      </w:r>
    </w:p>
    <w:p w14:paraId="614C01F6" w14:textId="77777777" w:rsidR="00E56FE4" w:rsidRPr="00883F17" w:rsidRDefault="00E56FE4" w:rsidP="00E56FE4">
      <w:pPr>
        <w:pStyle w:val="NormalWeb"/>
        <w:spacing w:before="0" w:beforeAutospacing="0" w:after="200" w:afterAutospacing="0"/>
        <w:ind w:right="-261"/>
        <w:rPr>
          <w:rFonts w:asciiTheme="minorHAnsi" w:hAnsiTheme="minorHAnsi"/>
          <w:rPrChange w:id="4082" w:author="Microsoft Office User" w:date="2023-07-10T07:16:00Z">
            <w:rPr/>
          </w:rPrChange>
        </w:rPr>
      </w:pPr>
      <w:r w:rsidRPr="00883F17">
        <w:rPr>
          <w:rFonts w:asciiTheme="minorHAnsi" w:hAnsiTheme="minorHAnsi"/>
          <w:color w:val="000000"/>
          <w:rPrChange w:id="4083" w:author="Microsoft Office User" w:date="2023-07-10T07:16:00Z">
            <w:rPr>
              <w:rFonts w:ascii="Cambria" w:hAnsi="Cambria"/>
              <w:color w:val="000000"/>
            </w:rPr>
          </w:rPrChange>
        </w:rPr>
        <w:t xml:space="preserve">Aleixo, I., Norris, D., Hemerik, L., Barbosa, A., Prata, E., Costa, F., et al. (2019). Amazonian rainforest tree mortality driven by climate and functional traits. </w:t>
      </w:r>
      <w:r w:rsidRPr="00883F17">
        <w:rPr>
          <w:rFonts w:asciiTheme="minorHAnsi" w:hAnsiTheme="minorHAnsi"/>
          <w:i/>
          <w:iCs/>
          <w:color w:val="000000"/>
          <w:rPrChange w:id="4084" w:author="Microsoft Office User" w:date="2023-07-10T07:16:00Z">
            <w:rPr>
              <w:rFonts w:ascii="Cambria" w:hAnsi="Cambria"/>
              <w:i/>
              <w:iCs/>
              <w:color w:val="000000"/>
            </w:rPr>
          </w:rPrChange>
        </w:rPr>
        <w:t>Nature Climate Change</w:t>
      </w:r>
      <w:r w:rsidRPr="00883F17">
        <w:rPr>
          <w:rFonts w:asciiTheme="minorHAnsi" w:hAnsiTheme="minorHAnsi"/>
          <w:color w:val="000000"/>
          <w:rPrChange w:id="4085" w:author="Microsoft Office User" w:date="2023-07-10T07:16:00Z">
            <w:rPr>
              <w:rFonts w:ascii="Cambria" w:hAnsi="Cambria"/>
              <w:color w:val="000000"/>
            </w:rPr>
          </w:rPrChange>
        </w:rPr>
        <w:t xml:space="preserve"> 9, 384–388. doi:</w:t>
      </w:r>
      <w:r w:rsidR="00000000" w:rsidRPr="00883F17">
        <w:rPr>
          <w:rFonts w:asciiTheme="minorHAnsi" w:hAnsiTheme="minorHAnsi"/>
          <w:rPrChange w:id="4086" w:author="Microsoft Office User" w:date="2023-07-10T07:16:00Z">
            <w:rPr/>
          </w:rPrChange>
        </w:rPr>
        <w:fldChar w:fldCharType="begin"/>
      </w:r>
      <w:r w:rsidR="00000000" w:rsidRPr="00883F17">
        <w:rPr>
          <w:rFonts w:asciiTheme="minorHAnsi" w:hAnsiTheme="minorHAnsi"/>
          <w:rPrChange w:id="4087" w:author="Microsoft Office User" w:date="2023-07-10T07:16:00Z">
            <w:rPr/>
          </w:rPrChange>
        </w:rPr>
        <w:instrText>HYPERLINK "https://doi.org/10.1038/s41558-019-0458-0"</w:instrText>
      </w:r>
      <w:r w:rsidR="00000000" w:rsidRPr="00883F17">
        <w:rPr>
          <w:rFonts w:asciiTheme="minorHAnsi" w:hAnsiTheme="minorHAnsi"/>
          <w:rPrChange w:id="4088" w:author="Microsoft Office User" w:date="2023-07-10T07:16:00Z">
            <w:rPr/>
          </w:rPrChange>
        </w:rPr>
      </w:r>
      <w:r w:rsidR="00000000" w:rsidRPr="00883F17">
        <w:rPr>
          <w:rFonts w:asciiTheme="minorHAnsi" w:hAnsiTheme="minorHAnsi"/>
          <w:rPrChange w:id="4089" w:author="Microsoft Office User" w:date="2023-07-10T07:16:00Z">
            <w:rPr/>
          </w:rPrChange>
        </w:rPr>
        <w:fldChar w:fldCharType="separate"/>
      </w:r>
      <w:r w:rsidRPr="00883F17">
        <w:rPr>
          <w:rStyle w:val="Hyperlink"/>
          <w:rFonts w:asciiTheme="minorHAnsi" w:hAnsiTheme="minorHAnsi"/>
          <w:color w:val="000000"/>
          <w:rPrChange w:id="4090" w:author="Microsoft Office User" w:date="2023-07-10T07:16:00Z">
            <w:rPr>
              <w:rStyle w:val="Hyperlink"/>
              <w:rFonts w:ascii="Cambria" w:hAnsi="Cambria"/>
              <w:color w:val="000000"/>
            </w:rPr>
          </w:rPrChange>
        </w:rPr>
        <w:t>10.1038/s41558-019-0458-0</w:t>
      </w:r>
      <w:r w:rsidR="00000000" w:rsidRPr="00883F17">
        <w:rPr>
          <w:rStyle w:val="Hyperlink"/>
          <w:rFonts w:asciiTheme="minorHAnsi" w:hAnsiTheme="minorHAnsi"/>
          <w:color w:val="000000"/>
          <w:rPrChange w:id="4091"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092" w:author="Microsoft Office User" w:date="2023-07-10T07:16:00Z">
            <w:rPr>
              <w:rFonts w:ascii="Cambria" w:hAnsi="Cambria"/>
              <w:color w:val="000000"/>
            </w:rPr>
          </w:rPrChange>
        </w:rPr>
        <w:t>.</w:t>
      </w:r>
    </w:p>
    <w:p w14:paraId="3BF4351A" w14:textId="77777777" w:rsidR="00E56FE4" w:rsidRPr="00883F17" w:rsidRDefault="00E56FE4" w:rsidP="00E56FE4">
      <w:pPr>
        <w:pStyle w:val="NormalWeb"/>
        <w:spacing w:before="0" w:beforeAutospacing="0" w:after="200" w:afterAutospacing="0"/>
        <w:ind w:right="-261"/>
        <w:rPr>
          <w:rFonts w:asciiTheme="minorHAnsi" w:hAnsiTheme="minorHAnsi"/>
          <w:rPrChange w:id="4093" w:author="Microsoft Office User" w:date="2023-07-10T07:16:00Z">
            <w:rPr/>
          </w:rPrChange>
        </w:rPr>
      </w:pPr>
      <w:r w:rsidRPr="00883F17">
        <w:rPr>
          <w:rFonts w:asciiTheme="minorHAnsi" w:hAnsiTheme="minorHAnsi"/>
          <w:color w:val="000000"/>
          <w:rPrChange w:id="4094" w:author="Microsoft Office User" w:date="2023-07-10T07:16:00Z">
            <w:rPr>
              <w:rFonts w:ascii="Cambria" w:hAnsi="Cambria"/>
              <w:color w:val="000000"/>
            </w:rPr>
          </w:rPrChange>
        </w:rPr>
        <w:t xml:space="preserve">Anderegg, W. R. L., Berry, J. A., Smith, D. D., Sperry, J. S., Anderegg, L. D. L., and Field, C. B. (2012). The roles of hydraulic and carbon stress in a widespread climate-induced forest die-off. </w:t>
      </w:r>
      <w:r w:rsidRPr="00883F17">
        <w:rPr>
          <w:rFonts w:asciiTheme="minorHAnsi" w:hAnsiTheme="minorHAnsi"/>
          <w:i/>
          <w:iCs/>
          <w:color w:val="000000"/>
          <w:rPrChange w:id="4095" w:author="Microsoft Office User" w:date="2023-07-10T07:16:00Z">
            <w:rPr>
              <w:rFonts w:ascii="Cambria" w:hAnsi="Cambria"/>
              <w:i/>
              <w:iCs/>
              <w:color w:val="000000"/>
            </w:rPr>
          </w:rPrChange>
        </w:rPr>
        <w:t>Proceedings of the National Academy of Sciences</w:t>
      </w:r>
      <w:r w:rsidRPr="00883F17">
        <w:rPr>
          <w:rFonts w:asciiTheme="minorHAnsi" w:hAnsiTheme="minorHAnsi"/>
          <w:color w:val="000000"/>
          <w:rPrChange w:id="4096" w:author="Microsoft Office User" w:date="2023-07-10T07:16:00Z">
            <w:rPr>
              <w:rFonts w:ascii="Cambria" w:hAnsi="Cambria"/>
              <w:color w:val="000000"/>
            </w:rPr>
          </w:rPrChange>
        </w:rPr>
        <w:t xml:space="preserve"> 109, 233–237. doi:</w:t>
      </w:r>
      <w:r w:rsidR="00000000" w:rsidRPr="00883F17">
        <w:rPr>
          <w:rFonts w:asciiTheme="minorHAnsi" w:hAnsiTheme="minorHAnsi"/>
          <w:rPrChange w:id="4097" w:author="Microsoft Office User" w:date="2023-07-10T07:16:00Z">
            <w:rPr/>
          </w:rPrChange>
        </w:rPr>
        <w:fldChar w:fldCharType="begin"/>
      </w:r>
      <w:r w:rsidR="00000000" w:rsidRPr="00883F17">
        <w:rPr>
          <w:rFonts w:asciiTheme="minorHAnsi" w:hAnsiTheme="minorHAnsi"/>
          <w:rPrChange w:id="4098" w:author="Microsoft Office User" w:date="2023-07-10T07:16:00Z">
            <w:rPr/>
          </w:rPrChange>
        </w:rPr>
        <w:instrText>HYPERLINK "https://doi.org/10.1073/pnas.1107891109"</w:instrText>
      </w:r>
      <w:r w:rsidR="00000000" w:rsidRPr="00883F17">
        <w:rPr>
          <w:rFonts w:asciiTheme="minorHAnsi" w:hAnsiTheme="minorHAnsi"/>
          <w:rPrChange w:id="4099" w:author="Microsoft Office User" w:date="2023-07-10T07:16:00Z">
            <w:rPr/>
          </w:rPrChange>
        </w:rPr>
      </w:r>
      <w:r w:rsidR="00000000" w:rsidRPr="00883F17">
        <w:rPr>
          <w:rFonts w:asciiTheme="minorHAnsi" w:hAnsiTheme="minorHAnsi"/>
          <w:rPrChange w:id="4100" w:author="Microsoft Office User" w:date="2023-07-10T07:16:00Z">
            <w:rPr/>
          </w:rPrChange>
        </w:rPr>
        <w:fldChar w:fldCharType="separate"/>
      </w:r>
      <w:r w:rsidRPr="00883F17">
        <w:rPr>
          <w:rStyle w:val="Hyperlink"/>
          <w:rFonts w:asciiTheme="minorHAnsi" w:hAnsiTheme="minorHAnsi"/>
          <w:color w:val="000000"/>
          <w:rPrChange w:id="4101" w:author="Microsoft Office User" w:date="2023-07-10T07:16:00Z">
            <w:rPr>
              <w:rStyle w:val="Hyperlink"/>
              <w:rFonts w:ascii="Cambria" w:hAnsi="Cambria"/>
              <w:color w:val="000000"/>
            </w:rPr>
          </w:rPrChange>
        </w:rPr>
        <w:t>10.1073/pnas.1107891109</w:t>
      </w:r>
      <w:r w:rsidR="00000000" w:rsidRPr="00883F17">
        <w:rPr>
          <w:rStyle w:val="Hyperlink"/>
          <w:rFonts w:asciiTheme="minorHAnsi" w:hAnsiTheme="minorHAnsi"/>
          <w:color w:val="000000"/>
          <w:rPrChange w:id="4102"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103" w:author="Microsoft Office User" w:date="2023-07-10T07:16:00Z">
            <w:rPr>
              <w:rFonts w:ascii="Cambria" w:hAnsi="Cambria"/>
              <w:color w:val="000000"/>
            </w:rPr>
          </w:rPrChange>
        </w:rPr>
        <w:t>.</w:t>
      </w:r>
    </w:p>
    <w:p w14:paraId="22A5EE27" w14:textId="77777777" w:rsidR="00E56FE4" w:rsidRPr="00883F17" w:rsidRDefault="00E56FE4" w:rsidP="00E56FE4">
      <w:pPr>
        <w:pStyle w:val="NormalWeb"/>
        <w:spacing w:before="0" w:beforeAutospacing="0" w:after="200" w:afterAutospacing="0"/>
        <w:ind w:right="-261"/>
        <w:rPr>
          <w:rFonts w:asciiTheme="minorHAnsi" w:hAnsiTheme="minorHAnsi"/>
          <w:rPrChange w:id="4104" w:author="Microsoft Office User" w:date="2023-07-10T07:16:00Z">
            <w:rPr/>
          </w:rPrChange>
        </w:rPr>
      </w:pPr>
      <w:r w:rsidRPr="00883F17">
        <w:rPr>
          <w:rFonts w:asciiTheme="minorHAnsi" w:hAnsiTheme="minorHAnsi"/>
          <w:color w:val="000000"/>
          <w:rPrChange w:id="4105" w:author="Microsoft Office User" w:date="2023-07-10T07:16:00Z">
            <w:rPr>
              <w:rFonts w:ascii="Cambria" w:hAnsi="Cambria"/>
              <w:color w:val="000000"/>
            </w:rPr>
          </w:rPrChange>
        </w:rPr>
        <w:t xml:space="preserve">Anderegg, W. R. L., Kane, J. M., and Anderegg, L. D. L. (2013). Consequences of widespread tree mortality triggered by drought and temperature stress. </w:t>
      </w:r>
      <w:r w:rsidRPr="00883F17">
        <w:rPr>
          <w:rFonts w:asciiTheme="minorHAnsi" w:hAnsiTheme="minorHAnsi"/>
          <w:i/>
          <w:iCs/>
          <w:color w:val="000000"/>
          <w:rPrChange w:id="4106" w:author="Microsoft Office User" w:date="2023-07-10T07:16:00Z">
            <w:rPr>
              <w:rFonts w:ascii="Cambria" w:hAnsi="Cambria"/>
              <w:i/>
              <w:iCs/>
              <w:color w:val="000000"/>
            </w:rPr>
          </w:rPrChange>
        </w:rPr>
        <w:t>Nature Climate Change</w:t>
      </w:r>
      <w:r w:rsidRPr="00883F17">
        <w:rPr>
          <w:rFonts w:asciiTheme="minorHAnsi" w:hAnsiTheme="minorHAnsi"/>
          <w:color w:val="000000"/>
          <w:rPrChange w:id="4107" w:author="Microsoft Office User" w:date="2023-07-10T07:16:00Z">
            <w:rPr>
              <w:rFonts w:ascii="Cambria" w:hAnsi="Cambria"/>
              <w:color w:val="000000"/>
            </w:rPr>
          </w:rPrChange>
        </w:rPr>
        <w:t xml:space="preserve"> 3, 30–36. doi:</w:t>
      </w:r>
      <w:r w:rsidR="00000000" w:rsidRPr="00883F17">
        <w:rPr>
          <w:rFonts w:asciiTheme="minorHAnsi" w:hAnsiTheme="minorHAnsi"/>
          <w:rPrChange w:id="4108" w:author="Microsoft Office User" w:date="2023-07-10T07:16:00Z">
            <w:rPr/>
          </w:rPrChange>
        </w:rPr>
        <w:fldChar w:fldCharType="begin"/>
      </w:r>
      <w:r w:rsidR="00000000" w:rsidRPr="00883F17">
        <w:rPr>
          <w:rFonts w:asciiTheme="minorHAnsi" w:hAnsiTheme="minorHAnsi"/>
          <w:rPrChange w:id="4109" w:author="Microsoft Office User" w:date="2023-07-10T07:16:00Z">
            <w:rPr/>
          </w:rPrChange>
        </w:rPr>
        <w:instrText>HYPERLINK "https://doi.org/10.1038/nclimate1635"</w:instrText>
      </w:r>
      <w:r w:rsidR="00000000" w:rsidRPr="00883F17">
        <w:rPr>
          <w:rFonts w:asciiTheme="minorHAnsi" w:hAnsiTheme="minorHAnsi"/>
          <w:rPrChange w:id="4110" w:author="Microsoft Office User" w:date="2023-07-10T07:16:00Z">
            <w:rPr/>
          </w:rPrChange>
        </w:rPr>
      </w:r>
      <w:r w:rsidR="00000000" w:rsidRPr="00883F17">
        <w:rPr>
          <w:rFonts w:asciiTheme="minorHAnsi" w:hAnsiTheme="minorHAnsi"/>
          <w:rPrChange w:id="4111" w:author="Microsoft Office User" w:date="2023-07-10T07:16:00Z">
            <w:rPr/>
          </w:rPrChange>
        </w:rPr>
        <w:fldChar w:fldCharType="separate"/>
      </w:r>
      <w:r w:rsidRPr="00883F17">
        <w:rPr>
          <w:rStyle w:val="Hyperlink"/>
          <w:rFonts w:asciiTheme="minorHAnsi" w:hAnsiTheme="minorHAnsi"/>
          <w:color w:val="000000"/>
          <w:rPrChange w:id="4112" w:author="Microsoft Office User" w:date="2023-07-10T07:16:00Z">
            <w:rPr>
              <w:rStyle w:val="Hyperlink"/>
              <w:rFonts w:ascii="Cambria" w:hAnsi="Cambria"/>
              <w:color w:val="000000"/>
            </w:rPr>
          </w:rPrChange>
        </w:rPr>
        <w:t>10.1038/nclimate1635</w:t>
      </w:r>
      <w:r w:rsidR="00000000" w:rsidRPr="00883F17">
        <w:rPr>
          <w:rStyle w:val="Hyperlink"/>
          <w:rFonts w:asciiTheme="minorHAnsi" w:hAnsiTheme="minorHAnsi"/>
          <w:color w:val="000000"/>
          <w:rPrChange w:id="4113"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114" w:author="Microsoft Office User" w:date="2023-07-10T07:16:00Z">
            <w:rPr>
              <w:rFonts w:ascii="Cambria" w:hAnsi="Cambria"/>
              <w:color w:val="000000"/>
            </w:rPr>
          </w:rPrChange>
        </w:rPr>
        <w:t>.</w:t>
      </w:r>
    </w:p>
    <w:p w14:paraId="52AE217D" w14:textId="77777777" w:rsidR="00E56FE4" w:rsidRPr="00883F17" w:rsidRDefault="00E56FE4" w:rsidP="00E56FE4">
      <w:pPr>
        <w:pStyle w:val="NormalWeb"/>
        <w:spacing w:before="0" w:beforeAutospacing="0" w:after="200" w:afterAutospacing="0"/>
        <w:ind w:right="-261"/>
        <w:rPr>
          <w:rFonts w:asciiTheme="minorHAnsi" w:hAnsiTheme="minorHAnsi"/>
          <w:rPrChange w:id="4115" w:author="Microsoft Office User" w:date="2023-07-10T07:16:00Z">
            <w:rPr/>
          </w:rPrChange>
        </w:rPr>
      </w:pPr>
      <w:r w:rsidRPr="00883F17">
        <w:rPr>
          <w:rFonts w:asciiTheme="minorHAnsi" w:hAnsiTheme="minorHAnsi"/>
          <w:color w:val="000000"/>
          <w:rPrChange w:id="4116" w:author="Microsoft Office User" w:date="2023-07-10T07:16:00Z">
            <w:rPr>
              <w:rFonts w:ascii="Cambria" w:hAnsi="Cambria"/>
              <w:color w:val="000000"/>
            </w:rPr>
          </w:rPrChange>
        </w:rPr>
        <w:t xml:space="preserve">Arellano, G., Medina, N. G., Tan, S., Mohamad, M., and Davies, S. J. (2019). Crown damage and the mortality of tropical trees. </w:t>
      </w:r>
      <w:r w:rsidRPr="00883F17">
        <w:rPr>
          <w:rFonts w:asciiTheme="minorHAnsi" w:hAnsiTheme="minorHAnsi"/>
          <w:i/>
          <w:iCs/>
          <w:color w:val="000000"/>
          <w:rPrChange w:id="4117" w:author="Microsoft Office User" w:date="2023-07-10T07:16:00Z">
            <w:rPr>
              <w:rFonts w:ascii="Cambria" w:hAnsi="Cambria"/>
              <w:i/>
              <w:iCs/>
              <w:color w:val="000000"/>
            </w:rPr>
          </w:rPrChange>
        </w:rPr>
        <w:t>New Phytologist</w:t>
      </w:r>
      <w:r w:rsidRPr="00883F17">
        <w:rPr>
          <w:rFonts w:asciiTheme="minorHAnsi" w:hAnsiTheme="minorHAnsi"/>
          <w:color w:val="000000"/>
          <w:rPrChange w:id="4118" w:author="Microsoft Office User" w:date="2023-07-10T07:16:00Z">
            <w:rPr>
              <w:rFonts w:ascii="Cambria" w:hAnsi="Cambria"/>
              <w:color w:val="000000"/>
            </w:rPr>
          </w:rPrChange>
        </w:rPr>
        <w:t xml:space="preserve"> 221, 169–179. doi:</w:t>
      </w:r>
      <w:r w:rsidR="00000000" w:rsidRPr="00883F17">
        <w:rPr>
          <w:rFonts w:asciiTheme="minorHAnsi" w:hAnsiTheme="minorHAnsi"/>
          <w:rPrChange w:id="4119" w:author="Microsoft Office User" w:date="2023-07-10T07:16:00Z">
            <w:rPr/>
          </w:rPrChange>
        </w:rPr>
        <w:fldChar w:fldCharType="begin"/>
      </w:r>
      <w:r w:rsidR="00000000" w:rsidRPr="00883F17">
        <w:rPr>
          <w:rFonts w:asciiTheme="minorHAnsi" w:hAnsiTheme="minorHAnsi"/>
          <w:rPrChange w:id="4120" w:author="Microsoft Office User" w:date="2023-07-10T07:16:00Z">
            <w:rPr/>
          </w:rPrChange>
        </w:rPr>
        <w:instrText>HYPERLINK "https://doi.org/https:/doi.org/10.1111/nph.15381"</w:instrText>
      </w:r>
      <w:r w:rsidR="00000000" w:rsidRPr="00883F17">
        <w:rPr>
          <w:rFonts w:asciiTheme="minorHAnsi" w:hAnsiTheme="minorHAnsi"/>
          <w:rPrChange w:id="4121" w:author="Microsoft Office User" w:date="2023-07-10T07:16:00Z">
            <w:rPr/>
          </w:rPrChange>
        </w:rPr>
      </w:r>
      <w:r w:rsidR="00000000" w:rsidRPr="00883F17">
        <w:rPr>
          <w:rFonts w:asciiTheme="minorHAnsi" w:hAnsiTheme="minorHAnsi"/>
          <w:rPrChange w:id="4122" w:author="Microsoft Office User" w:date="2023-07-10T07:16:00Z">
            <w:rPr/>
          </w:rPrChange>
        </w:rPr>
        <w:fldChar w:fldCharType="separate"/>
      </w:r>
      <w:r w:rsidRPr="00883F17">
        <w:rPr>
          <w:rStyle w:val="Hyperlink"/>
          <w:rFonts w:asciiTheme="minorHAnsi" w:hAnsiTheme="minorHAnsi"/>
          <w:color w:val="000000"/>
          <w:rPrChange w:id="4123" w:author="Microsoft Office User" w:date="2023-07-10T07:16:00Z">
            <w:rPr>
              <w:rStyle w:val="Hyperlink"/>
              <w:rFonts w:ascii="Cambria" w:hAnsi="Cambria"/>
              <w:color w:val="000000"/>
            </w:rPr>
          </w:rPrChange>
        </w:rPr>
        <w:t>https://doi.org/10.1111/nph.15381</w:t>
      </w:r>
      <w:r w:rsidR="00000000" w:rsidRPr="00883F17">
        <w:rPr>
          <w:rStyle w:val="Hyperlink"/>
          <w:rFonts w:asciiTheme="minorHAnsi" w:hAnsiTheme="minorHAnsi"/>
          <w:color w:val="000000"/>
          <w:rPrChange w:id="412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125" w:author="Microsoft Office User" w:date="2023-07-10T07:16:00Z">
            <w:rPr>
              <w:rFonts w:ascii="Cambria" w:hAnsi="Cambria"/>
              <w:color w:val="000000"/>
            </w:rPr>
          </w:rPrChange>
        </w:rPr>
        <w:t>.</w:t>
      </w:r>
    </w:p>
    <w:p w14:paraId="7D4791A5" w14:textId="77777777" w:rsidR="00E56FE4" w:rsidRPr="00883F17" w:rsidRDefault="00E56FE4" w:rsidP="00E56FE4">
      <w:pPr>
        <w:pStyle w:val="NormalWeb"/>
        <w:spacing w:before="0" w:beforeAutospacing="0" w:after="200" w:afterAutospacing="0"/>
        <w:ind w:right="-261"/>
        <w:rPr>
          <w:rFonts w:asciiTheme="minorHAnsi" w:hAnsiTheme="minorHAnsi"/>
          <w:rPrChange w:id="4126" w:author="Microsoft Office User" w:date="2023-07-10T07:16:00Z">
            <w:rPr/>
          </w:rPrChange>
        </w:rPr>
      </w:pPr>
      <w:r w:rsidRPr="00883F17">
        <w:rPr>
          <w:rFonts w:asciiTheme="minorHAnsi" w:hAnsiTheme="minorHAnsi"/>
          <w:color w:val="000000"/>
          <w:rPrChange w:id="4127" w:author="Microsoft Office User" w:date="2023-07-10T07:16:00Z">
            <w:rPr>
              <w:rFonts w:ascii="Cambria" w:hAnsi="Cambria"/>
              <w:color w:val="000000"/>
            </w:rPr>
          </w:rPrChange>
        </w:rPr>
        <w:t xml:space="preserve">Arx, G. von, Arzac, A., Fonti, P., Frank, D., Zweifel, R., Rigling, A., et al. (2017). Responses of sapwood ray parenchyma and non-structural carbohydrates of pinus sylvestris to drought and long-term irrigation. </w:t>
      </w:r>
      <w:r w:rsidRPr="00883F17">
        <w:rPr>
          <w:rFonts w:asciiTheme="minorHAnsi" w:hAnsiTheme="minorHAnsi"/>
          <w:i/>
          <w:iCs/>
          <w:color w:val="000000"/>
          <w:rPrChange w:id="4128" w:author="Microsoft Office User" w:date="2023-07-10T07:16:00Z">
            <w:rPr>
              <w:rFonts w:ascii="Cambria" w:hAnsi="Cambria"/>
              <w:i/>
              <w:iCs/>
              <w:color w:val="000000"/>
            </w:rPr>
          </w:rPrChange>
        </w:rPr>
        <w:t>Functional Ecology</w:t>
      </w:r>
      <w:r w:rsidRPr="00883F17">
        <w:rPr>
          <w:rFonts w:asciiTheme="minorHAnsi" w:hAnsiTheme="minorHAnsi"/>
          <w:color w:val="000000"/>
          <w:rPrChange w:id="4129" w:author="Microsoft Office User" w:date="2023-07-10T07:16:00Z">
            <w:rPr>
              <w:rFonts w:ascii="Cambria" w:hAnsi="Cambria"/>
              <w:color w:val="000000"/>
            </w:rPr>
          </w:rPrChange>
        </w:rPr>
        <w:t xml:space="preserve"> 31, 1371–1382. doi:</w:t>
      </w:r>
      <w:r w:rsidR="00000000" w:rsidRPr="00883F17">
        <w:rPr>
          <w:rFonts w:asciiTheme="minorHAnsi" w:hAnsiTheme="minorHAnsi"/>
          <w:rPrChange w:id="4130" w:author="Microsoft Office User" w:date="2023-07-10T07:16:00Z">
            <w:rPr/>
          </w:rPrChange>
        </w:rPr>
        <w:fldChar w:fldCharType="begin"/>
      </w:r>
      <w:r w:rsidR="00000000" w:rsidRPr="00883F17">
        <w:rPr>
          <w:rFonts w:asciiTheme="minorHAnsi" w:hAnsiTheme="minorHAnsi"/>
          <w:rPrChange w:id="4131" w:author="Microsoft Office User" w:date="2023-07-10T07:16:00Z">
            <w:rPr/>
          </w:rPrChange>
        </w:rPr>
        <w:instrText>HYPERLINK "https://doi.org/10.1111/1365-2435.12860"</w:instrText>
      </w:r>
      <w:r w:rsidR="00000000" w:rsidRPr="00883F17">
        <w:rPr>
          <w:rFonts w:asciiTheme="minorHAnsi" w:hAnsiTheme="minorHAnsi"/>
          <w:rPrChange w:id="4132" w:author="Microsoft Office User" w:date="2023-07-10T07:16:00Z">
            <w:rPr/>
          </w:rPrChange>
        </w:rPr>
      </w:r>
      <w:r w:rsidR="00000000" w:rsidRPr="00883F17">
        <w:rPr>
          <w:rFonts w:asciiTheme="minorHAnsi" w:hAnsiTheme="minorHAnsi"/>
          <w:rPrChange w:id="4133" w:author="Microsoft Office User" w:date="2023-07-10T07:16:00Z">
            <w:rPr/>
          </w:rPrChange>
        </w:rPr>
        <w:fldChar w:fldCharType="separate"/>
      </w:r>
      <w:r w:rsidRPr="00883F17">
        <w:rPr>
          <w:rStyle w:val="Hyperlink"/>
          <w:rFonts w:asciiTheme="minorHAnsi" w:hAnsiTheme="minorHAnsi"/>
          <w:color w:val="000000"/>
          <w:rPrChange w:id="4134" w:author="Microsoft Office User" w:date="2023-07-10T07:16:00Z">
            <w:rPr>
              <w:rStyle w:val="Hyperlink"/>
              <w:rFonts w:ascii="Cambria" w:hAnsi="Cambria"/>
              <w:color w:val="000000"/>
            </w:rPr>
          </w:rPrChange>
        </w:rPr>
        <w:t>10.1111/1365-2435.12860</w:t>
      </w:r>
      <w:r w:rsidR="00000000" w:rsidRPr="00883F17">
        <w:rPr>
          <w:rStyle w:val="Hyperlink"/>
          <w:rFonts w:asciiTheme="minorHAnsi" w:hAnsiTheme="minorHAnsi"/>
          <w:color w:val="000000"/>
          <w:rPrChange w:id="413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136" w:author="Microsoft Office User" w:date="2023-07-10T07:16:00Z">
            <w:rPr>
              <w:rFonts w:ascii="Cambria" w:hAnsi="Cambria"/>
              <w:color w:val="000000"/>
            </w:rPr>
          </w:rPrChange>
        </w:rPr>
        <w:t>.</w:t>
      </w:r>
    </w:p>
    <w:p w14:paraId="3DAB73F5" w14:textId="77777777" w:rsidR="00E56FE4" w:rsidRPr="00883F17" w:rsidRDefault="00E56FE4" w:rsidP="00E56FE4">
      <w:pPr>
        <w:pStyle w:val="NormalWeb"/>
        <w:spacing w:before="0" w:beforeAutospacing="0" w:after="200" w:afterAutospacing="0"/>
        <w:ind w:right="-261"/>
        <w:rPr>
          <w:rFonts w:asciiTheme="minorHAnsi" w:hAnsiTheme="minorHAnsi"/>
          <w:rPrChange w:id="4137" w:author="Microsoft Office User" w:date="2023-07-10T07:16:00Z">
            <w:rPr/>
          </w:rPrChange>
        </w:rPr>
      </w:pPr>
      <w:r w:rsidRPr="00883F17">
        <w:rPr>
          <w:rFonts w:asciiTheme="minorHAnsi" w:hAnsiTheme="minorHAnsi"/>
          <w:color w:val="000000"/>
          <w:rPrChange w:id="4138" w:author="Microsoft Office User" w:date="2023-07-10T07:16:00Z">
            <w:rPr>
              <w:rFonts w:ascii="Cambria" w:hAnsi="Cambria"/>
              <w:color w:val="000000"/>
            </w:rPr>
          </w:rPrChange>
        </w:rPr>
        <w:t>Asao, S., Bedoya-Arrieta, R., and Ryan, M. G. (2015). Variation in foliar respiration and wood CO</w:t>
      </w:r>
      <w:r w:rsidRPr="00883F17">
        <w:rPr>
          <w:rFonts w:asciiTheme="minorHAnsi" w:hAnsiTheme="minorHAnsi"/>
          <w:color w:val="000000"/>
          <w:vertAlign w:val="subscript"/>
          <w:rPrChange w:id="4139" w:author="Microsoft Office User" w:date="2023-07-10T07:16:00Z">
            <w:rPr>
              <w:rFonts w:ascii="Cambria" w:hAnsi="Cambria"/>
              <w:color w:val="000000"/>
              <w:sz w:val="14"/>
              <w:szCs w:val="14"/>
              <w:vertAlign w:val="subscript"/>
            </w:rPr>
          </w:rPrChange>
        </w:rPr>
        <w:t>2</w:t>
      </w:r>
      <w:r w:rsidRPr="00883F17">
        <w:rPr>
          <w:rFonts w:asciiTheme="minorHAnsi" w:hAnsiTheme="minorHAnsi"/>
          <w:color w:val="000000"/>
          <w:rPrChange w:id="4140" w:author="Microsoft Office User" w:date="2023-07-10T07:16:00Z">
            <w:rPr>
              <w:rFonts w:ascii="Cambria" w:hAnsi="Cambria"/>
              <w:color w:val="000000"/>
            </w:rPr>
          </w:rPrChange>
        </w:rPr>
        <w:t xml:space="preserve"> efflux rates among species and canopy layers in a wet tropical forest. </w:t>
      </w:r>
      <w:r w:rsidRPr="00883F17">
        <w:rPr>
          <w:rFonts w:asciiTheme="minorHAnsi" w:hAnsiTheme="minorHAnsi"/>
          <w:i/>
          <w:iCs/>
          <w:color w:val="000000"/>
          <w:rPrChange w:id="4141" w:author="Microsoft Office User" w:date="2023-07-10T07:16:00Z">
            <w:rPr>
              <w:rFonts w:ascii="Cambria" w:hAnsi="Cambria"/>
              <w:i/>
              <w:iCs/>
              <w:color w:val="000000"/>
            </w:rPr>
          </w:rPrChange>
        </w:rPr>
        <w:t>Tree Physiology</w:t>
      </w:r>
      <w:r w:rsidRPr="00883F17">
        <w:rPr>
          <w:rFonts w:asciiTheme="minorHAnsi" w:hAnsiTheme="minorHAnsi"/>
          <w:color w:val="000000"/>
          <w:rPrChange w:id="4142" w:author="Microsoft Office User" w:date="2023-07-10T07:16:00Z">
            <w:rPr>
              <w:rFonts w:ascii="Cambria" w:hAnsi="Cambria"/>
              <w:color w:val="000000"/>
            </w:rPr>
          </w:rPrChange>
        </w:rPr>
        <w:t xml:space="preserve"> 35, 148–159. doi:</w:t>
      </w:r>
      <w:r w:rsidR="00000000" w:rsidRPr="00883F17">
        <w:rPr>
          <w:rFonts w:asciiTheme="minorHAnsi" w:hAnsiTheme="minorHAnsi"/>
          <w:rPrChange w:id="4143" w:author="Microsoft Office User" w:date="2023-07-10T07:16:00Z">
            <w:rPr/>
          </w:rPrChange>
        </w:rPr>
        <w:fldChar w:fldCharType="begin"/>
      </w:r>
      <w:r w:rsidR="00000000" w:rsidRPr="00883F17">
        <w:rPr>
          <w:rFonts w:asciiTheme="minorHAnsi" w:hAnsiTheme="minorHAnsi"/>
          <w:rPrChange w:id="4144" w:author="Microsoft Office User" w:date="2023-07-10T07:16:00Z">
            <w:rPr/>
          </w:rPrChange>
        </w:rPr>
        <w:instrText>HYPERLINK "https://doi.org/10.1093/treephys/tpu107"</w:instrText>
      </w:r>
      <w:r w:rsidR="00000000" w:rsidRPr="00883F17">
        <w:rPr>
          <w:rFonts w:asciiTheme="minorHAnsi" w:hAnsiTheme="minorHAnsi"/>
          <w:rPrChange w:id="4145" w:author="Microsoft Office User" w:date="2023-07-10T07:16:00Z">
            <w:rPr/>
          </w:rPrChange>
        </w:rPr>
      </w:r>
      <w:r w:rsidR="00000000" w:rsidRPr="00883F17">
        <w:rPr>
          <w:rFonts w:asciiTheme="minorHAnsi" w:hAnsiTheme="minorHAnsi"/>
          <w:rPrChange w:id="4146" w:author="Microsoft Office User" w:date="2023-07-10T07:16:00Z">
            <w:rPr/>
          </w:rPrChange>
        </w:rPr>
        <w:fldChar w:fldCharType="separate"/>
      </w:r>
      <w:r w:rsidRPr="00883F17">
        <w:rPr>
          <w:rStyle w:val="Hyperlink"/>
          <w:rFonts w:asciiTheme="minorHAnsi" w:hAnsiTheme="minorHAnsi"/>
          <w:color w:val="000000"/>
          <w:rPrChange w:id="4147" w:author="Microsoft Office User" w:date="2023-07-10T07:16:00Z">
            <w:rPr>
              <w:rStyle w:val="Hyperlink"/>
              <w:rFonts w:ascii="Cambria" w:hAnsi="Cambria"/>
              <w:color w:val="000000"/>
            </w:rPr>
          </w:rPrChange>
        </w:rPr>
        <w:t>10.1093/treephys/tpu107</w:t>
      </w:r>
      <w:r w:rsidR="00000000" w:rsidRPr="00883F17">
        <w:rPr>
          <w:rStyle w:val="Hyperlink"/>
          <w:rFonts w:asciiTheme="minorHAnsi" w:hAnsiTheme="minorHAnsi"/>
          <w:color w:val="000000"/>
          <w:rPrChange w:id="4148"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149" w:author="Microsoft Office User" w:date="2023-07-10T07:16:00Z">
            <w:rPr>
              <w:rFonts w:ascii="Cambria" w:hAnsi="Cambria"/>
              <w:color w:val="000000"/>
            </w:rPr>
          </w:rPrChange>
        </w:rPr>
        <w:t>.</w:t>
      </w:r>
    </w:p>
    <w:p w14:paraId="758C5225" w14:textId="77777777" w:rsidR="00E56FE4" w:rsidRPr="00883F17" w:rsidRDefault="00E56FE4" w:rsidP="00E56FE4">
      <w:pPr>
        <w:pStyle w:val="NormalWeb"/>
        <w:spacing w:before="0" w:beforeAutospacing="0" w:after="200" w:afterAutospacing="0"/>
        <w:ind w:right="-261"/>
        <w:rPr>
          <w:rFonts w:asciiTheme="minorHAnsi" w:hAnsiTheme="minorHAnsi"/>
          <w:rPrChange w:id="4150" w:author="Microsoft Office User" w:date="2023-07-10T07:16:00Z">
            <w:rPr/>
          </w:rPrChange>
        </w:rPr>
      </w:pPr>
      <w:r w:rsidRPr="00883F17">
        <w:rPr>
          <w:rFonts w:asciiTheme="minorHAnsi" w:hAnsiTheme="minorHAnsi"/>
          <w:color w:val="000000"/>
          <w:rPrChange w:id="4151" w:author="Microsoft Office User" w:date="2023-07-10T07:16:00Z">
            <w:rPr>
              <w:rFonts w:ascii="Cambria" w:hAnsi="Cambria"/>
              <w:color w:val="000000"/>
            </w:rPr>
          </w:rPrChange>
        </w:rPr>
        <w:lastRenderedPageBreak/>
        <w:t xml:space="preserve">Barbaroux, C., and Bréda, N. (2002). Contrasting distribution and seasonal dynamics of carbohydrate reserves in stem wood of adult ring-porous sessile oak and diffuse-porous beech trees. </w:t>
      </w:r>
      <w:r w:rsidRPr="00883F17">
        <w:rPr>
          <w:rFonts w:asciiTheme="minorHAnsi" w:hAnsiTheme="minorHAnsi"/>
          <w:i/>
          <w:iCs/>
          <w:color w:val="000000"/>
          <w:rPrChange w:id="4152" w:author="Microsoft Office User" w:date="2023-07-10T07:16:00Z">
            <w:rPr>
              <w:rFonts w:ascii="Cambria" w:hAnsi="Cambria"/>
              <w:i/>
              <w:iCs/>
              <w:color w:val="000000"/>
            </w:rPr>
          </w:rPrChange>
        </w:rPr>
        <w:t>Tree Physiology</w:t>
      </w:r>
      <w:r w:rsidRPr="00883F17">
        <w:rPr>
          <w:rFonts w:asciiTheme="minorHAnsi" w:hAnsiTheme="minorHAnsi"/>
          <w:color w:val="000000"/>
          <w:rPrChange w:id="4153" w:author="Microsoft Office User" w:date="2023-07-10T07:16:00Z">
            <w:rPr>
              <w:rFonts w:ascii="Cambria" w:hAnsi="Cambria"/>
              <w:color w:val="000000"/>
            </w:rPr>
          </w:rPrChange>
        </w:rPr>
        <w:t xml:space="preserve"> 22, 1201–1210. doi:</w:t>
      </w:r>
      <w:r w:rsidR="00000000" w:rsidRPr="00883F17">
        <w:rPr>
          <w:rFonts w:asciiTheme="minorHAnsi" w:hAnsiTheme="minorHAnsi"/>
          <w:rPrChange w:id="4154" w:author="Microsoft Office User" w:date="2023-07-10T07:16:00Z">
            <w:rPr/>
          </w:rPrChange>
        </w:rPr>
        <w:fldChar w:fldCharType="begin"/>
      </w:r>
      <w:r w:rsidR="00000000" w:rsidRPr="00883F17">
        <w:rPr>
          <w:rFonts w:asciiTheme="minorHAnsi" w:hAnsiTheme="minorHAnsi"/>
          <w:rPrChange w:id="4155" w:author="Microsoft Office User" w:date="2023-07-10T07:16:00Z">
            <w:rPr/>
          </w:rPrChange>
        </w:rPr>
        <w:instrText>HYPERLINK "https://doi.org/10.1093/treephys/22.17.1201"</w:instrText>
      </w:r>
      <w:r w:rsidR="00000000" w:rsidRPr="00883F17">
        <w:rPr>
          <w:rFonts w:asciiTheme="minorHAnsi" w:hAnsiTheme="minorHAnsi"/>
          <w:rPrChange w:id="4156" w:author="Microsoft Office User" w:date="2023-07-10T07:16:00Z">
            <w:rPr/>
          </w:rPrChange>
        </w:rPr>
      </w:r>
      <w:r w:rsidR="00000000" w:rsidRPr="00883F17">
        <w:rPr>
          <w:rFonts w:asciiTheme="minorHAnsi" w:hAnsiTheme="minorHAnsi"/>
          <w:rPrChange w:id="4157" w:author="Microsoft Office User" w:date="2023-07-10T07:16:00Z">
            <w:rPr/>
          </w:rPrChange>
        </w:rPr>
        <w:fldChar w:fldCharType="separate"/>
      </w:r>
      <w:r w:rsidRPr="00883F17">
        <w:rPr>
          <w:rStyle w:val="Hyperlink"/>
          <w:rFonts w:asciiTheme="minorHAnsi" w:hAnsiTheme="minorHAnsi"/>
          <w:color w:val="000000"/>
          <w:rPrChange w:id="4158" w:author="Microsoft Office User" w:date="2023-07-10T07:16:00Z">
            <w:rPr>
              <w:rStyle w:val="Hyperlink"/>
              <w:rFonts w:ascii="Cambria" w:hAnsi="Cambria"/>
              <w:color w:val="000000"/>
            </w:rPr>
          </w:rPrChange>
        </w:rPr>
        <w:t>10.1093/treephys/22.17.1201</w:t>
      </w:r>
      <w:r w:rsidR="00000000" w:rsidRPr="00883F17">
        <w:rPr>
          <w:rStyle w:val="Hyperlink"/>
          <w:rFonts w:asciiTheme="minorHAnsi" w:hAnsiTheme="minorHAnsi"/>
          <w:color w:val="000000"/>
          <w:rPrChange w:id="4159"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160" w:author="Microsoft Office User" w:date="2023-07-10T07:16:00Z">
            <w:rPr>
              <w:rFonts w:ascii="Cambria" w:hAnsi="Cambria"/>
              <w:color w:val="000000"/>
            </w:rPr>
          </w:rPrChange>
        </w:rPr>
        <w:t>.</w:t>
      </w:r>
    </w:p>
    <w:p w14:paraId="233854F9" w14:textId="77777777" w:rsidR="00E56FE4" w:rsidRPr="00883F17" w:rsidRDefault="00E56FE4" w:rsidP="00E56FE4">
      <w:pPr>
        <w:pStyle w:val="NormalWeb"/>
        <w:spacing w:before="0" w:beforeAutospacing="0" w:after="200" w:afterAutospacing="0"/>
        <w:ind w:right="-261"/>
        <w:rPr>
          <w:rFonts w:asciiTheme="minorHAnsi" w:hAnsiTheme="minorHAnsi"/>
          <w:rPrChange w:id="4161" w:author="Microsoft Office User" w:date="2023-07-10T07:16:00Z">
            <w:rPr/>
          </w:rPrChange>
        </w:rPr>
      </w:pPr>
      <w:r w:rsidRPr="00883F17">
        <w:rPr>
          <w:rFonts w:asciiTheme="minorHAnsi" w:hAnsiTheme="minorHAnsi"/>
          <w:color w:val="000000"/>
          <w:rPrChange w:id="4162" w:author="Microsoft Office User" w:date="2023-07-10T07:16:00Z">
            <w:rPr>
              <w:rFonts w:ascii="Cambria" w:hAnsi="Cambria"/>
              <w:color w:val="000000"/>
            </w:rPr>
          </w:rPrChange>
        </w:rPr>
        <w:t xml:space="preserve">Blumstein, M., Sala, A., Weston, D. J., Holbrook, N. M., and Hopkins, R. (2022). Plant carbohydrate storage: Intra- and inter-specific trade-offs reveal a major life history trait. </w:t>
      </w:r>
      <w:r w:rsidRPr="00883F17">
        <w:rPr>
          <w:rFonts w:asciiTheme="minorHAnsi" w:hAnsiTheme="minorHAnsi"/>
          <w:i/>
          <w:iCs/>
          <w:color w:val="000000"/>
          <w:rPrChange w:id="4163" w:author="Microsoft Office User" w:date="2023-07-10T07:16:00Z">
            <w:rPr>
              <w:rFonts w:ascii="Cambria" w:hAnsi="Cambria"/>
              <w:i/>
              <w:iCs/>
              <w:color w:val="000000"/>
            </w:rPr>
          </w:rPrChange>
        </w:rPr>
        <w:t>New Phytologist</w:t>
      </w:r>
      <w:r w:rsidRPr="00883F17">
        <w:rPr>
          <w:rFonts w:asciiTheme="minorHAnsi" w:hAnsiTheme="minorHAnsi"/>
          <w:color w:val="000000"/>
          <w:rPrChange w:id="4164" w:author="Microsoft Office User" w:date="2023-07-10T07:16:00Z">
            <w:rPr>
              <w:rFonts w:ascii="Cambria" w:hAnsi="Cambria"/>
              <w:color w:val="000000"/>
            </w:rPr>
          </w:rPrChange>
        </w:rPr>
        <w:t xml:space="preserve"> 235, 2211–2222. doi:</w:t>
      </w:r>
      <w:r w:rsidR="00000000" w:rsidRPr="00883F17">
        <w:rPr>
          <w:rFonts w:asciiTheme="minorHAnsi" w:hAnsiTheme="minorHAnsi"/>
          <w:rPrChange w:id="4165" w:author="Microsoft Office User" w:date="2023-07-10T07:16:00Z">
            <w:rPr/>
          </w:rPrChange>
        </w:rPr>
        <w:fldChar w:fldCharType="begin"/>
      </w:r>
      <w:r w:rsidR="00000000" w:rsidRPr="00883F17">
        <w:rPr>
          <w:rFonts w:asciiTheme="minorHAnsi" w:hAnsiTheme="minorHAnsi"/>
          <w:rPrChange w:id="4166" w:author="Microsoft Office User" w:date="2023-07-10T07:16:00Z">
            <w:rPr/>
          </w:rPrChange>
        </w:rPr>
        <w:instrText>HYPERLINK "https://doi.org/https:/doi.org/10.1111/nph.18213"</w:instrText>
      </w:r>
      <w:r w:rsidR="00000000" w:rsidRPr="00883F17">
        <w:rPr>
          <w:rFonts w:asciiTheme="minorHAnsi" w:hAnsiTheme="minorHAnsi"/>
          <w:rPrChange w:id="4167" w:author="Microsoft Office User" w:date="2023-07-10T07:16:00Z">
            <w:rPr/>
          </w:rPrChange>
        </w:rPr>
      </w:r>
      <w:r w:rsidR="00000000" w:rsidRPr="00883F17">
        <w:rPr>
          <w:rFonts w:asciiTheme="minorHAnsi" w:hAnsiTheme="minorHAnsi"/>
          <w:rPrChange w:id="4168" w:author="Microsoft Office User" w:date="2023-07-10T07:16:00Z">
            <w:rPr/>
          </w:rPrChange>
        </w:rPr>
        <w:fldChar w:fldCharType="separate"/>
      </w:r>
      <w:r w:rsidRPr="00883F17">
        <w:rPr>
          <w:rStyle w:val="Hyperlink"/>
          <w:rFonts w:asciiTheme="minorHAnsi" w:hAnsiTheme="minorHAnsi"/>
          <w:color w:val="000000"/>
          <w:rPrChange w:id="4169" w:author="Microsoft Office User" w:date="2023-07-10T07:16:00Z">
            <w:rPr>
              <w:rStyle w:val="Hyperlink"/>
              <w:rFonts w:ascii="Cambria" w:hAnsi="Cambria"/>
              <w:color w:val="000000"/>
            </w:rPr>
          </w:rPrChange>
        </w:rPr>
        <w:t>https://doi.org/10.1111/nph.18213</w:t>
      </w:r>
      <w:r w:rsidR="00000000" w:rsidRPr="00883F17">
        <w:rPr>
          <w:rStyle w:val="Hyperlink"/>
          <w:rFonts w:asciiTheme="minorHAnsi" w:hAnsiTheme="minorHAnsi"/>
          <w:color w:val="000000"/>
          <w:rPrChange w:id="4170"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171" w:author="Microsoft Office User" w:date="2023-07-10T07:16:00Z">
            <w:rPr>
              <w:rFonts w:ascii="Cambria" w:hAnsi="Cambria"/>
              <w:color w:val="000000"/>
            </w:rPr>
          </w:rPrChange>
        </w:rPr>
        <w:t>.</w:t>
      </w:r>
    </w:p>
    <w:p w14:paraId="43208DED" w14:textId="77777777" w:rsidR="00E56FE4" w:rsidRPr="00883F17" w:rsidRDefault="00E56FE4" w:rsidP="00E56FE4">
      <w:pPr>
        <w:pStyle w:val="NormalWeb"/>
        <w:spacing w:before="0" w:beforeAutospacing="0" w:after="200" w:afterAutospacing="0"/>
        <w:ind w:right="-261"/>
        <w:rPr>
          <w:rFonts w:asciiTheme="minorHAnsi" w:hAnsiTheme="minorHAnsi"/>
          <w:rPrChange w:id="4172" w:author="Microsoft Office User" w:date="2023-07-10T07:16:00Z">
            <w:rPr/>
          </w:rPrChange>
        </w:rPr>
      </w:pPr>
      <w:r w:rsidRPr="00883F17">
        <w:rPr>
          <w:rFonts w:asciiTheme="minorHAnsi" w:hAnsiTheme="minorHAnsi"/>
          <w:color w:val="000000"/>
          <w:rPrChange w:id="4173" w:author="Microsoft Office User" w:date="2023-07-10T07:16:00Z">
            <w:rPr>
              <w:rFonts w:ascii="Cambria" w:hAnsi="Cambria"/>
              <w:color w:val="000000"/>
            </w:rPr>
          </w:rPrChange>
        </w:rPr>
        <w:t xml:space="preserve">Carlquist, S. (2013). Fibre dimorphism: Cell type diversification as an evolutionary strategy in angiosperm woods. </w:t>
      </w:r>
      <w:r w:rsidRPr="00883F17">
        <w:rPr>
          <w:rFonts w:asciiTheme="minorHAnsi" w:hAnsiTheme="minorHAnsi"/>
          <w:i/>
          <w:iCs/>
          <w:color w:val="000000"/>
          <w:rPrChange w:id="4174" w:author="Microsoft Office User" w:date="2023-07-10T07:16:00Z">
            <w:rPr>
              <w:rFonts w:ascii="Cambria" w:hAnsi="Cambria"/>
              <w:i/>
              <w:iCs/>
              <w:color w:val="000000"/>
            </w:rPr>
          </w:rPrChange>
        </w:rPr>
        <w:t>Botanical Journal of the Linnean Society</w:t>
      </w:r>
      <w:r w:rsidRPr="00883F17">
        <w:rPr>
          <w:rFonts w:asciiTheme="minorHAnsi" w:hAnsiTheme="minorHAnsi"/>
          <w:color w:val="000000"/>
          <w:rPrChange w:id="4175" w:author="Microsoft Office User" w:date="2023-07-10T07:16:00Z">
            <w:rPr>
              <w:rFonts w:ascii="Cambria" w:hAnsi="Cambria"/>
              <w:color w:val="000000"/>
            </w:rPr>
          </w:rPrChange>
        </w:rPr>
        <w:t xml:space="preserve"> 174, 44–67. doi:</w:t>
      </w:r>
      <w:r w:rsidR="00000000" w:rsidRPr="00883F17">
        <w:rPr>
          <w:rFonts w:asciiTheme="minorHAnsi" w:hAnsiTheme="minorHAnsi"/>
          <w:rPrChange w:id="4176" w:author="Microsoft Office User" w:date="2023-07-10T07:16:00Z">
            <w:rPr/>
          </w:rPrChange>
        </w:rPr>
        <w:fldChar w:fldCharType="begin"/>
      </w:r>
      <w:r w:rsidR="00000000" w:rsidRPr="00883F17">
        <w:rPr>
          <w:rFonts w:asciiTheme="minorHAnsi" w:hAnsiTheme="minorHAnsi"/>
          <w:rPrChange w:id="4177" w:author="Microsoft Office User" w:date="2023-07-10T07:16:00Z">
            <w:rPr/>
          </w:rPrChange>
        </w:rPr>
        <w:instrText>HYPERLINK "https://doi.org/10.1111/boj.12107"</w:instrText>
      </w:r>
      <w:r w:rsidR="00000000" w:rsidRPr="00883F17">
        <w:rPr>
          <w:rFonts w:asciiTheme="minorHAnsi" w:hAnsiTheme="minorHAnsi"/>
          <w:rPrChange w:id="4178" w:author="Microsoft Office User" w:date="2023-07-10T07:16:00Z">
            <w:rPr/>
          </w:rPrChange>
        </w:rPr>
      </w:r>
      <w:r w:rsidR="00000000" w:rsidRPr="00883F17">
        <w:rPr>
          <w:rFonts w:asciiTheme="minorHAnsi" w:hAnsiTheme="minorHAnsi"/>
          <w:rPrChange w:id="4179" w:author="Microsoft Office User" w:date="2023-07-10T07:16:00Z">
            <w:rPr/>
          </w:rPrChange>
        </w:rPr>
        <w:fldChar w:fldCharType="separate"/>
      </w:r>
      <w:r w:rsidRPr="00883F17">
        <w:rPr>
          <w:rStyle w:val="Hyperlink"/>
          <w:rFonts w:asciiTheme="minorHAnsi" w:hAnsiTheme="minorHAnsi"/>
          <w:color w:val="000000"/>
          <w:rPrChange w:id="4180" w:author="Microsoft Office User" w:date="2023-07-10T07:16:00Z">
            <w:rPr>
              <w:rStyle w:val="Hyperlink"/>
              <w:rFonts w:ascii="Cambria" w:hAnsi="Cambria"/>
              <w:color w:val="000000"/>
            </w:rPr>
          </w:rPrChange>
        </w:rPr>
        <w:t>10.1111/boj.12107</w:t>
      </w:r>
      <w:r w:rsidR="00000000" w:rsidRPr="00883F17">
        <w:rPr>
          <w:rStyle w:val="Hyperlink"/>
          <w:rFonts w:asciiTheme="minorHAnsi" w:hAnsiTheme="minorHAnsi"/>
          <w:color w:val="000000"/>
          <w:rPrChange w:id="4181"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182" w:author="Microsoft Office User" w:date="2023-07-10T07:16:00Z">
            <w:rPr>
              <w:rFonts w:ascii="Cambria" w:hAnsi="Cambria"/>
              <w:color w:val="000000"/>
            </w:rPr>
          </w:rPrChange>
        </w:rPr>
        <w:t>.</w:t>
      </w:r>
    </w:p>
    <w:p w14:paraId="52F1A326" w14:textId="77777777" w:rsidR="00E56FE4" w:rsidRPr="00883F17" w:rsidRDefault="00E56FE4" w:rsidP="00E56FE4">
      <w:pPr>
        <w:pStyle w:val="NormalWeb"/>
        <w:spacing w:before="0" w:beforeAutospacing="0" w:after="200" w:afterAutospacing="0"/>
        <w:ind w:right="-261"/>
        <w:rPr>
          <w:rFonts w:asciiTheme="minorHAnsi" w:hAnsiTheme="minorHAnsi"/>
          <w:rPrChange w:id="4183" w:author="Microsoft Office User" w:date="2023-07-10T07:16:00Z">
            <w:rPr/>
          </w:rPrChange>
        </w:rPr>
      </w:pPr>
      <w:r w:rsidRPr="00883F17">
        <w:rPr>
          <w:rFonts w:asciiTheme="minorHAnsi" w:hAnsiTheme="minorHAnsi"/>
          <w:color w:val="000000"/>
          <w:rPrChange w:id="4184" w:author="Microsoft Office User" w:date="2023-07-10T07:16:00Z">
            <w:rPr>
              <w:rFonts w:ascii="Cambria" w:hAnsi="Cambria"/>
              <w:color w:val="000000"/>
            </w:rPr>
          </w:rPrChange>
        </w:rPr>
        <w:t xml:space="preserve">Chapin, F. S., Schulze, E., and Mooney, H. A. (1990). The ecology and economics of storage in plants. </w:t>
      </w:r>
      <w:r w:rsidRPr="00883F17">
        <w:rPr>
          <w:rFonts w:asciiTheme="minorHAnsi" w:hAnsiTheme="minorHAnsi"/>
          <w:i/>
          <w:iCs/>
          <w:color w:val="000000"/>
          <w:rPrChange w:id="4185" w:author="Microsoft Office User" w:date="2023-07-10T07:16:00Z">
            <w:rPr>
              <w:rFonts w:ascii="Cambria" w:hAnsi="Cambria"/>
              <w:i/>
              <w:iCs/>
              <w:color w:val="000000"/>
            </w:rPr>
          </w:rPrChange>
        </w:rPr>
        <w:t>Annual Review of Ecology and Systematics</w:t>
      </w:r>
      <w:r w:rsidRPr="00883F17">
        <w:rPr>
          <w:rFonts w:asciiTheme="minorHAnsi" w:hAnsiTheme="minorHAnsi"/>
          <w:color w:val="000000"/>
          <w:rPrChange w:id="4186" w:author="Microsoft Office User" w:date="2023-07-10T07:16:00Z">
            <w:rPr>
              <w:rFonts w:ascii="Cambria" w:hAnsi="Cambria"/>
              <w:color w:val="000000"/>
            </w:rPr>
          </w:rPrChange>
        </w:rPr>
        <w:t xml:space="preserve"> 21, 423–447. doi:</w:t>
      </w:r>
      <w:r w:rsidR="00000000" w:rsidRPr="00883F17">
        <w:rPr>
          <w:rFonts w:asciiTheme="minorHAnsi" w:hAnsiTheme="minorHAnsi"/>
          <w:rPrChange w:id="4187" w:author="Microsoft Office User" w:date="2023-07-10T07:16:00Z">
            <w:rPr/>
          </w:rPrChange>
        </w:rPr>
        <w:fldChar w:fldCharType="begin"/>
      </w:r>
      <w:r w:rsidR="00000000" w:rsidRPr="00883F17">
        <w:rPr>
          <w:rFonts w:asciiTheme="minorHAnsi" w:hAnsiTheme="minorHAnsi"/>
          <w:rPrChange w:id="4188" w:author="Microsoft Office User" w:date="2023-07-10T07:16:00Z">
            <w:rPr/>
          </w:rPrChange>
        </w:rPr>
        <w:instrText>HYPERLINK "https://doi.org/10.1146/annurev.es.21.110190.002231"</w:instrText>
      </w:r>
      <w:r w:rsidR="00000000" w:rsidRPr="00883F17">
        <w:rPr>
          <w:rFonts w:asciiTheme="minorHAnsi" w:hAnsiTheme="minorHAnsi"/>
          <w:rPrChange w:id="4189" w:author="Microsoft Office User" w:date="2023-07-10T07:16:00Z">
            <w:rPr/>
          </w:rPrChange>
        </w:rPr>
      </w:r>
      <w:r w:rsidR="00000000" w:rsidRPr="00883F17">
        <w:rPr>
          <w:rFonts w:asciiTheme="minorHAnsi" w:hAnsiTheme="minorHAnsi"/>
          <w:rPrChange w:id="4190" w:author="Microsoft Office User" w:date="2023-07-10T07:16:00Z">
            <w:rPr/>
          </w:rPrChange>
        </w:rPr>
        <w:fldChar w:fldCharType="separate"/>
      </w:r>
      <w:r w:rsidRPr="00883F17">
        <w:rPr>
          <w:rStyle w:val="Hyperlink"/>
          <w:rFonts w:asciiTheme="minorHAnsi" w:hAnsiTheme="minorHAnsi"/>
          <w:color w:val="000000"/>
          <w:rPrChange w:id="4191" w:author="Microsoft Office User" w:date="2023-07-10T07:16:00Z">
            <w:rPr>
              <w:rStyle w:val="Hyperlink"/>
              <w:rFonts w:ascii="Cambria" w:hAnsi="Cambria"/>
              <w:color w:val="000000"/>
            </w:rPr>
          </w:rPrChange>
        </w:rPr>
        <w:t>10.1146/annurev.es.21.110190.002231</w:t>
      </w:r>
      <w:r w:rsidR="00000000" w:rsidRPr="00883F17">
        <w:rPr>
          <w:rStyle w:val="Hyperlink"/>
          <w:rFonts w:asciiTheme="minorHAnsi" w:hAnsiTheme="minorHAnsi"/>
          <w:color w:val="000000"/>
          <w:rPrChange w:id="4192"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193" w:author="Microsoft Office User" w:date="2023-07-10T07:16:00Z">
            <w:rPr>
              <w:rFonts w:ascii="Cambria" w:hAnsi="Cambria"/>
              <w:color w:val="000000"/>
            </w:rPr>
          </w:rPrChange>
        </w:rPr>
        <w:t>.</w:t>
      </w:r>
    </w:p>
    <w:p w14:paraId="1B0CD1C8" w14:textId="77777777" w:rsidR="00E56FE4" w:rsidRPr="00883F17" w:rsidRDefault="00E56FE4" w:rsidP="00E56FE4">
      <w:pPr>
        <w:pStyle w:val="NormalWeb"/>
        <w:spacing w:before="0" w:beforeAutospacing="0" w:after="200" w:afterAutospacing="0"/>
        <w:ind w:right="-261"/>
        <w:rPr>
          <w:rFonts w:asciiTheme="minorHAnsi" w:hAnsiTheme="minorHAnsi"/>
          <w:rPrChange w:id="4194" w:author="Microsoft Office User" w:date="2023-07-10T07:16:00Z">
            <w:rPr/>
          </w:rPrChange>
        </w:rPr>
      </w:pPr>
      <w:r w:rsidRPr="00883F17">
        <w:rPr>
          <w:rFonts w:asciiTheme="minorHAnsi" w:hAnsiTheme="minorHAnsi"/>
          <w:color w:val="000000"/>
          <w:rPrChange w:id="4195" w:author="Microsoft Office User" w:date="2023-07-10T07:16:00Z">
            <w:rPr>
              <w:rFonts w:ascii="Cambria" w:hAnsi="Cambria"/>
              <w:color w:val="000000"/>
            </w:rPr>
          </w:rPrChange>
        </w:rPr>
        <w:t xml:space="preserve">Dietze, M. C., Sala, A., Carbone, M. S., Czimczik, C. I., Mantooth, J. A., Richardson, A. D., et al. (2014). Nonstructural carbon in woody plants. </w:t>
      </w:r>
      <w:r w:rsidRPr="00883F17">
        <w:rPr>
          <w:rFonts w:asciiTheme="minorHAnsi" w:hAnsiTheme="minorHAnsi"/>
          <w:i/>
          <w:iCs/>
          <w:color w:val="000000"/>
          <w:rPrChange w:id="4196" w:author="Microsoft Office User" w:date="2023-07-10T07:16:00Z">
            <w:rPr>
              <w:rFonts w:ascii="Cambria" w:hAnsi="Cambria"/>
              <w:i/>
              <w:iCs/>
              <w:color w:val="000000"/>
            </w:rPr>
          </w:rPrChange>
        </w:rPr>
        <w:t>Annual Review of Plant Biology</w:t>
      </w:r>
      <w:r w:rsidRPr="00883F17">
        <w:rPr>
          <w:rFonts w:asciiTheme="minorHAnsi" w:hAnsiTheme="minorHAnsi"/>
          <w:color w:val="000000"/>
          <w:rPrChange w:id="4197" w:author="Microsoft Office User" w:date="2023-07-10T07:16:00Z">
            <w:rPr>
              <w:rFonts w:ascii="Cambria" w:hAnsi="Cambria"/>
              <w:color w:val="000000"/>
            </w:rPr>
          </w:rPrChange>
        </w:rPr>
        <w:t xml:space="preserve"> 65, 667–687. doi:</w:t>
      </w:r>
      <w:r w:rsidR="00000000" w:rsidRPr="00883F17">
        <w:rPr>
          <w:rFonts w:asciiTheme="minorHAnsi" w:hAnsiTheme="minorHAnsi"/>
          <w:rPrChange w:id="4198" w:author="Microsoft Office User" w:date="2023-07-10T07:16:00Z">
            <w:rPr/>
          </w:rPrChange>
        </w:rPr>
        <w:fldChar w:fldCharType="begin"/>
      </w:r>
      <w:r w:rsidR="00000000" w:rsidRPr="00883F17">
        <w:rPr>
          <w:rFonts w:asciiTheme="minorHAnsi" w:hAnsiTheme="minorHAnsi"/>
          <w:rPrChange w:id="4199" w:author="Microsoft Office User" w:date="2023-07-10T07:16:00Z">
            <w:rPr/>
          </w:rPrChange>
        </w:rPr>
        <w:instrText>HYPERLINK "https://doi.org/10.1146/annurev-arplant-050213-040054"</w:instrText>
      </w:r>
      <w:r w:rsidR="00000000" w:rsidRPr="00883F17">
        <w:rPr>
          <w:rFonts w:asciiTheme="minorHAnsi" w:hAnsiTheme="minorHAnsi"/>
          <w:rPrChange w:id="4200" w:author="Microsoft Office User" w:date="2023-07-10T07:16:00Z">
            <w:rPr/>
          </w:rPrChange>
        </w:rPr>
      </w:r>
      <w:r w:rsidR="00000000" w:rsidRPr="00883F17">
        <w:rPr>
          <w:rFonts w:asciiTheme="minorHAnsi" w:hAnsiTheme="minorHAnsi"/>
          <w:rPrChange w:id="4201" w:author="Microsoft Office User" w:date="2023-07-10T07:16:00Z">
            <w:rPr/>
          </w:rPrChange>
        </w:rPr>
        <w:fldChar w:fldCharType="separate"/>
      </w:r>
      <w:r w:rsidRPr="00883F17">
        <w:rPr>
          <w:rStyle w:val="Hyperlink"/>
          <w:rFonts w:asciiTheme="minorHAnsi" w:hAnsiTheme="minorHAnsi"/>
          <w:color w:val="000000"/>
          <w:rPrChange w:id="4202" w:author="Microsoft Office User" w:date="2023-07-10T07:16:00Z">
            <w:rPr>
              <w:rStyle w:val="Hyperlink"/>
              <w:rFonts w:ascii="Cambria" w:hAnsi="Cambria"/>
              <w:color w:val="000000"/>
            </w:rPr>
          </w:rPrChange>
        </w:rPr>
        <w:t>10.1146/annurev-arplant-050213-040054</w:t>
      </w:r>
      <w:r w:rsidR="00000000" w:rsidRPr="00883F17">
        <w:rPr>
          <w:rStyle w:val="Hyperlink"/>
          <w:rFonts w:asciiTheme="minorHAnsi" w:hAnsiTheme="minorHAnsi"/>
          <w:color w:val="000000"/>
          <w:rPrChange w:id="4203"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204" w:author="Microsoft Office User" w:date="2023-07-10T07:16:00Z">
            <w:rPr>
              <w:rFonts w:ascii="Cambria" w:hAnsi="Cambria"/>
              <w:color w:val="000000"/>
            </w:rPr>
          </w:rPrChange>
        </w:rPr>
        <w:t>.</w:t>
      </w:r>
    </w:p>
    <w:p w14:paraId="55D8AB7D" w14:textId="77777777" w:rsidR="00E56FE4" w:rsidRPr="00883F17" w:rsidRDefault="00E56FE4" w:rsidP="00E56FE4">
      <w:pPr>
        <w:pStyle w:val="NormalWeb"/>
        <w:spacing w:before="0" w:beforeAutospacing="0" w:after="200" w:afterAutospacing="0"/>
        <w:ind w:right="-261"/>
        <w:rPr>
          <w:rFonts w:asciiTheme="minorHAnsi" w:hAnsiTheme="minorHAnsi"/>
          <w:rPrChange w:id="4205" w:author="Microsoft Office User" w:date="2023-07-10T07:16:00Z">
            <w:rPr/>
          </w:rPrChange>
        </w:rPr>
      </w:pPr>
      <w:r w:rsidRPr="00883F17">
        <w:rPr>
          <w:rFonts w:asciiTheme="minorHAnsi" w:hAnsiTheme="minorHAnsi"/>
          <w:color w:val="000000"/>
          <w:rPrChange w:id="4206" w:author="Microsoft Office User" w:date="2023-07-10T07:16:00Z">
            <w:rPr>
              <w:rFonts w:ascii="Cambria" w:hAnsi="Cambria"/>
              <w:color w:val="000000"/>
            </w:rPr>
          </w:rPrChange>
        </w:rPr>
        <w:t xml:space="preserve">D’Andrea, E., Rezaie, N., Battistelli, A., Gavrichkova, O., Kuhlmann, I., Matteucci, G., et al. (2019). Winter’s bite: Beech trees survive complete defoliation due to spring late-frost damage by mobilizing old c reserves. </w:t>
      </w:r>
      <w:r w:rsidRPr="00883F17">
        <w:rPr>
          <w:rFonts w:asciiTheme="minorHAnsi" w:hAnsiTheme="minorHAnsi"/>
          <w:i/>
          <w:iCs/>
          <w:color w:val="000000"/>
          <w:rPrChange w:id="4207" w:author="Microsoft Office User" w:date="2023-07-10T07:16:00Z">
            <w:rPr>
              <w:rFonts w:ascii="Cambria" w:hAnsi="Cambria"/>
              <w:i/>
              <w:iCs/>
              <w:color w:val="000000"/>
            </w:rPr>
          </w:rPrChange>
        </w:rPr>
        <w:t>New Phytologist</w:t>
      </w:r>
      <w:r w:rsidRPr="00883F17">
        <w:rPr>
          <w:rFonts w:asciiTheme="minorHAnsi" w:hAnsiTheme="minorHAnsi"/>
          <w:color w:val="000000"/>
          <w:rPrChange w:id="4208" w:author="Microsoft Office User" w:date="2023-07-10T07:16:00Z">
            <w:rPr>
              <w:rFonts w:ascii="Cambria" w:hAnsi="Cambria"/>
              <w:color w:val="000000"/>
            </w:rPr>
          </w:rPrChange>
        </w:rPr>
        <w:t xml:space="preserve"> 224, 625–631. doi:</w:t>
      </w:r>
      <w:r w:rsidR="00000000" w:rsidRPr="00883F17">
        <w:rPr>
          <w:rFonts w:asciiTheme="minorHAnsi" w:hAnsiTheme="minorHAnsi"/>
          <w:rPrChange w:id="4209" w:author="Microsoft Office User" w:date="2023-07-10T07:16:00Z">
            <w:rPr/>
          </w:rPrChange>
        </w:rPr>
        <w:fldChar w:fldCharType="begin"/>
      </w:r>
      <w:r w:rsidR="00000000" w:rsidRPr="00883F17">
        <w:rPr>
          <w:rFonts w:asciiTheme="minorHAnsi" w:hAnsiTheme="minorHAnsi"/>
          <w:rPrChange w:id="4210" w:author="Microsoft Office User" w:date="2023-07-10T07:16:00Z">
            <w:rPr/>
          </w:rPrChange>
        </w:rPr>
        <w:instrText>HYPERLINK "https://doi.org/https:/doi.org/10.1111/nph.16047"</w:instrText>
      </w:r>
      <w:r w:rsidR="00000000" w:rsidRPr="00883F17">
        <w:rPr>
          <w:rFonts w:asciiTheme="minorHAnsi" w:hAnsiTheme="minorHAnsi"/>
          <w:rPrChange w:id="4211" w:author="Microsoft Office User" w:date="2023-07-10T07:16:00Z">
            <w:rPr/>
          </w:rPrChange>
        </w:rPr>
      </w:r>
      <w:r w:rsidR="00000000" w:rsidRPr="00883F17">
        <w:rPr>
          <w:rFonts w:asciiTheme="minorHAnsi" w:hAnsiTheme="minorHAnsi"/>
          <w:rPrChange w:id="4212" w:author="Microsoft Office User" w:date="2023-07-10T07:16:00Z">
            <w:rPr/>
          </w:rPrChange>
        </w:rPr>
        <w:fldChar w:fldCharType="separate"/>
      </w:r>
      <w:r w:rsidRPr="00883F17">
        <w:rPr>
          <w:rStyle w:val="Hyperlink"/>
          <w:rFonts w:asciiTheme="minorHAnsi" w:hAnsiTheme="minorHAnsi"/>
          <w:color w:val="000000"/>
          <w:rPrChange w:id="4213" w:author="Microsoft Office User" w:date="2023-07-10T07:16:00Z">
            <w:rPr>
              <w:rStyle w:val="Hyperlink"/>
              <w:rFonts w:ascii="Cambria" w:hAnsi="Cambria"/>
              <w:color w:val="000000"/>
            </w:rPr>
          </w:rPrChange>
        </w:rPr>
        <w:t>https://doi.org/10.1111/nph.16047</w:t>
      </w:r>
      <w:r w:rsidR="00000000" w:rsidRPr="00883F17">
        <w:rPr>
          <w:rStyle w:val="Hyperlink"/>
          <w:rFonts w:asciiTheme="minorHAnsi" w:hAnsiTheme="minorHAnsi"/>
          <w:color w:val="000000"/>
          <w:rPrChange w:id="421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215" w:author="Microsoft Office User" w:date="2023-07-10T07:16:00Z">
            <w:rPr>
              <w:rFonts w:ascii="Cambria" w:hAnsi="Cambria"/>
              <w:color w:val="000000"/>
            </w:rPr>
          </w:rPrChange>
        </w:rPr>
        <w:t>.</w:t>
      </w:r>
    </w:p>
    <w:p w14:paraId="7437BF56" w14:textId="77777777" w:rsidR="00E56FE4" w:rsidRPr="00883F17" w:rsidRDefault="00E56FE4" w:rsidP="00E56FE4">
      <w:pPr>
        <w:pStyle w:val="NormalWeb"/>
        <w:spacing w:before="0" w:beforeAutospacing="0" w:after="200" w:afterAutospacing="0"/>
        <w:ind w:right="-261"/>
        <w:rPr>
          <w:rFonts w:asciiTheme="minorHAnsi" w:hAnsiTheme="minorHAnsi"/>
          <w:rPrChange w:id="4216" w:author="Microsoft Office User" w:date="2023-07-10T07:16:00Z">
            <w:rPr/>
          </w:rPrChange>
        </w:rPr>
      </w:pPr>
      <w:r w:rsidRPr="00883F17">
        <w:rPr>
          <w:rFonts w:asciiTheme="minorHAnsi" w:hAnsiTheme="minorHAnsi"/>
          <w:color w:val="000000"/>
          <w:rPrChange w:id="4217" w:author="Microsoft Office User" w:date="2023-07-10T07:16:00Z">
            <w:rPr>
              <w:rFonts w:ascii="Cambria" w:hAnsi="Cambria"/>
              <w:color w:val="000000"/>
            </w:rPr>
          </w:rPrChange>
        </w:rPr>
        <w:t xml:space="preserve">D’Andrea, E., Rezaie, N., Prislan, P., Gričar, J., Collalti, A., Muhr, J., et al. (2020). Frost and drought: Effects of extreme weather events on stem carbon dynamics in a mediterranean beech forest. </w:t>
      </w:r>
      <w:r w:rsidRPr="00883F17">
        <w:rPr>
          <w:rFonts w:asciiTheme="minorHAnsi" w:hAnsiTheme="minorHAnsi"/>
          <w:i/>
          <w:iCs/>
          <w:color w:val="000000"/>
          <w:rPrChange w:id="4218" w:author="Microsoft Office User" w:date="2023-07-10T07:16:00Z">
            <w:rPr>
              <w:rFonts w:ascii="Cambria" w:hAnsi="Cambria"/>
              <w:i/>
              <w:iCs/>
              <w:color w:val="000000"/>
            </w:rPr>
          </w:rPrChange>
        </w:rPr>
        <w:t>Plant, Cell &amp; Environment</w:t>
      </w:r>
      <w:r w:rsidRPr="00883F17">
        <w:rPr>
          <w:rFonts w:asciiTheme="minorHAnsi" w:hAnsiTheme="minorHAnsi"/>
          <w:color w:val="000000"/>
          <w:rPrChange w:id="4219" w:author="Microsoft Office User" w:date="2023-07-10T07:16:00Z">
            <w:rPr>
              <w:rFonts w:ascii="Cambria" w:hAnsi="Cambria"/>
              <w:color w:val="000000"/>
            </w:rPr>
          </w:rPrChange>
        </w:rPr>
        <w:t xml:space="preserve"> 43, 2365–2379. doi:</w:t>
      </w:r>
      <w:r w:rsidR="00000000" w:rsidRPr="00883F17">
        <w:rPr>
          <w:rFonts w:asciiTheme="minorHAnsi" w:hAnsiTheme="minorHAnsi"/>
          <w:rPrChange w:id="4220" w:author="Microsoft Office User" w:date="2023-07-10T07:16:00Z">
            <w:rPr/>
          </w:rPrChange>
        </w:rPr>
        <w:fldChar w:fldCharType="begin"/>
      </w:r>
      <w:r w:rsidR="00000000" w:rsidRPr="00883F17">
        <w:rPr>
          <w:rFonts w:asciiTheme="minorHAnsi" w:hAnsiTheme="minorHAnsi"/>
          <w:rPrChange w:id="4221" w:author="Microsoft Office User" w:date="2023-07-10T07:16:00Z">
            <w:rPr/>
          </w:rPrChange>
        </w:rPr>
        <w:instrText>HYPERLINK "https://doi.org/https:/doi.org/10.1111/pce.13858"</w:instrText>
      </w:r>
      <w:r w:rsidR="00000000" w:rsidRPr="00883F17">
        <w:rPr>
          <w:rFonts w:asciiTheme="minorHAnsi" w:hAnsiTheme="minorHAnsi"/>
          <w:rPrChange w:id="4222" w:author="Microsoft Office User" w:date="2023-07-10T07:16:00Z">
            <w:rPr/>
          </w:rPrChange>
        </w:rPr>
      </w:r>
      <w:r w:rsidR="00000000" w:rsidRPr="00883F17">
        <w:rPr>
          <w:rFonts w:asciiTheme="minorHAnsi" w:hAnsiTheme="minorHAnsi"/>
          <w:rPrChange w:id="4223" w:author="Microsoft Office User" w:date="2023-07-10T07:16:00Z">
            <w:rPr/>
          </w:rPrChange>
        </w:rPr>
        <w:fldChar w:fldCharType="separate"/>
      </w:r>
      <w:r w:rsidRPr="00883F17">
        <w:rPr>
          <w:rStyle w:val="Hyperlink"/>
          <w:rFonts w:asciiTheme="minorHAnsi" w:hAnsiTheme="minorHAnsi"/>
          <w:color w:val="000000"/>
          <w:rPrChange w:id="4224" w:author="Microsoft Office User" w:date="2023-07-10T07:16:00Z">
            <w:rPr>
              <w:rStyle w:val="Hyperlink"/>
              <w:rFonts w:ascii="Cambria" w:hAnsi="Cambria"/>
              <w:color w:val="000000"/>
            </w:rPr>
          </w:rPrChange>
        </w:rPr>
        <w:t>https://doi.org/10.1111/pce.13858</w:t>
      </w:r>
      <w:r w:rsidR="00000000" w:rsidRPr="00883F17">
        <w:rPr>
          <w:rStyle w:val="Hyperlink"/>
          <w:rFonts w:asciiTheme="minorHAnsi" w:hAnsiTheme="minorHAnsi"/>
          <w:color w:val="000000"/>
          <w:rPrChange w:id="422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226" w:author="Microsoft Office User" w:date="2023-07-10T07:16:00Z">
            <w:rPr>
              <w:rFonts w:ascii="Cambria" w:hAnsi="Cambria"/>
              <w:color w:val="000000"/>
            </w:rPr>
          </w:rPrChange>
        </w:rPr>
        <w:t>.</w:t>
      </w:r>
    </w:p>
    <w:p w14:paraId="19B439C9" w14:textId="77777777" w:rsidR="00E56FE4" w:rsidRPr="00883F17" w:rsidRDefault="00E56FE4" w:rsidP="00E56FE4">
      <w:pPr>
        <w:pStyle w:val="NormalWeb"/>
        <w:spacing w:before="0" w:beforeAutospacing="0" w:after="200" w:afterAutospacing="0"/>
        <w:ind w:right="-261"/>
        <w:rPr>
          <w:rFonts w:asciiTheme="minorHAnsi" w:hAnsiTheme="minorHAnsi"/>
          <w:rPrChange w:id="4227" w:author="Microsoft Office User" w:date="2023-07-10T07:16:00Z">
            <w:rPr/>
          </w:rPrChange>
        </w:rPr>
      </w:pPr>
      <w:r w:rsidRPr="00883F17">
        <w:rPr>
          <w:rFonts w:asciiTheme="minorHAnsi" w:hAnsiTheme="minorHAnsi"/>
          <w:color w:val="000000"/>
          <w:rPrChange w:id="4228" w:author="Microsoft Office User" w:date="2023-07-10T07:16:00Z">
            <w:rPr>
              <w:rFonts w:ascii="Cambria" w:hAnsi="Cambria"/>
              <w:color w:val="000000"/>
            </w:rPr>
          </w:rPrChange>
        </w:rPr>
        <w:t xml:space="preserve">Furze, M. E., Huggett, B. A., Chamberlain, C. J., Wieringa, M. M., Aubrecht, D. M., Carbone, M. S., et al. (2020). Seasonal fluctuation of nonstructural carbohydrates reveals the metabolic availability of stemwood reserves in temperate trees with contrasting wood anatomy. </w:t>
      </w:r>
      <w:r w:rsidRPr="00883F17">
        <w:rPr>
          <w:rFonts w:asciiTheme="minorHAnsi" w:hAnsiTheme="minorHAnsi"/>
          <w:i/>
          <w:iCs/>
          <w:color w:val="000000"/>
          <w:rPrChange w:id="4229" w:author="Microsoft Office User" w:date="2023-07-10T07:16:00Z">
            <w:rPr>
              <w:rFonts w:ascii="Cambria" w:hAnsi="Cambria"/>
              <w:i/>
              <w:iCs/>
              <w:color w:val="000000"/>
            </w:rPr>
          </w:rPrChange>
        </w:rPr>
        <w:t>Tree Physiology</w:t>
      </w:r>
      <w:r w:rsidRPr="00883F17">
        <w:rPr>
          <w:rFonts w:asciiTheme="minorHAnsi" w:hAnsiTheme="minorHAnsi"/>
          <w:color w:val="000000"/>
          <w:rPrChange w:id="4230" w:author="Microsoft Office User" w:date="2023-07-10T07:16:00Z">
            <w:rPr>
              <w:rFonts w:ascii="Cambria" w:hAnsi="Cambria"/>
              <w:color w:val="000000"/>
            </w:rPr>
          </w:rPrChange>
        </w:rPr>
        <w:t xml:space="preserve"> 40, 1355–1365. doi:</w:t>
      </w:r>
      <w:r w:rsidR="00000000" w:rsidRPr="00883F17">
        <w:rPr>
          <w:rFonts w:asciiTheme="minorHAnsi" w:hAnsiTheme="minorHAnsi"/>
          <w:rPrChange w:id="4231" w:author="Microsoft Office User" w:date="2023-07-10T07:16:00Z">
            <w:rPr/>
          </w:rPrChange>
        </w:rPr>
        <w:fldChar w:fldCharType="begin"/>
      </w:r>
      <w:r w:rsidR="00000000" w:rsidRPr="00883F17">
        <w:rPr>
          <w:rFonts w:asciiTheme="minorHAnsi" w:hAnsiTheme="minorHAnsi"/>
          <w:rPrChange w:id="4232" w:author="Microsoft Office User" w:date="2023-07-10T07:16:00Z">
            <w:rPr/>
          </w:rPrChange>
        </w:rPr>
        <w:instrText>HYPERLINK "https://doi.org/10.1093/treephys/tpaa080"</w:instrText>
      </w:r>
      <w:r w:rsidR="00000000" w:rsidRPr="00883F17">
        <w:rPr>
          <w:rFonts w:asciiTheme="minorHAnsi" w:hAnsiTheme="minorHAnsi"/>
          <w:rPrChange w:id="4233" w:author="Microsoft Office User" w:date="2023-07-10T07:16:00Z">
            <w:rPr/>
          </w:rPrChange>
        </w:rPr>
      </w:r>
      <w:r w:rsidR="00000000" w:rsidRPr="00883F17">
        <w:rPr>
          <w:rFonts w:asciiTheme="minorHAnsi" w:hAnsiTheme="minorHAnsi"/>
          <w:rPrChange w:id="4234" w:author="Microsoft Office User" w:date="2023-07-10T07:16:00Z">
            <w:rPr/>
          </w:rPrChange>
        </w:rPr>
        <w:fldChar w:fldCharType="separate"/>
      </w:r>
      <w:r w:rsidRPr="00883F17">
        <w:rPr>
          <w:rStyle w:val="Hyperlink"/>
          <w:rFonts w:asciiTheme="minorHAnsi" w:hAnsiTheme="minorHAnsi"/>
          <w:color w:val="000000"/>
          <w:rPrChange w:id="4235" w:author="Microsoft Office User" w:date="2023-07-10T07:16:00Z">
            <w:rPr>
              <w:rStyle w:val="Hyperlink"/>
              <w:rFonts w:ascii="Cambria" w:hAnsi="Cambria"/>
              <w:color w:val="000000"/>
            </w:rPr>
          </w:rPrChange>
        </w:rPr>
        <w:t>10.1093/treephys/tpaa080</w:t>
      </w:r>
      <w:r w:rsidR="00000000" w:rsidRPr="00883F17">
        <w:rPr>
          <w:rStyle w:val="Hyperlink"/>
          <w:rFonts w:asciiTheme="minorHAnsi" w:hAnsiTheme="minorHAnsi"/>
          <w:color w:val="000000"/>
          <w:rPrChange w:id="4236"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237" w:author="Microsoft Office User" w:date="2023-07-10T07:16:00Z">
            <w:rPr>
              <w:rFonts w:ascii="Cambria" w:hAnsi="Cambria"/>
              <w:color w:val="000000"/>
            </w:rPr>
          </w:rPrChange>
        </w:rPr>
        <w:t>.</w:t>
      </w:r>
    </w:p>
    <w:p w14:paraId="32198B18" w14:textId="77777777" w:rsidR="00E56FE4" w:rsidRPr="00883F17" w:rsidRDefault="00E56FE4" w:rsidP="00E56FE4">
      <w:pPr>
        <w:pStyle w:val="NormalWeb"/>
        <w:spacing w:before="0" w:beforeAutospacing="0" w:after="200" w:afterAutospacing="0"/>
        <w:ind w:right="-261"/>
        <w:rPr>
          <w:rFonts w:asciiTheme="minorHAnsi" w:hAnsiTheme="minorHAnsi"/>
          <w:rPrChange w:id="4238" w:author="Microsoft Office User" w:date="2023-07-10T07:16:00Z">
            <w:rPr/>
          </w:rPrChange>
        </w:rPr>
      </w:pPr>
      <w:r w:rsidRPr="00883F17">
        <w:rPr>
          <w:rFonts w:asciiTheme="minorHAnsi" w:hAnsiTheme="minorHAnsi"/>
          <w:color w:val="000000"/>
          <w:rPrChange w:id="4239" w:author="Microsoft Office User" w:date="2023-07-10T07:16:00Z">
            <w:rPr>
              <w:rFonts w:ascii="Cambria" w:hAnsi="Cambria"/>
              <w:color w:val="000000"/>
            </w:rPr>
          </w:rPrChange>
        </w:rPr>
        <w:t xml:space="preserve">Furze, M. E., Trumbore, S., and Hartmann, H. (2018). Detours on the phloem sugar highway: Stem carbon storage and remobilization. </w:t>
      </w:r>
      <w:r w:rsidRPr="00883F17">
        <w:rPr>
          <w:rFonts w:asciiTheme="minorHAnsi" w:hAnsiTheme="minorHAnsi"/>
          <w:i/>
          <w:iCs/>
          <w:color w:val="000000"/>
          <w:rPrChange w:id="4240" w:author="Microsoft Office User" w:date="2023-07-10T07:16:00Z">
            <w:rPr>
              <w:rFonts w:ascii="Cambria" w:hAnsi="Cambria"/>
              <w:i/>
              <w:iCs/>
              <w:color w:val="000000"/>
            </w:rPr>
          </w:rPrChange>
        </w:rPr>
        <w:t>Current Opinion in Plant Biology</w:t>
      </w:r>
      <w:r w:rsidRPr="00883F17">
        <w:rPr>
          <w:rFonts w:asciiTheme="minorHAnsi" w:hAnsiTheme="minorHAnsi"/>
          <w:color w:val="000000"/>
          <w:rPrChange w:id="4241" w:author="Microsoft Office User" w:date="2023-07-10T07:16:00Z">
            <w:rPr>
              <w:rFonts w:ascii="Cambria" w:hAnsi="Cambria"/>
              <w:color w:val="000000"/>
            </w:rPr>
          </w:rPrChange>
        </w:rPr>
        <w:t xml:space="preserve"> 43, 89–95. doi:</w:t>
      </w:r>
      <w:r w:rsidR="00000000" w:rsidRPr="00883F17">
        <w:rPr>
          <w:rFonts w:asciiTheme="minorHAnsi" w:hAnsiTheme="minorHAnsi"/>
          <w:rPrChange w:id="4242" w:author="Microsoft Office User" w:date="2023-07-10T07:16:00Z">
            <w:rPr/>
          </w:rPrChange>
        </w:rPr>
        <w:fldChar w:fldCharType="begin"/>
      </w:r>
      <w:r w:rsidR="00000000" w:rsidRPr="00883F17">
        <w:rPr>
          <w:rFonts w:asciiTheme="minorHAnsi" w:hAnsiTheme="minorHAnsi"/>
          <w:rPrChange w:id="4243" w:author="Microsoft Office User" w:date="2023-07-10T07:16:00Z">
            <w:rPr/>
          </w:rPrChange>
        </w:rPr>
        <w:instrText>HYPERLINK "https://doi.org/https:/doi.org/10.1016/j.pbi.2018.02.005"</w:instrText>
      </w:r>
      <w:r w:rsidR="00000000" w:rsidRPr="00883F17">
        <w:rPr>
          <w:rFonts w:asciiTheme="minorHAnsi" w:hAnsiTheme="minorHAnsi"/>
          <w:rPrChange w:id="4244" w:author="Microsoft Office User" w:date="2023-07-10T07:16:00Z">
            <w:rPr/>
          </w:rPrChange>
        </w:rPr>
      </w:r>
      <w:r w:rsidR="00000000" w:rsidRPr="00883F17">
        <w:rPr>
          <w:rFonts w:asciiTheme="minorHAnsi" w:hAnsiTheme="minorHAnsi"/>
          <w:rPrChange w:id="4245" w:author="Microsoft Office User" w:date="2023-07-10T07:16:00Z">
            <w:rPr/>
          </w:rPrChange>
        </w:rPr>
        <w:fldChar w:fldCharType="separate"/>
      </w:r>
      <w:r w:rsidRPr="00883F17">
        <w:rPr>
          <w:rStyle w:val="Hyperlink"/>
          <w:rFonts w:asciiTheme="minorHAnsi" w:hAnsiTheme="minorHAnsi"/>
          <w:color w:val="000000"/>
          <w:rPrChange w:id="4246" w:author="Microsoft Office User" w:date="2023-07-10T07:16:00Z">
            <w:rPr>
              <w:rStyle w:val="Hyperlink"/>
              <w:rFonts w:ascii="Cambria" w:hAnsi="Cambria"/>
              <w:color w:val="000000"/>
            </w:rPr>
          </w:rPrChange>
        </w:rPr>
        <w:t>https://doi.org/10.1016/j.pbi.2018.02.005</w:t>
      </w:r>
      <w:r w:rsidR="00000000" w:rsidRPr="00883F17">
        <w:rPr>
          <w:rStyle w:val="Hyperlink"/>
          <w:rFonts w:asciiTheme="minorHAnsi" w:hAnsiTheme="minorHAnsi"/>
          <w:color w:val="000000"/>
          <w:rPrChange w:id="4247"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248" w:author="Microsoft Office User" w:date="2023-07-10T07:16:00Z">
            <w:rPr>
              <w:rFonts w:ascii="Cambria" w:hAnsi="Cambria"/>
              <w:color w:val="000000"/>
            </w:rPr>
          </w:rPrChange>
        </w:rPr>
        <w:t>.</w:t>
      </w:r>
    </w:p>
    <w:p w14:paraId="18F9DE9B" w14:textId="77777777" w:rsidR="00E56FE4" w:rsidRPr="00883F17" w:rsidRDefault="00E56FE4" w:rsidP="00E56FE4">
      <w:pPr>
        <w:pStyle w:val="NormalWeb"/>
        <w:spacing w:before="0" w:beforeAutospacing="0" w:after="200" w:afterAutospacing="0"/>
        <w:ind w:right="-261"/>
        <w:rPr>
          <w:rFonts w:asciiTheme="minorHAnsi" w:hAnsiTheme="minorHAnsi"/>
          <w:rPrChange w:id="4249" w:author="Microsoft Office User" w:date="2023-07-10T07:16:00Z">
            <w:rPr/>
          </w:rPrChange>
        </w:rPr>
      </w:pPr>
      <w:r w:rsidRPr="00883F17">
        <w:rPr>
          <w:rFonts w:asciiTheme="minorHAnsi" w:hAnsiTheme="minorHAnsi"/>
          <w:color w:val="000000"/>
          <w:rPrChange w:id="4250" w:author="Microsoft Office User" w:date="2023-07-10T07:16:00Z">
            <w:rPr>
              <w:rFonts w:ascii="Cambria" w:hAnsi="Cambria"/>
              <w:color w:val="000000"/>
            </w:rPr>
          </w:rPrChange>
        </w:rPr>
        <w:t xml:space="preserve">Galiano, L., Timofeeva, G., Saurer, M., Siegwolf, R., Martínez-Vilalta, J., Hommel, R., et al. (2017). The fate of recently fixed carbon after drought release: Towards unravelling c storage regulation in tilia platyphyllos and pinus sylvestris. </w:t>
      </w:r>
      <w:r w:rsidRPr="00883F17">
        <w:rPr>
          <w:rFonts w:asciiTheme="minorHAnsi" w:hAnsiTheme="minorHAnsi"/>
          <w:i/>
          <w:iCs/>
          <w:color w:val="000000"/>
          <w:rPrChange w:id="4251" w:author="Microsoft Office User" w:date="2023-07-10T07:16:00Z">
            <w:rPr>
              <w:rFonts w:ascii="Cambria" w:hAnsi="Cambria"/>
              <w:i/>
              <w:iCs/>
              <w:color w:val="000000"/>
            </w:rPr>
          </w:rPrChange>
        </w:rPr>
        <w:t>Plant, Cell &amp; Environment</w:t>
      </w:r>
      <w:r w:rsidRPr="00883F17">
        <w:rPr>
          <w:rFonts w:asciiTheme="minorHAnsi" w:hAnsiTheme="minorHAnsi"/>
          <w:color w:val="000000"/>
          <w:rPrChange w:id="4252" w:author="Microsoft Office User" w:date="2023-07-10T07:16:00Z">
            <w:rPr>
              <w:rFonts w:ascii="Cambria" w:hAnsi="Cambria"/>
              <w:color w:val="000000"/>
            </w:rPr>
          </w:rPrChange>
        </w:rPr>
        <w:t xml:space="preserve"> 40, 1711–1724. doi:</w:t>
      </w:r>
      <w:r w:rsidR="00000000" w:rsidRPr="00883F17">
        <w:rPr>
          <w:rFonts w:asciiTheme="minorHAnsi" w:hAnsiTheme="minorHAnsi"/>
          <w:rPrChange w:id="4253" w:author="Microsoft Office User" w:date="2023-07-10T07:16:00Z">
            <w:rPr/>
          </w:rPrChange>
        </w:rPr>
        <w:fldChar w:fldCharType="begin"/>
      </w:r>
      <w:r w:rsidR="00000000" w:rsidRPr="00883F17">
        <w:rPr>
          <w:rFonts w:asciiTheme="minorHAnsi" w:hAnsiTheme="minorHAnsi"/>
          <w:rPrChange w:id="4254" w:author="Microsoft Office User" w:date="2023-07-10T07:16:00Z">
            <w:rPr/>
          </w:rPrChange>
        </w:rPr>
        <w:instrText>HYPERLINK "https://doi.org/https:/doi.org/10.1111/pce.12972"</w:instrText>
      </w:r>
      <w:r w:rsidR="00000000" w:rsidRPr="00883F17">
        <w:rPr>
          <w:rFonts w:asciiTheme="minorHAnsi" w:hAnsiTheme="minorHAnsi"/>
          <w:rPrChange w:id="4255" w:author="Microsoft Office User" w:date="2023-07-10T07:16:00Z">
            <w:rPr/>
          </w:rPrChange>
        </w:rPr>
      </w:r>
      <w:r w:rsidR="00000000" w:rsidRPr="00883F17">
        <w:rPr>
          <w:rFonts w:asciiTheme="minorHAnsi" w:hAnsiTheme="minorHAnsi"/>
          <w:rPrChange w:id="4256" w:author="Microsoft Office User" w:date="2023-07-10T07:16:00Z">
            <w:rPr/>
          </w:rPrChange>
        </w:rPr>
        <w:fldChar w:fldCharType="separate"/>
      </w:r>
      <w:r w:rsidRPr="00883F17">
        <w:rPr>
          <w:rStyle w:val="Hyperlink"/>
          <w:rFonts w:asciiTheme="minorHAnsi" w:hAnsiTheme="minorHAnsi"/>
          <w:color w:val="000000"/>
          <w:rPrChange w:id="4257" w:author="Microsoft Office User" w:date="2023-07-10T07:16:00Z">
            <w:rPr>
              <w:rStyle w:val="Hyperlink"/>
              <w:rFonts w:ascii="Cambria" w:hAnsi="Cambria"/>
              <w:color w:val="000000"/>
            </w:rPr>
          </w:rPrChange>
        </w:rPr>
        <w:t>https://doi.org/10.1111/pce.12972</w:t>
      </w:r>
      <w:r w:rsidR="00000000" w:rsidRPr="00883F17">
        <w:rPr>
          <w:rStyle w:val="Hyperlink"/>
          <w:rFonts w:asciiTheme="minorHAnsi" w:hAnsiTheme="minorHAnsi"/>
          <w:color w:val="000000"/>
          <w:rPrChange w:id="4258"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259" w:author="Microsoft Office User" w:date="2023-07-10T07:16:00Z">
            <w:rPr>
              <w:rFonts w:ascii="Cambria" w:hAnsi="Cambria"/>
              <w:color w:val="000000"/>
            </w:rPr>
          </w:rPrChange>
        </w:rPr>
        <w:t>.</w:t>
      </w:r>
    </w:p>
    <w:p w14:paraId="44DD8D57" w14:textId="77777777" w:rsidR="00E56FE4" w:rsidRPr="00883F17" w:rsidRDefault="00E56FE4" w:rsidP="00E56FE4">
      <w:pPr>
        <w:pStyle w:val="NormalWeb"/>
        <w:spacing w:before="0" w:beforeAutospacing="0" w:after="200" w:afterAutospacing="0"/>
        <w:ind w:right="-261"/>
        <w:rPr>
          <w:rFonts w:asciiTheme="minorHAnsi" w:hAnsiTheme="minorHAnsi"/>
          <w:rPrChange w:id="4260" w:author="Microsoft Office User" w:date="2023-07-10T07:16:00Z">
            <w:rPr/>
          </w:rPrChange>
        </w:rPr>
      </w:pPr>
      <w:r w:rsidRPr="00883F17">
        <w:rPr>
          <w:rFonts w:asciiTheme="minorHAnsi" w:hAnsiTheme="minorHAnsi"/>
          <w:color w:val="000000"/>
          <w:rPrChange w:id="4261" w:author="Microsoft Office User" w:date="2023-07-10T07:16:00Z">
            <w:rPr>
              <w:rFonts w:ascii="Cambria" w:hAnsi="Cambria"/>
              <w:color w:val="000000"/>
            </w:rPr>
          </w:rPrChange>
        </w:rPr>
        <w:t xml:space="preserve">Hartmann, H., and Trumbore, S. (2016). Understanding the roles of nonstructural carbohydrates in forest trees from what we can measure to what we want to know. </w:t>
      </w:r>
      <w:r w:rsidRPr="00883F17">
        <w:rPr>
          <w:rFonts w:asciiTheme="minorHAnsi" w:hAnsiTheme="minorHAnsi"/>
          <w:i/>
          <w:iCs/>
          <w:color w:val="000000"/>
          <w:rPrChange w:id="4262" w:author="Microsoft Office User" w:date="2023-07-10T07:16:00Z">
            <w:rPr>
              <w:rFonts w:ascii="Cambria" w:hAnsi="Cambria"/>
              <w:i/>
              <w:iCs/>
              <w:color w:val="000000"/>
            </w:rPr>
          </w:rPrChange>
        </w:rPr>
        <w:t>New Phytologist</w:t>
      </w:r>
      <w:r w:rsidRPr="00883F17">
        <w:rPr>
          <w:rFonts w:asciiTheme="minorHAnsi" w:hAnsiTheme="minorHAnsi"/>
          <w:color w:val="000000"/>
          <w:rPrChange w:id="4263" w:author="Microsoft Office User" w:date="2023-07-10T07:16:00Z">
            <w:rPr>
              <w:rFonts w:ascii="Cambria" w:hAnsi="Cambria"/>
              <w:color w:val="000000"/>
            </w:rPr>
          </w:rPrChange>
        </w:rPr>
        <w:t xml:space="preserve"> 211, 386–403. doi:</w:t>
      </w:r>
      <w:r w:rsidR="00000000" w:rsidRPr="00883F17">
        <w:rPr>
          <w:rFonts w:asciiTheme="minorHAnsi" w:hAnsiTheme="minorHAnsi"/>
          <w:rPrChange w:id="4264" w:author="Microsoft Office User" w:date="2023-07-10T07:16:00Z">
            <w:rPr/>
          </w:rPrChange>
        </w:rPr>
        <w:fldChar w:fldCharType="begin"/>
      </w:r>
      <w:r w:rsidR="00000000" w:rsidRPr="00883F17">
        <w:rPr>
          <w:rFonts w:asciiTheme="minorHAnsi" w:hAnsiTheme="minorHAnsi"/>
          <w:rPrChange w:id="4265" w:author="Microsoft Office User" w:date="2023-07-10T07:16:00Z">
            <w:rPr/>
          </w:rPrChange>
        </w:rPr>
        <w:instrText>HYPERLINK "https://doi.org/10.1111/nph.13955"</w:instrText>
      </w:r>
      <w:r w:rsidR="00000000" w:rsidRPr="00883F17">
        <w:rPr>
          <w:rFonts w:asciiTheme="minorHAnsi" w:hAnsiTheme="minorHAnsi"/>
          <w:rPrChange w:id="4266" w:author="Microsoft Office User" w:date="2023-07-10T07:16:00Z">
            <w:rPr/>
          </w:rPrChange>
        </w:rPr>
      </w:r>
      <w:r w:rsidR="00000000" w:rsidRPr="00883F17">
        <w:rPr>
          <w:rFonts w:asciiTheme="minorHAnsi" w:hAnsiTheme="minorHAnsi"/>
          <w:rPrChange w:id="4267" w:author="Microsoft Office User" w:date="2023-07-10T07:16:00Z">
            <w:rPr/>
          </w:rPrChange>
        </w:rPr>
        <w:fldChar w:fldCharType="separate"/>
      </w:r>
      <w:r w:rsidRPr="00883F17">
        <w:rPr>
          <w:rStyle w:val="Hyperlink"/>
          <w:rFonts w:asciiTheme="minorHAnsi" w:hAnsiTheme="minorHAnsi"/>
          <w:color w:val="000000"/>
          <w:rPrChange w:id="4268" w:author="Microsoft Office User" w:date="2023-07-10T07:16:00Z">
            <w:rPr>
              <w:rStyle w:val="Hyperlink"/>
              <w:rFonts w:ascii="Cambria" w:hAnsi="Cambria"/>
              <w:color w:val="000000"/>
            </w:rPr>
          </w:rPrChange>
        </w:rPr>
        <w:t>10.1111/nph.13955</w:t>
      </w:r>
      <w:r w:rsidR="00000000" w:rsidRPr="00883F17">
        <w:rPr>
          <w:rStyle w:val="Hyperlink"/>
          <w:rFonts w:asciiTheme="minorHAnsi" w:hAnsiTheme="minorHAnsi"/>
          <w:color w:val="000000"/>
          <w:rPrChange w:id="4269"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270" w:author="Microsoft Office User" w:date="2023-07-10T07:16:00Z">
            <w:rPr>
              <w:rFonts w:ascii="Cambria" w:hAnsi="Cambria"/>
              <w:color w:val="000000"/>
            </w:rPr>
          </w:rPrChange>
        </w:rPr>
        <w:t>.</w:t>
      </w:r>
    </w:p>
    <w:p w14:paraId="028422D1" w14:textId="77777777" w:rsidR="00E56FE4" w:rsidRPr="00883F17" w:rsidRDefault="00E56FE4" w:rsidP="00E56FE4">
      <w:pPr>
        <w:pStyle w:val="NormalWeb"/>
        <w:spacing w:before="0" w:beforeAutospacing="0" w:after="200" w:afterAutospacing="0"/>
        <w:ind w:right="-261"/>
        <w:rPr>
          <w:rFonts w:asciiTheme="minorHAnsi" w:hAnsiTheme="minorHAnsi"/>
          <w:rPrChange w:id="4271" w:author="Microsoft Office User" w:date="2023-07-10T07:16:00Z">
            <w:rPr/>
          </w:rPrChange>
        </w:rPr>
      </w:pPr>
      <w:r w:rsidRPr="00883F17">
        <w:rPr>
          <w:rFonts w:asciiTheme="minorHAnsi" w:hAnsiTheme="minorHAnsi"/>
          <w:color w:val="000000"/>
          <w:rPrChange w:id="4272" w:author="Microsoft Office User" w:date="2023-07-10T07:16:00Z">
            <w:rPr>
              <w:rFonts w:ascii="Cambria" w:hAnsi="Cambria"/>
              <w:color w:val="000000"/>
            </w:rPr>
          </w:rPrChange>
        </w:rPr>
        <w:t>Hartmann, H., McDowell, N. G., and Trumbore, S. (2015). Allocation to carbon storage pools in Norway spruce saplings under drought and low CO</w:t>
      </w:r>
      <w:r w:rsidRPr="00883F17">
        <w:rPr>
          <w:rFonts w:asciiTheme="minorHAnsi" w:hAnsiTheme="minorHAnsi"/>
          <w:color w:val="000000"/>
          <w:vertAlign w:val="subscript"/>
          <w:rPrChange w:id="4273" w:author="Microsoft Office User" w:date="2023-07-10T07:16:00Z">
            <w:rPr>
              <w:rFonts w:ascii="Cambria" w:hAnsi="Cambria"/>
              <w:color w:val="000000"/>
              <w:sz w:val="14"/>
              <w:szCs w:val="14"/>
              <w:vertAlign w:val="subscript"/>
            </w:rPr>
          </w:rPrChange>
        </w:rPr>
        <w:t>2</w:t>
      </w:r>
      <w:r w:rsidRPr="00883F17">
        <w:rPr>
          <w:rFonts w:asciiTheme="minorHAnsi" w:hAnsiTheme="minorHAnsi"/>
          <w:color w:val="000000"/>
          <w:rPrChange w:id="4274" w:author="Microsoft Office User" w:date="2023-07-10T07:16:00Z">
            <w:rPr>
              <w:rFonts w:ascii="Cambria" w:hAnsi="Cambria"/>
              <w:color w:val="000000"/>
            </w:rPr>
          </w:rPrChange>
        </w:rPr>
        <w:t xml:space="preserve">. </w:t>
      </w:r>
      <w:r w:rsidRPr="00883F17">
        <w:rPr>
          <w:rFonts w:asciiTheme="minorHAnsi" w:hAnsiTheme="minorHAnsi"/>
          <w:i/>
          <w:iCs/>
          <w:color w:val="000000"/>
          <w:rPrChange w:id="4275" w:author="Microsoft Office User" w:date="2023-07-10T07:16:00Z">
            <w:rPr>
              <w:rFonts w:ascii="Cambria" w:hAnsi="Cambria"/>
              <w:i/>
              <w:iCs/>
              <w:color w:val="000000"/>
            </w:rPr>
          </w:rPrChange>
        </w:rPr>
        <w:t>Tree Physiology</w:t>
      </w:r>
      <w:r w:rsidRPr="00883F17">
        <w:rPr>
          <w:rFonts w:asciiTheme="minorHAnsi" w:hAnsiTheme="minorHAnsi"/>
          <w:color w:val="000000"/>
          <w:rPrChange w:id="4276" w:author="Microsoft Office User" w:date="2023-07-10T07:16:00Z">
            <w:rPr>
              <w:rFonts w:ascii="Cambria" w:hAnsi="Cambria"/>
              <w:color w:val="000000"/>
            </w:rPr>
          </w:rPrChange>
        </w:rPr>
        <w:t xml:space="preserve"> 35, 243–252. doi:</w:t>
      </w:r>
      <w:r w:rsidR="00000000" w:rsidRPr="00883F17">
        <w:rPr>
          <w:rFonts w:asciiTheme="minorHAnsi" w:hAnsiTheme="minorHAnsi"/>
          <w:rPrChange w:id="4277" w:author="Microsoft Office User" w:date="2023-07-10T07:16:00Z">
            <w:rPr/>
          </w:rPrChange>
        </w:rPr>
        <w:fldChar w:fldCharType="begin"/>
      </w:r>
      <w:r w:rsidR="00000000" w:rsidRPr="00883F17">
        <w:rPr>
          <w:rFonts w:asciiTheme="minorHAnsi" w:hAnsiTheme="minorHAnsi"/>
          <w:rPrChange w:id="4278" w:author="Microsoft Office User" w:date="2023-07-10T07:16:00Z">
            <w:rPr/>
          </w:rPrChange>
        </w:rPr>
        <w:instrText>HYPERLINK "https://doi.org/10.1093/treephys/tpv019"</w:instrText>
      </w:r>
      <w:r w:rsidR="00000000" w:rsidRPr="00883F17">
        <w:rPr>
          <w:rFonts w:asciiTheme="minorHAnsi" w:hAnsiTheme="minorHAnsi"/>
          <w:rPrChange w:id="4279" w:author="Microsoft Office User" w:date="2023-07-10T07:16:00Z">
            <w:rPr/>
          </w:rPrChange>
        </w:rPr>
      </w:r>
      <w:r w:rsidR="00000000" w:rsidRPr="00883F17">
        <w:rPr>
          <w:rFonts w:asciiTheme="minorHAnsi" w:hAnsiTheme="minorHAnsi"/>
          <w:rPrChange w:id="4280" w:author="Microsoft Office User" w:date="2023-07-10T07:16:00Z">
            <w:rPr/>
          </w:rPrChange>
        </w:rPr>
        <w:fldChar w:fldCharType="separate"/>
      </w:r>
      <w:r w:rsidRPr="00883F17">
        <w:rPr>
          <w:rStyle w:val="Hyperlink"/>
          <w:rFonts w:asciiTheme="minorHAnsi" w:hAnsiTheme="minorHAnsi"/>
          <w:color w:val="000000"/>
          <w:rPrChange w:id="4281" w:author="Microsoft Office User" w:date="2023-07-10T07:16:00Z">
            <w:rPr>
              <w:rStyle w:val="Hyperlink"/>
              <w:rFonts w:ascii="Cambria" w:hAnsi="Cambria"/>
              <w:color w:val="000000"/>
            </w:rPr>
          </w:rPrChange>
        </w:rPr>
        <w:t>10.1093/treephys/tpv019</w:t>
      </w:r>
      <w:r w:rsidR="00000000" w:rsidRPr="00883F17">
        <w:rPr>
          <w:rStyle w:val="Hyperlink"/>
          <w:rFonts w:asciiTheme="minorHAnsi" w:hAnsiTheme="minorHAnsi"/>
          <w:color w:val="000000"/>
          <w:rPrChange w:id="4282"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283" w:author="Microsoft Office User" w:date="2023-07-10T07:16:00Z">
            <w:rPr>
              <w:rFonts w:ascii="Cambria" w:hAnsi="Cambria"/>
              <w:color w:val="000000"/>
            </w:rPr>
          </w:rPrChange>
        </w:rPr>
        <w:t>.</w:t>
      </w:r>
    </w:p>
    <w:p w14:paraId="22386818" w14:textId="77777777" w:rsidR="00E56FE4" w:rsidRPr="00883F17" w:rsidRDefault="00E56FE4" w:rsidP="00E56FE4">
      <w:pPr>
        <w:pStyle w:val="NormalWeb"/>
        <w:spacing w:before="0" w:beforeAutospacing="0" w:after="200" w:afterAutospacing="0"/>
        <w:ind w:right="-261"/>
        <w:rPr>
          <w:rFonts w:asciiTheme="minorHAnsi" w:hAnsiTheme="minorHAnsi"/>
          <w:rPrChange w:id="4284" w:author="Microsoft Office User" w:date="2023-07-10T07:16:00Z">
            <w:rPr/>
          </w:rPrChange>
        </w:rPr>
      </w:pPr>
      <w:r w:rsidRPr="00883F17">
        <w:rPr>
          <w:rFonts w:asciiTheme="minorHAnsi" w:hAnsiTheme="minorHAnsi"/>
          <w:color w:val="000000"/>
          <w:rPrChange w:id="4285" w:author="Microsoft Office User" w:date="2023-07-10T07:16:00Z">
            <w:rPr>
              <w:rFonts w:ascii="Cambria" w:hAnsi="Cambria"/>
              <w:color w:val="000000"/>
            </w:rPr>
          </w:rPrChange>
        </w:rPr>
        <w:lastRenderedPageBreak/>
        <w:t xml:space="preserve">Hartmann, H., Ziegler, W., and Trumbore, S. (2013). Lethal drought leads to reduction in nonstructural carbohydrates in norway spruce tree roots but not in the canopy. </w:t>
      </w:r>
      <w:r w:rsidRPr="00883F17">
        <w:rPr>
          <w:rFonts w:asciiTheme="minorHAnsi" w:hAnsiTheme="minorHAnsi"/>
          <w:i/>
          <w:iCs/>
          <w:color w:val="000000"/>
          <w:rPrChange w:id="4286" w:author="Microsoft Office User" w:date="2023-07-10T07:16:00Z">
            <w:rPr>
              <w:rFonts w:ascii="Cambria" w:hAnsi="Cambria"/>
              <w:i/>
              <w:iCs/>
              <w:color w:val="000000"/>
            </w:rPr>
          </w:rPrChange>
        </w:rPr>
        <w:t>Functional Ecology</w:t>
      </w:r>
      <w:r w:rsidRPr="00883F17">
        <w:rPr>
          <w:rFonts w:asciiTheme="minorHAnsi" w:hAnsiTheme="minorHAnsi"/>
          <w:color w:val="000000"/>
          <w:rPrChange w:id="4287" w:author="Microsoft Office User" w:date="2023-07-10T07:16:00Z">
            <w:rPr>
              <w:rFonts w:ascii="Cambria" w:hAnsi="Cambria"/>
              <w:color w:val="000000"/>
            </w:rPr>
          </w:rPrChange>
        </w:rPr>
        <w:t xml:space="preserve"> 27, 413–427. doi:</w:t>
      </w:r>
      <w:r w:rsidR="00000000" w:rsidRPr="00883F17">
        <w:rPr>
          <w:rFonts w:asciiTheme="minorHAnsi" w:hAnsiTheme="minorHAnsi"/>
          <w:rPrChange w:id="4288" w:author="Microsoft Office User" w:date="2023-07-10T07:16:00Z">
            <w:rPr/>
          </w:rPrChange>
        </w:rPr>
        <w:fldChar w:fldCharType="begin"/>
      </w:r>
      <w:r w:rsidR="00000000" w:rsidRPr="00883F17">
        <w:rPr>
          <w:rFonts w:asciiTheme="minorHAnsi" w:hAnsiTheme="minorHAnsi"/>
          <w:rPrChange w:id="4289" w:author="Microsoft Office User" w:date="2023-07-10T07:16:00Z">
            <w:rPr/>
          </w:rPrChange>
        </w:rPr>
        <w:instrText>HYPERLINK "https://doi.org/https:/doi.org/10.1111/1365-2435.12046"</w:instrText>
      </w:r>
      <w:r w:rsidR="00000000" w:rsidRPr="00883F17">
        <w:rPr>
          <w:rFonts w:asciiTheme="minorHAnsi" w:hAnsiTheme="minorHAnsi"/>
          <w:rPrChange w:id="4290" w:author="Microsoft Office User" w:date="2023-07-10T07:16:00Z">
            <w:rPr/>
          </w:rPrChange>
        </w:rPr>
      </w:r>
      <w:r w:rsidR="00000000" w:rsidRPr="00883F17">
        <w:rPr>
          <w:rFonts w:asciiTheme="minorHAnsi" w:hAnsiTheme="minorHAnsi"/>
          <w:rPrChange w:id="4291" w:author="Microsoft Office User" w:date="2023-07-10T07:16:00Z">
            <w:rPr/>
          </w:rPrChange>
        </w:rPr>
        <w:fldChar w:fldCharType="separate"/>
      </w:r>
      <w:r w:rsidRPr="00883F17">
        <w:rPr>
          <w:rStyle w:val="Hyperlink"/>
          <w:rFonts w:asciiTheme="minorHAnsi" w:hAnsiTheme="minorHAnsi"/>
          <w:color w:val="000000"/>
          <w:rPrChange w:id="4292" w:author="Microsoft Office User" w:date="2023-07-10T07:16:00Z">
            <w:rPr>
              <w:rStyle w:val="Hyperlink"/>
              <w:rFonts w:ascii="Cambria" w:hAnsi="Cambria"/>
              <w:color w:val="000000"/>
            </w:rPr>
          </w:rPrChange>
        </w:rPr>
        <w:t>https://doi.org/10.1111/1365-2435.12046</w:t>
      </w:r>
      <w:r w:rsidR="00000000" w:rsidRPr="00883F17">
        <w:rPr>
          <w:rStyle w:val="Hyperlink"/>
          <w:rFonts w:asciiTheme="minorHAnsi" w:hAnsiTheme="minorHAnsi"/>
          <w:color w:val="000000"/>
          <w:rPrChange w:id="4293"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294" w:author="Microsoft Office User" w:date="2023-07-10T07:16:00Z">
            <w:rPr>
              <w:rFonts w:ascii="Cambria" w:hAnsi="Cambria"/>
              <w:color w:val="000000"/>
            </w:rPr>
          </w:rPrChange>
        </w:rPr>
        <w:t>.</w:t>
      </w:r>
    </w:p>
    <w:p w14:paraId="68FE3517" w14:textId="77777777" w:rsidR="00E56FE4" w:rsidRPr="00883F17" w:rsidRDefault="00E56FE4" w:rsidP="00E56FE4">
      <w:pPr>
        <w:pStyle w:val="NormalWeb"/>
        <w:spacing w:before="0" w:beforeAutospacing="0" w:after="200" w:afterAutospacing="0"/>
        <w:ind w:right="-261"/>
        <w:rPr>
          <w:rFonts w:asciiTheme="minorHAnsi" w:hAnsiTheme="minorHAnsi"/>
          <w:rPrChange w:id="4295" w:author="Microsoft Office User" w:date="2023-07-10T07:16:00Z">
            <w:rPr/>
          </w:rPrChange>
        </w:rPr>
      </w:pPr>
      <w:r w:rsidRPr="00883F17">
        <w:rPr>
          <w:rFonts w:asciiTheme="minorHAnsi" w:hAnsiTheme="minorHAnsi"/>
          <w:color w:val="000000"/>
          <w:rPrChange w:id="4296" w:author="Microsoft Office User" w:date="2023-07-10T07:16:00Z">
            <w:rPr>
              <w:rFonts w:ascii="Cambria" w:hAnsi="Cambria"/>
              <w:color w:val="000000"/>
            </w:rPr>
          </w:rPrChange>
        </w:rPr>
        <w:t xml:space="preserve">Herrera-Ramírez, D., Sierra, C. A., Römermann, C., Muhr, J., Trumbore, S., Silvério, D., et al. (2021). Starch and lipid storage strategies in tropical trees relate to growth and mortality. </w:t>
      </w:r>
      <w:r w:rsidRPr="00883F17">
        <w:rPr>
          <w:rFonts w:asciiTheme="minorHAnsi" w:hAnsiTheme="minorHAnsi"/>
          <w:i/>
          <w:iCs/>
          <w:color w:val="000000"/>
          <w:rPrChange w:id="4297" w:author="Microsoft Office User" w:date="2023-07-10T07:16:00Z">
            <w:rPr>
              <w:rFonts w:ascii="Cambria" w:hAnsi="Cambria"/>
              <w:i/>
              <w:iCs/>
              <w:color w:val="000000"/>
            </w:rPr>
          </w:rPrChange>
        </w:rPr>
        <w:t>New Phytologist</w:t>
      </w:r>
      <w:r w:rsidRPr="00883F17">
        <w:rPr>
          <w:rFonts w:asciiTheme="minorHAnsi" w:hAnsiTheme="minorHAnsi"/>
          <w:color w:val="000000"/>
          <w:rPrChange w:id="4298" w:author="Microsoft Office User" w:date="2023-07-10T07:16:00Z">
            <w:rPr>
              <w:rFonts w:ascii="Cambria" w:hAnsi="Cambria"/>
              <w:color w:val="000000"/>
            </w:rPr>
          </w:rPrChange>
        </w:rPr>
        <w:t xml:space="preserve"> 230, 139–154. doi:</w:t>
      </w:r>
      <w:r w:rsidR="00000000" w:rsidRPr="00883F17">
        <w:rPr>
          <w:rFonts w:asciiTheme="minorHAnsi" w:hAnsiTheme="minorHAnsi"/>
          <w:rPrChange w:id="4299" w:author="Microsoft Office User" w:date="2023-07-10T07:16:00Z">
            <w:rPr/>
          </w:rPrChange>
        </w:rPr>
        <w:fldChar w:fldCharType="begin"/>
      </w:r>
      <w:r w:rsidR="00000000" w:rsidRPr="00883F17">
        <w:rPr>
          <w:rFonts w:asciiTheme="minorHAnsi" w:hAnsiTheme="minorHAnsi"/>
          <w:rPrChange w:id="4300" w:author="Microsoft Office User" w:date="2023-07-10T07:16:00Z">
            <w:rPr/>
          </w:rPrChange>
        </w:rPr>
        <w:instrText>HYPERLINK "https://doi.org/https:/doi.org/10.1111/nph.17239"</w:instrText>
      </w:r>
      <w:r w:rsidR="00000000" w:rsidRPr="00883F17">
        <w:rPr>
          <w:rFonts w:asciiTheme="minorHAnsi" w:hAnsiTheme="minorHAnsi"/>
          <w:rPrChange w:id="4301" w:author="Microsoft Office User" w:date="2023-07-10T07:16:00Z">
            <w:rPr/>
          </w:rPrChange>
        </w:rPr>
      </w:r>
      <w:r w:rsidR="00000000" w:rsidRPr="00883F17">
        <w:rPr>
          <w:rFonts w:asciiTheme="minorHAnsi" w:hAnsiTheme="minorHAnsi"/>
          <w:rPrChange w:id="4302" w:author="Microsoft Office User" w:date="2023-07-10T07:16:00Z">
            <w:rPr/>
          </w:rPrChange>
        </w:rPr>
        <w:fldChar w:fldCharType="separate"/>
      </w:r>
      <w:r w:rsidRPr="00883F17">
        <w:rPr>
          <w:rStyle w:val="Hyperlink"/>
          <w:rFonts w:asciiTheme="minorHAnsi" w:hAnsiTheme="minorHAnsi"/>
          <w:color w:val="000000"/>
          <w:rPrChange w:id="4303" w:author="Microsoft Office User" w:date="2023-07-10T07:16:00Z">
            <w:rPr>
              <w:rStyle w:val="Hyperlink"/>
              <w:rFonts w:ascii="Cambria" w:hAnsi="Cambria"/>
              <w:color w:val="000000"/>
            </w:rPr>
          </w:rPrChange>
        </w:rPr>
        <w:t>https://doi.org/10.1111/nph.17239</w:t>
      </w:r>
      <w:r w:rsidR="00000000" w:rsidRPr="00883F17">
        <w:rPr>
          <w:rStyle w:val="Hyperlink"/>
          <w:rFonts w:asciiTheme="minorHAnsi" w:hAnsiTheme="minorHAnsi"/>
          <w:color w:val="000000"/>
          <w:rPrChange w:id="430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305" w:author="Microsoft Office User" w:date="2023-07-10T07:16:00Z">
            <w:rPr>
              <w:rFonts w:ascii="Cambria" w:hAnsi="Cambria"/>
              <w:color w:val="000000"/>
            </w:rPr>
          </w:rPrChange>
        </w:rPr>
        <w:t>.</w:t>
      </w:r>
    </w:p>
    <w:p w14:paraId="7B479210" w14:textId="77777777" w:rsidR="00E56FE4" w:rsidRPr="00883F17" w:rsidRDefault="00E56FE4" w:rsidP="00E56FE4">
      <w:pPr>
        <w:pStyle w:val="NormalWeb"/>
        <w:spacing w:before="0" w:beforeAutospacing="0" w:after="200" w:afterAutospacing="0"/>
        <w:ind w:right="-261"/>
        <w:rPr>
          <w:rFonts w:asciiTheme="minorHAnsi" w:hAnsiTheme="minorHAnsi"/>
          <w:rPrChange w:id="4306" w:author="Microsoft Office User" w:date="2023-07-10T07:16:00Z">
            <w:rPr/>
          </w:rPrChange>
        </w:rPr>
      </w:pPr>
      <w:r w:rsidRPr="00883F17">
        <w:rPr>
          <w:rFonts w:asciiTheme="minorHAnsi" w:hAnsiTheme="minorHAnsi"/>
          <w:color w:val="000000"/>
          <w:rPrChange w:id="4307" w:author="Microsoft Office User" w:date="2023-07-10T07:16:00Z">
            <w:rPr>
              <w:rFonts w:ascii="Cambria" w:hAnsi="Cambria"/>
              <w:color w:val="000000"/>
            </w:rPr>
          </w:rPrChange>
        </w:rPr>
        <w:t xml:space="preserve">Hoch, G., Richter, A., and Körner, C. (2003). Non-structural carbon compounds in temperate forest trees. </w:t>
      </w:r>
      <w:r w:rsidRPr="00883F17">
        <w:rPr>
          <w:rFonts w:asciiTheme="minorHAnsi" w:hAnsiTheme="minorHAnsi"/>
          <w:i/>
          <w:iCs/>
          <w:color w:val="000000"/>
          <w:rPrChange w:id="4308" w:author="Microsoft Office User" w:date="2023-07-10T07:16:00Z">
            <w:rPr>
              <w:rFonts w:ascii="Cambria" w:hAnsi="Cambria"/>
              <w:i/>
              <w:iCs/>
              <w:color w:val="000000"/>
            </w:rPr>
          </w:rPrChange>
        </w:rPr>
        <w:t>Plant, Cell &amp; Environment</w:t>
      </w:r>
      <w:r w:rsidRPr="00883F17">
        <w:rPr>
          <w:rFonts w:asciiTheme="minorHAnsi" w:hAnsiTheme="minorHAnsi"/>
          <w:color w:val="000000"/>
          <w:rPrChange w:id="4309" w:author="Microsoft Office User" w:date="2023-07-10T07:16:00Z">
            <w:rPr>
              <w:rFonts w:ascii="Cambria" w:hAnsi="Cambria"/>
              <w:color w:val="000000"/>
            </w:rPr>
          </w:rPrChange>
        </w:rPr>
        <w:t xml:space="preserve"> 26, 1067–1081. doi:</w:t>
      </w:r>
      <w:r w:rsidR="00000000" w:rsidRPr="00883F17">
        <w:rPr>
          <w:rFonts w:asciiTheme="minorHAnsi" w:hAnsiTheme="minorHAnsi"/>
          <w:rPrChange w:id="4310" w:author="Microsoft Office User" w:date="2023-07-10T07:16:00Z">
            <w:rPr/>
          </w:rPrChange>
        </w:rPr>
        <w:fldChar w:fldCharType="begin"/>
      </w:r>
      <w:r w:rsidR="00000000" w:rsidRPr="00883F17">
        <w:rPr>
          <w:rFonts w:asciiTheme="minorHAnsi" w:hAnsiTheme="minorHAnsi"/>
          <w:rPrChange w:id="4311" w:author="Microsoft Office User" w:date="2023-07-10T07:16:00Z">
            <w:rPr/>
          </w:rPrChange>
        </w:rPr>
        <w:instrText>HYPERLINK "https://doi.org/10.1046/j.0016-8025.2003.01032.x"</w:instrText>
      </w:r>
      <w:r w:rsidR="00000000" w:rsidRPr="00883F17">
        <w:rPr>
          <w:rFonts w:asciiTheme="minorHAnsi" w:hAnsiTheme="minorHAnsi"/>
          <w:rPrChange w:id="4312" w:author="Microsoft Office User" w:date="2023-07-10T07:16:00Z">
            <w:rPr/>
          </w:rPrChange>
        </w:rPr>
      </w:r>
      <w:r w:rsidR="00000000" w:rsidRPr="00883F17">
        <w:rPr>
          <w:rFonts w:asciiTheme="minorHAnsi" w:hAnsiTheme="minorHAnsi"/>
          <w:rPrChange w:id="4313" w:author="Microsoft Office User" w:date="2023-07-10T07:16:00Z">
            <w:rPr/>
          </w:rPrChange>
        </w:rPr>
        <w:fldChar w:fldCharType="separate"/>
      </w:r>
      <w:r w:rsidRPr="00883F17">
        <w:rPr>
          <w:rStyle w:val="Hyperlink"/>
          <w:rFonts w:asciiTheme="minorHAnsi" w:hAnsiTheme="minorHAnsi"/>
          <w:color w:val="000000"/>
          <w:rPrChange w:id="4314" w:author="Microsoft Office User" w:date="2023-07-10T07:16:00Z">
            <w:rPr>
              <w:rStyle w:val="Hyperlink"/>
              <w:rFonts w:ascii="Cambria" w:hAnsi="Cambria"/>
              <w:color w:val="000000"/>
            </w:rPr>
          </w:rPrChange>
        </w:rPr>
        <w:t>10.1046/j.0016-8025.2003.01032.x</w:t>
      </w:r>
      <w:r w:rsidR="00000000" w:rsidRPr="00883F17">
        <w:rPr>
          <w:rStyle w:val="Hyperlink"/>
          <w:rFonts w:asciiTheme="minorHAnsi" w:hAnsiTheme="minorHAnsi"/>
          <w:color w:val="000000"/>
          <w:rPrChange w:id="431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316" w:author="Microsoft Office User" w:date="2023-07-10T07:16:00Z">
            <w:rPr>
              <w:rFonts w:ascii="Cambria" w:hAnsi="Cambria"/>
              <w:color w:val="000000"/>
            </w:rPr>
          </w:rPrChange>
        </w:rPr>
        <w:t>.</w:t>
      </w:r>
    </w:p>
    <w:p w14:paraId="03BB606F" w14:textId="77777777" w:rsidR="00E56FE4" w:rsidRPr="00883F17" w:rsidRDefault="00E56FE4" w:rsidP="00E56FE4">
      <w:pPr>
        <w:pStyle w:val="NormalWeb"/>
        <w:spacing w:before="0" w:beforeAutospacing="0" w:after="200" w:afterAutospacing="0"/>
        <w:ind w:right="-261"/>
        <w:rPr>
          <w:rFonts w:asciiTheme="minorHAnsi" w:hAnsiTheme="minorHAnsi"/>
          <w:rPrChange w:id="4317" w:author="Microsoft Office User" w:date="2023-07-10T07:16:00Z">
            <w:rPr/>
          </w:rPrChange>
        </w:rPr>
      </w:pPr>
      <w:r w:rsidRPr="00883F17">
        <w:rPr>
          <w:rFonts w:asciiTheme="minorHAnsi" w:hAnsiTheme="minorHAnsi"/>
          <w:color w:val="000000"/>
          <w:rPrChange w:id="4318" w:author="Microsoft Office User" w:date="2023-07-10T07:16:00Z">
            <w:rPr>
              <w:rFonts w:ascii="Cambria" w:hAnsi="Cambria"/>
              <w:color w:val="000000"/>
            </w:rPr>
          </w:rPrChange>
        </w:rPr>
        <w:t xml:space="preserve">Huang, J., Hammerbacher, A., Gershenzon, J., Dam, N. M. van, Sala, A., McDowell, N. G., et al. (2021). Storage of carbon reserves in spruce trees is prioritized over growth in the face of carbon limitation. </w:t>
      </w:r>
      <w:r w:rsidRPr="00883F17">
        <w:rPr>
          <w:rFonts w:asciiTheme="minorHAnsi" w:hAnsiTheme="minorHAnsi"/>
          <w:i/>
          <w:iCs/>
          <w:color w:val="000000"/>
          <w:rPrChange w:id="4319" w:author="Microsoft Office User" w:date="2023-07-10T07:16:00Z">
            <w:rPr>
              <w:rFonts w:ascii="Cambria" w:hAnsi="Cambria"/>
              <w:i/>
              <w:iCs/>
              <w:color w:val="000000"/>
            </w:rPr>
          </w:rPrChange>
        </w:rPr>
        <w:t>Proceedings of the National Academy of Sciences</w:t>
      </w:r>
      <w:r w:rsidRPr="00883F17">
        <w:rPr>
          <w:rFonts w:asciiTheme="minorHAnsi" w:hAnsiTheme="minorHAnsi"/>
          <w:color w:val="000000"/>
          <w:rPrChange w:id="4320" w:author="Microsoft Office User" w:date="2023-07-10T07:16:00Z">
            <w:rPr>
              <w:rFonts w:ascii="Cambria" w:hAnsi="Cambria"/>
              <w:color w:val="000000"/>
            </w:rPr>
          </w:rPrChange>
        </w:rPr>
        <w:t xml:space="preserve"> 118, e2023297118. doi:</w:t>
      </w:r>
      <w:r w:rsidR="00000000" w:rsidRPr="00883F17">
        <w:rPr>
          <w:rFonts w:asciiTheme="minorHAnsi" w:hAnsiTheme="minorHAnsi"/>
          <w:rPrChange w:id="4321" w:author="Microsoft Office User" w:date="2023-07-10T07:16:00Z">
            <w:rPr/>
          </w:rPrChange>
        </w:rPr>
        <w:fldChar w:fldCharType="begin"/>
      </w:r>
      <w:r w:rsidR="00000000" w:rsidRPr="00883F17">
        <w:rPr>
          <w:rFonts w:asciiTheme="minorHAnsi" w:hAnsiTheme="minorHAnsi"/>
          <w:rPrChange w:id="4322" w:author="Microsoft Office User" w:date="2023-07-10T07:16:00Z">
            <w:rPr/>
          </w:rPrChange>
        </w:rPr>
        <w:instrText>HYPERLINK "https://doi.org/10.1073/pnas.2023297118"</w:instrText>
      </w:r>
      <w:r w:rsidR="00000000" w:rsidRPr="00883F17">
        <w:rPr>
          <w:rFonts w:asciiTheme="minorHAnsi" w:hAnsiTheme="minorHAnsi"/>
          <w:rPrChange w:id="4323" w:author="Microsoft Office User" w:date="2023-07-10T07:16:00Z">
            <w:rPr/>
          </w:rPrChange>
        </w:rPr>
      </w:r>
      <w:r w:rsidR="00000000" w:rsidRPr="00883F17">
        <w:rPr>
          <w:rFonts w:asciiTheme="minorHAnsi" w:hAnsiTheme="minorHAnsi"/>
          <w:rPrChange w:id="4324" w:author="Microsoft Office User" w:date="2023-07-10T07:16:00Z">
            <w:rPr/>
          </w:rPrChange>
        </w:rPr>
        <w:fldChar w:fldCharType="separate"/>
      </w:r>
      <w:r w:rsidRPr="00883F17">
        <w:rPr>
          <w:rStyle w:val="Hyperlink"/>
          <w:rFonts w:asciiTheme="minorHAnsi" w:hAnsiTheme="minorHAnsi"/>
          <w:color w:val="000000"/>
          <w:rPrChange w:id="4325" w:author="Microsoft Office User" w:date="2023-07-10T07:16:00Z">
            <w:rPr>
              <w:rStyle w:val="Hyperlink"/>
              <w:rFonts w:ascii="Cambria" w:hAnsi="Cambria"/>
              <w:color w:val="000000"/>
            </w:rPr>
          </w:rPrChange>
        </w:rPr>
        <w:t>10.1073/pnas.2023297118</w:t>
      </w:r>
      <w:r w:rsidR="00000000" w:rsidRPr="00883F17">
        <w:rPr>
          <w:rStyle w:val="Hyperlink"/>
          <w:rFonts w:asciiTheme="minorHAnsi" w:hAnsiTheme="minorHAnsi"/>
          <w:color w:val="000000"/>
          <w:rPrChange w:id="4326"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327" w:author="Microsoft Office User" w:date="2023-07-10T07:16:00Z">
            <w:rPr>
              <w:rFonts w:ascii="Cambria" w:hAnsi="Cambria"/>
              <w:color w:val="000000"/>
            </w:rPr>
          </w:rPrChange>
        </w:rPr>
        <w:t>.</w:t>
      </w:r>
    </w:p>
    <w:p w14:paraId="466F3619" w14:textId="77777777" w:rsidR="00E56FE4" w:rsidRPr="00883F17" w:rsidRDefault="00E56FE4" w:rsidP="00E56FE4">
      <w:pPr>
        <w:pStyle w:val="NormalWeb"/>
        <w:spacing w:before="0" w:beforeAutospacing="0" w:after="200" w:afterAutospacing="0"/>
        <w:ind w:right="-261"/>
        <w:rPr>
          <w:rFonts w:asciiTheme="minorHAnsi" w:hAnsiTheme="minorHAnsi"/>
          <w:rPrChange w:id="4328" w:author="Microsoft Office User" w:date="2023-07-10T07:16:00Z">
            <w:rPr/>
          </w:rPrChange>
        </w:rPr>
      </w:pPr>
      <w:r w:rsidRPr="00883F17">
        <w:rPr>
          <w:rFonts w:asciiTheme="minorHAnsi" w:hAnsiTheme="minorHAnsi"/>
          <w:color w:val="000000"/>
          <w:shd w:val="clear" w:color="auto" w:fill="FFFFFF"/>
          <w:rPrChange w:id="4329" w:author="Microsoft Office User" w:date="2023-07-10T07:16:00Z">
            <w:rPr>
              <w:rFonts w:ascii="Cambria" w:hAnsi="Cambria"/>
              <w:color w:val="000000"/>
              <w:shd w:val="clear" w:color="auto" w:fill="FFFFFF"/>
            </w:rPr>
          </w:rPrChange>
        </w:rPr>
        <w:t xml:space="preserve">Huang, J., Rücker, A., Schmidt, A., Gleixner, G., Gershenzon, J., Trumbore, S., et al. (2020). Production of constitutive and induced secondary metabolites is coordinated with growth and storage in Norway spruce saplings. </w:t>
      </w:r>
      <w:r w:rsidRPr="00883F17">
        <w:rPr>
          <w:rFonts w:asciiTheme="minorHAnsi" w:hAnsiTheme="minorHAnsi"/>
          <w:i/>
          <w:iCs/>
          <w:color w:val="000000"/>
          <w:shd w:val="clear" w:color="auto" w:fill="FFFFFF"/>
          <w:rPrChange w:id="4330" w:author="Microsoft Office User" w:date="2023-07-10T07:16:00Z">
            <w:rPr>
              <w:rFonts w:ascii="Cambria" w:hAnsi="Cambria"/>
              <w:i/>
              <w:iCs/>
              <w:color w:val="000000"/>
              <w:shd w:val="clear" w:color="auto" w:fill="FFFFFF"/>
            </w:rPr>
          </w:rPrChange>
        </w:rPr>
        <w:t>Tree Physiology</w:t>
      </w:r>
      <w:r w:rsidRPr="00883F17">
        <w:rPr>
          <w:rFonts w:asciiTheme="minorHAnsi" w:hAnsiTheme="minorHAnsi"/>
          <w:color w:val="000000"/>
          <w:shd w:val="clear" w:color="auto" w:fill="FFFFFF"/>
          <w:rPrChange w:id="4331" w:author="Microsoft Office User" w:date="2023-07-10T07:16:00Z">
            <w:rPr>
              <w:rFonts w:ascii="Cambria" w:hAnsi="Cambria"/>
              <w:color w:val="000000"/>
              <w:shd w:val="clear" w:color="auto" w:fill="FFFFFF"/>
            </w:rPr>
          </w:rPrChange>
        </w:rPr>
        <w:t xml:space="preserve"> 40, 928-942. doi:</w:t>
      </w:r>
      <w:r w:rsidR="00000000" w:rsidRPr="00883F17">
        <w:rPr>
          <w:rFonts w:asciiTheme="minorHAnsi" w:hAnsiTheme="minorHAnsi"/>
          <w:rPrChange w:id="4332" w:author="Microsoft Office User" w:date="2023-07-10T07:16:00Z">
            <w:rPr/>
          </w:rPrChange>
        </w:rPr>
        <w:fldChar w:fldCharType="begin"/>
      </w:r>
      <w:r w:rsidR="00000000" w:rsidRPr="00883F17">
        <w:rPr>
          <w:rFonts w:asciiTheme="minorHAnsi" w:hAnsiTheme="minorHAnsi"/>
          <w:rPrChange w:id="4333" w:author="Microsoft Office User" w:date="2023-07-10T07:16:00Z">
            <w:rPr/>
          </w:rPrChange>
        </w:rPr>
        <w:instrText>HYPERLINK "https://doi.org/10.1093/treephys/tpaa040."</w:instrText>
      </w:r>
      <w:r w:rsidR="00000000" w:rsidRPr="00883F17">
        <w:rPr>
          <w:rFonts w:asciiTheme="minorHAnsi" w:hAnsiTheme="minorHAnsi"/>
          <w:rPrChange w:id="4334" w:author="Microsoft Office User" w:date="2023-07-10T07:16:00Z">
            <w:rPr/>
          </w:rPrChange>
        </w:rPr>
      </w:r>
      <w:r w:rsidR="00000000" w:rsidRPr="00883F17">
        <w:rPr>
          <w:rFonts w:asciiTheme="minorHAnsi" w:hAnsiTheme="minorHAnsi"/>
          <w:rPrChange w:id="4335" w:author="Microsoft Office User" w:date="2023-07-10T07:16:00Z">
            <w:rPr/>
          </w:rPrChange>
        </w:rPr>
        <w:fldChar w:fldCharType="separate"/>
      </w:r>
      <w:r w:rsidRPr="00883F17">
        <w:rPr>
          <w:rStyle w:val="Hyperlink"/>
          <w:rFonts w:asciiTheme="minorHAnsi" w:hAnsiTheme="minorHAnsi"/>
          <w:color w:val="000000"/>
          <w:shd w:val="clear" w:color="auto" w:fill="FFFFFF"/>
          <w:rPrChange w:id="4336" w:author="Microsoft Office User" w:date="2023-07-10T07:16:00Z">
            <w:rPr>
              <w:rStyle w:val="Hyperlink"/>
              <w:rFonts w:ascii="Cambria" w:hAnsi="Cambria"/>
              <w:color w:val="000000"/>
              <w:shd w:val="clear" w:color="auto" w:fill="FFFFFF"/>
            </w:rPr>
          </w:rPrChange>
        </w:rPr>
        <w:t>https://doi.org/10.1093/treephys/tpaa040.</w:t>
      </w:r>
      <w:r w:rsidR="00000000" w:rsidRPr="00883F17">
        <w:rPr>
          <w:rStyle w:val="Hyperlink"/>
          <w:rFonts w:asciiTheme="minorHAnsi" w:hAnsiTheme="minorHAnsi"/>
          <w:color w:val="000000"/>
          <w:shd w:val="clear" w:color="auto" w:fill="FFFFFF"/>
          <w:rPrChange w:id="4337" w:author="Microsoft Office User" w:date="2023-07-10T07:16:00Z">
            <w:rPr>
              <w:rStyle w:val="Hyperlink"/>
              <w:rFonts w:ascii="Cambria" w:hAnsi="Cambria"/>
              <w:color w:val="000000"/>
              <w:shd w:val="clear" w:color="auto" w:fill="FFFFFF"/>
            </w:rPr>
          </w:rPrChange>
        </w:rPr>
        <w:fldChar w:fldCharType="end"/>
      </w:r>
    </w:p>
    <w:p w14:paraId="337B4AA1" w14:textId="77777777" w:rsidR="00E56FE4" w:rsidRPr="00883F17" w:rsidRDefault="00E56FE4" w:rsidP="00E56FE4">
      <w:pPr>
        <w:pStyle w:val="NormalWeb"/>
        <w:spacing w:before="0" w:beforeAutospacing="0" w:after="200" w:afterAutospacing="0"/>
        <w:ind w:right="-261"/>
        <w:rPr>
          <w:rFonts w:asciiTheme="minorHAnsi" w:hAnsiTheme="minorHAnsi"/>
          <w:rPrChange w:id="4338" w:author="Microsoft Office User" w:date="2023-07-10T07:16:00Z">
            <w:rPr/>
          </w:rPrChange>
        </w:rPr>
      </w:pPr>
      <w:r w:rsidRPr="00883F17">
        <w:rPr>
          <w:rFonts w:asciiTheme="minorHAnsi" w:hAnsiTheme="minorHAnsi"/>
          <w:color w:val="000000"/>
          <w:rPrChange w:id="4339" w:author="Microsoft Office User" w:date="2023-07-10T07:16:00Z">
            <w:rPr>
              <w:rFonts w:ascii="Cambria" w:hAnsi="Cambria"/>
              <w:color w:val="000000"/>
            </w:rPr>
          </w:rPrChange>
        </w:rPr>
        <w:t xml:space="preserve">Huang, J., Hammerbacher, A., Weinhold, A., Reichelt, M., Gleixner, G., Behrendt, T., et al. (2019). Eyes on the future – evidence for trade-offs between growth, storage and defense in norway spruce. </w:t>
      </w:r>
      <w:r w:rsidRPr="00883F17">
        <w:rPr>
          <w:rFonts w:asciiTheme="minorHAnsi" w:hAnsiTheme="minorHAnsi"/>
          <w:i/>
          <w:iCs/>
          <w:color w:val="000000"/>
          <w:rPrChange w:id="4340" w:author="Microsoft Office User" w:date="2023-07-10T07:16:00Z">
            <w:rPr>
              <w:rFonts w:ascii="Cambria" w:hAnsi="Cambria"/>
              <w:i/>
              <w:iCs/>
              <w:color w:val="000000"/>
            </w:rPr>
          </w:rPrChange>
        </w:rPr>
        <w:t>New Phytologist</w:t>
      </w:r>
      <w:r w:rsidRPr="00883F17">
        <w:rPr>
          <w:rFonts w:asciiTheme="minorHAnsi" w:hAnsiTheme="minorHAnsi"/>
          <w:color w:val="000000"/>
          <w:rPrChange w:id="4341" w:author="Microsoft Office User" w:date="2023-07-10T07:16:00Z">
            <w:rPr>
              <w:rFonts w:ascii="Cambria" w:hAnsi="Cambria"/>
              <w:color w:val="000000"/>
            </w:rPr>
          </w:rPrChange>
        </w:rPr>
        <w:t xml:space="preserve"> 222, 144–158. doi:</w:t>
      </w:r>
      <w:r w:rsidR="00000000" w:rsidRPr="00883F17">
        <w:rPr>
          <w:rFonts w:asciiTheme="minorHAnsi" w:hAnsiTheme="minorHAnsi"/>
          <w:rPrChange w:id="4342" w:author="Microsoft Office User" w:date="2023-07-10T07:16:00Z">
            <w:rPr/>
          </w:rPrChange>
        </w:rPr>
        <w:fldChar w:fldCharType="begin"/>
      </w:r>
      <w:r w:rsidR="00000000" w:rsidRPr="00883F17">
        <w:rPr>
          <w:rFonts w:asciiTheme="minorHAnsi" w:hAnsiTheme="minorHAnsi"/>
          <w:rPrChange w:id="4343" w:author="Microsoft Office User" w:date="2023-07-10T07:16:00Z">
            <w:rPr/>
          </w:rPrChange>
        </w:rPr>
        <w:instrText>HYPERLINK "https://doi.org/https:/doi.org/10.1111/nph.15522"</w:instrText>
      </w:r>
      <w:r w:rsidR="00000000" w:rsidRPr="00883F17">
        <w:rPr>
          <w:rFonts w:asciiTheme="minorHAnsi" w:hAnsiTheme="minorHAnsi"/>
          <w:rPrChange w:id="4344" w:author="Microsoft Office User" w:date="2023-07-10T07:16:00Z">
            <w:rPr/>
          </w:rPrChange>
        </w:rPr>
      </w:r>
      <w:r w:rsidR="00000000" w:rsidRPr="00883F17">
        <w:rPr>
          <w:rFonts w:asciiTheme="minorHAnsi" w:hAnsiTheme="minorHAnsi"/>
          <w:rPrChange w:id="4345" w:author="Microsoft Office User" w:date="2023-07-10T07:16:00Z">
            <w:rPr/>
          </w:rPrChange>
        </w:rPr>
        <w:fldChar w:fldCharType="separate"/>
      </w:r>
      <w:r w:rsidRPr="00883F17">
        <w:rPr>
          <w:rStyle w:val="Hyperlink"/>
          <w:rFonts w:asciiTheme="minorHAnsi" w:hAnsiTheme="minorHAnsi"/>
          <w:color w:val="000000"/>
          <w:rPrChange w:id="4346" w:author="Microsoft Office User" w:date="2023-07-10T07:16:00Z">
            <w:rPr>
              <w:rStyle w:val="Hyperlink"/>
              <w:rFonts w:ascii="Cambria" w:hAnsi="Cambria"/>
              <w:color w:val="000000"/>
            </w:rPr>
          </w:rPrChange>
        </w:rPr>
        <w:t>https://doi.org/10.1111/nph.15522</w:t>
      </w:r>
      <w:r w:rsidR="00000000" w:rsidRPr="00883F17">
        <w:rPr>
          <w:rStyle w:val="Hyperlink"/>
          <w:rFonts w:asciiTheme="minorHAnsi" w:hAnsiTheme="minorHAnsi"/>
          <w:color w:val="000000"/>
          <w:rPrChange w:id="4347"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348" w:author="Microsoft Office User" w:date="2023-07-10T07:16:00Z">
            <w:rPr>
              <w:rFonts w:ascii="Cambria" w:hAnsi="Cambria"/>
              <w:color w:val="000000"/>
            </w:rPr>
          </w:rPrChange>
        </w:rPr>
        <w:t>.</w:t>
      </w:r>
    </w:p>
    <w:p w14:paraId="1BEACB65" w14:textId="77777777" w:rsidR="00E56FE4" w:rsidRPr="00883F17" w:rsidRDefault="00E56FE4" w:rsidP="00E56FE4">
      <w:pPr>
        <w:pStyle w:val="NormalWeb"/>
        <w:spacing w:before="0" w:beforeAutospacing="0" w:after="200" w:afterAutospacing="0"/>
        <w:ind w:right="-261"/>
        <w:rPr>
          <w:rFonts w:asciiTheme="minorHAnsi" w:hAnsiTheme="minorHAnsi"/>
          <w:rPrChange w:id="4349" w:author="Microsoft Office User" w:date="2023-07-10T07:16:00Z">
            <w:rPr/>
          </w:rPrChange>
        </w:rPr>
      </w:pPr>
      <w:r w:rsidRPr="00883F17">
        <w:rPr>
          <w:rFonts w:asciiTheme="minorHAnsi" w:hAnsiTheme="minorHAnsi"/>
          <w:color w:val="000000"/>
          <w:rPrChange w:id="4350" w:author="Microsoft Office User" w:date="2023-07-10T07:16:00Z">
            <w:rPr>
              <w:rFonts w:ascii="Cambria" w:hAnsi="Cambria"/>
              <w:color w:val="000000"/>
            </w:rPr>
          </w:rPrChange>
        </w:rPr>
        <w:t xml:space="preserve">Klein, T., and Hoch, G. (2015). Tree carbon allocation dynamics determined using a carbon mass balance approach. </w:t>
      </w:r>
      <w:r w:rsidRPr="00883F17">
        <w:rPr>
          <w:rFonts w:asciiTheme="minorHAnsi" w:hAnsiTheme="minorHAnsi"/>
          <w:i/>
          <w:iCs/>
          <w:color w:val="000000"/>
          <w:rPrChange w:id="4351" w:author="Microsoft Office User" w:date="2023-07-10T07:16:00Z">
            <w:rPr>
              <w:rFonts w:ascii="Cambria" w:hAnsi="Cambria"/>
              <w:i/>
              <w:iCs/>
              <w:color w:val="000000"/>
            </w:rPr>
          </w:rPrChange>
        </w:rPr>
        <w:t>New Phytologist</w:t>
      </w:r>
      <w:r w:rsidRPr="00883F17">
        <w:rPr>
          <w:rFonts w:asciiTheme="minorHAnsi" w:hAnsiTheme="minorHAnsi"/>
          <w:color w:val="000000"/>
          <w:rPrChange w:id="4352" w:author="Microsoft Office User" w:date="2023-07-10T07:16:00Z">
            <w:rPr>
              <w:rFonts w:ascii="Cambria" w:hAnsi="Cambria"/>
              <w:color w:val="000000"/>
            </w:rPr>
          </w:rPrChange>
        </w:rPr>
        <w:t xml:space="preserve"> 205, 147–159. doi:</w:t>
      </w:r>
      <w:r w:rsidR="00000000" w:rsidRPr="00883F17">
        <w:rPr>
          <w:rFonts w:asciiTheme="minorHAnsi" w:hAnsiTheme="minorHAnsi"/>
          <w:rPrChange w:id="4353" w:author="Microsoft Office User" w:date="2023-07-10T07:16:00Z">
            <w:rPr/>
          </w:rPrChange>
        </w:rPr>
        <w:fldChar w:fldCharType="begin"/>
      </w:r>
      <w:r w:rsidR="00000000" w:rsidRPr="00883F17">
        <w:rPr>
          <w:rFonts w:asciiTheme="minorHAnsi" w:hAnsiTheme="minorHAnsi"/>
          <w:rPrChange w:id="4354" w:author="Microsoft Office User" w:date="2023-07-10T07:16:00Z">
            <w:rPr/>
          </w:rPrChange>
        </w:rPr>
        <w:instrText>HYPERLINK "https://doi.org/10.1111/nph.12993"</w:instrText>
      </w:r>
      <w:r w:rsidR="00000000" w:rsidRPr="00883F17">
        <w:rPr>
          <w:rFonts w:asciiTheme="minorHAnsi" w:hAnsiTheme="minorHAnsi"/>
          <w:rPrChange w:id="4355" w:author="Microsoft Office User" w:date="2023-07-10T07:16:00Z">
            <w:rPr/>
          </w:rPrChange>
        </w:rPr>
      </w:r>
      <w:r w:rsidR="00000000" w:rsidRPr="00883F17">
        <w:rPr>
          <w:rFonts w:asciiTheme="minorHAnsi" w:hAnsiTheme="minorHAnsi"/>
          <w:rPrChange w:id="4356" w:author="Microsoft Office User" w:date="2023-07-10T07:16:00Z">
            <w:rPr/>
          </w:rPrChange>
        </w:rPr>
        <w:fldChar w:fldCharType="separate"/>
      </w:r>
      <w:r w:rsidRPr="00883F17">
        <w:rPr>
          <w:rStyle w:val="Hyperlink"/>
          <w:rFonts w:asciiTheme="minorHAnsi" w:hAnsiTheme="minorHAnsi"/>
          <w:color w:val="000000"/>
          <w:rPrChange w:id="4357" w:author="Microsoft Office User" w:date="2023-07-10T07:16:00Z">
            <w:rPr>
              <w:rStyle w:val="Hyperlink"/>
              <w:rFonts w:ascii="Cambria" w:hAnsi="Cambria"/>
              <w:color w:val="000000"/>
            </w:rPr>
          </w:rPrChange>
        </w:rPr>
        <w:t>10.1111/nph.12993</w:t>
      </w:r>
      <w:r w:rsidR="00000000" w:rsidRPr="00883F17">
        <w:rPr>
          <w:rStyle w:val="Hyperlink"/>
          <w:rFonts w:asciiTheme="minorHAnsi" w:hAnsiTheme="minorHAnsi"/>
          <w:color w:val="000000"/>
          <w:rPrChange w:id="4358"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359" w:author="Microsoft Office User" w:date="2023-07-10T07:16:00Z">
            <w:rPr>
              <w:rFonts w:ascii="Cambria" w:hAnsi="Cambria"/>
              <w:color w:val="000000"/>
            </w:rPr>
          </w:rPrChange>
        </w:rPr>
        <w:t>.</w:t>
      </w:r>
    </w:p>
    <w:p w14:paraId="1989B16B" w14:textId="77777777" w:rsidR="00E56FE4" w:rsidRPr="00883F17" w:rsidRDefault="00E56FE4" w:rsidP="00E56FE4">
      <w:pPr>
        <w:pStyle w:val="NormalWeb"/>
        <w:spacing w:before="0" w:beforeAutospacing="0" w:after="200" w:afterAutospacing="0"/>
        <w:ind w:right="-261"/>
        <w:rPr>
          <w:rFonts w:asciiTheme="minorHAnsi" w:hAnsiTheme="minorHAnsi"/>
          <w:rPrChange w:id="4360" w:author="Microsoft Office User" w:date="2023-07-10T07:16:00Z">
            <w:rPr/>
          </w:rPrChange>
        </w:rPr>
      </w:pPr>
      <w:r w:rsidRPr="00883F17">
        <w:rPr>
          <w:rFonts w:asciiTheme="minorHAnsi" w:hAnsiTheme="minorHAnsi"/>
          <w:color w:val="000000"/>
          <w:rPrChange w:id="4361" w:author="Microsoft Office User" w:date="2023-07-10T07:16:00Z">
            <w:rPr>
              <w:rFonts w:ascii="Cambria" w:hAnsi="Cambria"/>
              <w:color w:val="000000"/>
            </w:rPr>
          </w:rPrChange>
        </w:rPr>
        <w:t xml:space="preserve">Kozlowski, T. T. (1992). Carbohydrate sources and sinks in woody plants. </w:t>
      </w:r>
      <w:r w:rsidRPr="00883F17">
        <w:rPr>
          <w:rFonts w:asciiTheme="minorHAnsi" w:hAnsiTheme="minorHAnsi"/>
          <w:i/>
          <w:iCs/>
          <w:color w:val="000000"/>
          <w:rPrChange w:id="4362" w:author="Microsoft Office User" w:date="2023-07-10T07:16:00Z">
            <w:rPr>
              <w:rFonts w:ascii="Cambria" w:hAnsi="Cambria"/>
              <w:i/>
              <w:iCs/>
              <w:color w:val="000000"/>
            </w:rPr>
          </w:rPrChange>
        </w:rPr>
        <w:t>The Botanical Review</w:t>
      </w:r>
      <w:r w:rsidRPr="00883F17">
        <w:rPr>
          <w:rFonts w:asciiTheme="minorHAnsi" w:hAnsiTheme="minorHAnsi"/>
          <w:color w:val="000000"/>
          <w:rPrChange w:id="4363" w:author="Microsoft Office User" w:date="2023-07-10T07:16:00Z">
            <w:rPr>
              <w:rFonts w:ascii="Cambria" w:hAnsi="Cambria"/>
              <w:color w:val="000000"/>
            </w:rPr>
          </w:rPrChange>
        </w:rPr>
        <w:t xml:space="preserve"> 58, 107–222. doi:</w:t>
      </w:r>
      <w:r w:rsidR="00000000" w:rsidRPr="00883F17">
        <w:rPr>
          <w:rFonts w:asciiTheme="minorHAnsi" w:hAnsiTheme="minorHAnsi"/>
          <w:rPrChange w:id="4364" w:author="Microsoft Office User" w:date="2023-07-10T07:16:00Z">
            <w:rPr/>
          </w:rPrChange>
        </w:rPr>
        <w:fldChar w:fldCharType="begin"/>
      </w:r>
      <w:r w:rsidR="00000000" w:rsidRPr="00883F17">
        <w:rPr>
          <w:rFonts w:asciiTheme="minorHAnsi" w:hAnsiTheme="minorHAnsi"/>
          <w:rPrChange w:id="4365" w:author="Microsoft Office User" w:date="2023-07-10T07:16:00Z">
            <w:rPr/>
          </w:rPrChange>
        </w:rPr>
        <w:instrText>HYPERLINK "https://doi.org/10.1007/BF02858600"</w:instrText>
      </w:r>
      <w:r w:rsidR="00000000" w:rsidRPr="00883F17">
        <w:rPr>
          <w:rFonts w:asciiTheme="minorHAnsi" w:hAnsiTheme="minorHAnsi"/>
          <w:rPrChange w:id="4366" w:author="Microsoft Office User" w:date="2023-07-10T07:16:00Z">
            <w:rPr/>
          </w:rPrChange>
        </w:rPr>
      </w:r>
      <w:r w:rsidR="00000000" w:rsidRPr="00883F17">
        <w:rPr>
          <w:rFonts w:asciiTheme="minorHAnsi" w:hAnsiTheme="minorHAnsi"/>
          <w:rPrChange w:id="4367" w:author="Microsoft Office User" w:date="2023-07-10T07:16:00Z">
            <w:rPr/>
          </w:rPrChange>
        </w:rPr>
        <w:fldChar w:fldCharType="separate"/>
      </w:r>
      <w:r w:rsidRPr="00883F17">
        <w:rPr>
          <w:rStyle w:val="Hyperlink"/>
          <w:rFonts w:asciiTheme="minorHAnsi" w:hAnsiTheme="minorHAnsi"/>
          <w:color w:val="000000"/>
          <w:rPrChange w:id="4368" w:author="Microsoft Office User" w:date="2023-07-10T07:16:00Z">
            <w:rPr>
              <w:rStyle w:val="Hyperlink"/>
              <w:rFonts w:ascii="Cambria" w:hAnsi="Cambria"/>
              <w:color w:val="000000"/>
            </w:rPr>
          </w:rPrChange>
        </w:rPr>
        <w:t>10.1007/BF02858600</w:t>
      </w:r>
      <w:r w:rsidR="00000000" w:rsidRPr="00883F17">
        <w:rPr>
          <w:rStyle w:val="Hyperlink"/>
          <w:rFonts w:asciiTheme="minorHAnsi" w:hAnsiTheme="minorHAnsi"/>
          <w:color w:val="000000"/>
          <w:rPrChange w:id="4369"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370" w:author="Microsoft Office User" w:date="2023-07-10T07:16:00Z">
            <w:rPr>
              <w:rFonts w:ascii="Cambria" w:hAnsi="Cambria"/>
              <w:color w:val="000000"/>
            </w:rPr>
          </w:rPrChange>
        </w:rPr>
        <w:t>.</w:t>
      </w:r>
    </w:p>
    <w:p w14:paraId="52681389" w14:textId="77777777" w:rsidR="00E56FE4" w:rsidRPr="00883F17" w:rsidRDefault="00E56FE4" w:rsidP="00E56FE4">
      <w:pPr>
        <w:pStyle w:val="NormalWeb"/>
        <w:spacing w:before="0" w:beforeAutospacing="0" w:after="200" w:afterAutospacing="0"/>
        <w:ind w:right="-261"/>
        <w:rPr>
          <w:rFonts w:asciiTheme="minorHAnsi" w:hAnsiTheme="minorHAnsi"/>
          <w:rPrChange w:id="4371" w:author="Microsoft Office User" w:date="2023-07-10T07:16:00Z">
            <w:rPr/>
          </w:rPrChange>
        </w:rPr>
      </w:pPr>
      <w:r w:rsidRPr="00883F17">
        <w:rPr>
          <w:rFonts w:asciiTheme="minorHAnsi" w:hAnsiTheme="minorHAnsi"/>
          <w:color w:val="000000"/>
          <w:rPrChange w:id="4372" w:author="Microsoft Office User" w:date="2023-07-10T07:16:00Z">
            <w:rPr>
              <w:rFonts w:ascii="Cambria" w:hAnsi="Cambria"/>
              <w:color w:val="000000"/>
            </w:rPr>
          </w:rPrChange>
        </w:rPr>
        <w:t xml:space="preserve">Körner, C. (2003). Carbon limitation in trees. </w:t>
      </w:r>
      <w:r w:rsidRPr="00883F17">
        <w:rPr>
          <w:rFonts w:asciiTheme="minorHAnsi" w:hAnsiTheme="minorHAnsi"/>
          <w:i/>
          <w:iCs/>
          <w:color w:val="000000"/>
          <w:rPrChange w:id="4373" w:author="Microsoft Office User" w:date="2023-07-10T07:16:00Z">
            <w:rPr>
              <w:rFonts w:ascii="Cambria" w:hAnsi="Cambria"/>
              <w:i/>
              <w:iCs/>
              <w:color w:val="000000"/>
            </w:rPr>
          </w:rPrChange>
        </w:rPr>
        <w:t>Journal of Ecology</w:t>
      </w:r>
      <w:r w:rsidRPr="00883F17">
        <w:rPr>
          <w:rFonts w:asciiTheme="minorHAnsi" w:hAnsiTheme="minorHAnsi"/>
          <w:color w:val="000000"/>
          <w:rPrChange w:id="4374" w:author="Microsoft Office User" w:date="2023-07-10T07:16:00Z">
            <w:rPr>
              <w:rFonts w:ascii="Cambria" w:hAnsi="Cambria"/>
              <w:color w:val="000000"/>
            </w:rPr>
          </w:rPrChange>
        </w:rPr>
        <w:t xml:space="preserve"> 91, 4–17. doi:</w:t>
      </w:r>
      <w:r w:rsidR="00000000" w:rsidRPr="00883F17">
        <w:rPr>
          <w:rFonts w:asciiTheme="minorHAnsi" w:hAnsiTheme="minorHAnsi"/>
          <w:rPrChange w:id="4375" w:author="Microsoft Office User" w:date="2023-07-10T07:16:00Z">
            <w:rPr/>
          </w:rPrChange>
        </w:rPr>
        <w:fldChar w:fldCharType="begin"/>
      </w:r>
      <w:r w:rsidR="00000000" w:rsidRPr="00883F17">
        <w:rPr>
          <w:rFonts w:asciiTheme="minorHAnsi" w:hAnsiTheme="minorHAnsi"/>
          <w:rPrChange w:id="4376" w:author="Microsoft Office User" w:date="2023-07-10T07:16:00Z">
            <w:rPr/>
          </w:rPrChange>
        </w:rPr>
        <w:instrText>HYPERLINK "https://doi.org/https:/doi.org/10.1046/j.1365-2745.2003.00742.x"</w:instrText>
      </w:r>
      <w:r w:rsidR="00000000" w:rsidRPr="00883F17">
        <w:rPr>
          <w:rFonts w:asciiTheme="minorHAnsi" w:hAnsiTheme="minorHAnsi"/>
          <w:rPrChange w:id="4377" w:author="Microsoft Office User" w:date="2023-07-10T07:16:00Z">
            <w:rPr/>
          </w:rPrChange>
        </w:rPr>
      </w:r>
      <w:r w:rsidR="00000000" w:rsidRPr="00883F17">
        <w:rPr>
          <w:rFonts w:asciiTheme="minorHAnsi" w:hAnsiTheme="minorHAnsi"/>
          <w:rPrChange w:id="4378" w:author="Microsoft Office User" w:date="2023-07-10T07:16:00Z">
            <w:rPr/>
          </w:rPrChange>
        </w:rPr>
        <w:fldChar w:fldCharType="separate"/>
      </w:r>
      <w:r w:rsidRPr="00883F17">
        <w:rPr>
          <w:rStyle w:val="Hyperlink"/>
          <w:rFonts w:asciiTheme="minorHAnsi" w:hAnsiTheme="minorHAnsi"/>
          <w:color w:val="000000"/>
          <w:rPrChange w:id="4379" w:author="Microsoft Office User" w:date="2023-07-10T07:16:00Z">
            <w:rPr>
              <w:rStyle w:val="Hyperlink"/>
              <w:rFonts w:ascii="Cambria" w:hAnsi="Cambria"/>
              <w:color w:val="000000"/>
            </w:rPr>
          </w:rPrChange>
        </w:rPr>
        <w:t>https://doi.org/10.1046/j.1365-2745.2003.00742.x</w:t>
      </w:r>
      <w:r w:rsidR="00000000" w:rsidRPr="00883F17">
        <w:rPr>
          <w:rStyle w:val="Hyperlink"/>
          <w:rFonts w:asciiTheme="minorHAnsi" w:hAnsiTheme="minorHAnsi"/>
          <w:color w:val="000000"/>
          <w:rPrChange w:id="4380"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381" w:author="Microsoft Office User" w:date="2023-07-10T07:16:00Z">
            <w:rPr>
              <w:rFonts w:ascii="Cambria" w:hAnsi="Cambria"/>
              <w:color w:val="000000"/>
            </w:rPr>
          </w:rPrChange>
        </w:rPr>
        <w:t>.</w:t>
      </w:r>
    </w:p>
    <w:p w14:paraId="7DC25B69" w14:textId="77777777" w:rsidR="00E56FE4" w:rsidRPr="00883F17" w:rsidRDefault="00E56FE4" w:rsidP="00E56FE4">
      <w:pPr>
        <w:pStyle w:val="NormalWeb"/>
        <w:spacing w:before="0" w:beforeAutospacing="0" w:after="200" w:afterAutospacing="0"/>
        <w:ind w:right="-261"/>
        <w:rPr>
          <w:rFonts w:asciiTheme="minorHAnsi" w:hAnsiTheme="minorHAnsi"/>
          <w:rPrChange w:id="4382" w:author="Microsoft Office User" w:date="2023-07-10T07:16:00Z">
            <w:rPr/>
          </w:rPrChange>
        </w:rPr>
      </w:pPr>
      <w:r w:rsidRPr="00883F17">
        <w:rPr>
          <w:rFonts w:asciiTheme="minorHAnsi" w:hAnsiTheme="minorHAnsi"/>
          <w:color w:val="000000"/>
          <w:rPrChange w:id="4383" w:author="Microsoft Office User" w:date="2023-07-10T07:16:00Z">
            <w:rPr>
              <w:rFonts w:ascii="Cambria" w:hAnsi="Cambria"/>
              <w:color w:val="000000"/>
            </w:rPr>
          </w:rPrChange>
        </w:rPr>
        <w:t xml:space="preserve">Landhäusser, S. M., Chow, P. S., Dickman, L. T., Furze, M. E., Kuhlman, I., Schmid, S., et al. (2018). Standardized protocols and procedures can precisely and accurately quantify non-structural carbohydrates. </w:t>
      </w:r>
      <w:r w:rsidRPr="00883F17">
        <w:rPr>
          <w:rFonts w:asciiTheme="minorHAnsi" w:hAnsiTheme="minorHAnsi"/>
          <w:i/>
          <w:iCs/>
          <w:color w:val="000000"/>
          <w:rPrChange w:id="4384" w:author="Microsoft Office User" w:date="2023-07-10T07:16:00Z">
            <w:rPr>
              <w:rFonts w:ascii="Cambria" w:hAnsi="Cambria"/>
              <w:i/>
              <w:iCs/>
              <w:color w:val="000000"/>
            </w:rPr>
          </w:rPrChange>
        </w:rPr>
        <w:t>Tree Physiology</w:t>
      </w:r>
      <w:r w:rsidRPr="00883F17">
        <w:rPr>
          <w:rFonts w:asciiTheme="minorHAnsi" w:hAnsiTheme="minorHAnsi"/>
          <w:color w:val="000000"/>
          <w:rPrChange w:id="4385" w:author="Microsoft Office User" w:date="2023-07-10T07:16:00Z">
            <w:rPr>
              <w:rFonts w:ascii="Cambria" w:hAnsi="Cambria"/>
              <w:color w:val="000000"/>
            </w:rPr>
          </w:rPrChange>
        </w:rPr>
        <w:t xml:space="preserve"> 38, 1764–1778. doi:</w:t>
      </w:r>
      <w:r w:rsidR="00000000" w:rsidRPr="00883F17">
        <w:rPr>
          <w:rFonts w:asciiTheme="minorHAnsi" w:hAnsiTheme="minorHAnsi"/>
          <w:rPrChange w:id="4386" w:author="Microsoft Office User" w:date="2023-07-10T07:16:00Z">
            <w:rPr/>
          </w:rPrChange>
        </w:rPr>
        <w:fldChar w:fldCharType="begin"/>
      </w:r>
      <w:r w:rsidR="00000000" w:rsidRPr="00883F17">
        <w:rPr>
          <w:rFonts w:asciiTheme="minorHAnsi" w:hAnsiTheme="minorHAnsi"/>
          <w:rPrChange w:id="4387" w:author="Microsoft Office User" w:date="2023-07-10T07:16:00Z">
            <w:rPr/>
          </w:rPrChange>
        </w:rPr>
        <w:instrText>HYPERLINK "https://doi.org/10.1093/treephys/tpy118"</w:instrText>
      </w:r>
      <w:r w:rsidR="00000000" w:rsidRPr="00883F17">
        <w:rPr>
          <w:rFonts w:asciiTheme="minorHAnsi" w:hAnsiTheme="minorHAnsi"/>
          <w:rPrChange w:id="4388" w:author="Microsoft Office User" w:date="2023-07-10T07:16:00Z">
            <w:rPr/>
          </w:rPrChange>
        </w:rPr>
      </w:r>
      <w:r w:rsidR="00000000" w:rsidRPr="00883F17">
        <w:rPr>
          <w:rFonts w:asciiTheme="minorHAnsi" w:hAnsiTheme="minorHAnsi"/>
          <w:rPrChange w:id="4389" w:author="Microsoft Office User" w:date="2023-07-10T07:16:00Z">
            <w:rPr/>
          </w:rPrChange>
        </w:rPr>
        <w:fldChar w:fldCharType="separate"/>
      </w:r>
      <w:r w:rsidRPr="00883F17">
        <w:rPr>
          <w:rStyle w:val="Hyperlink"/>
          <w:rFonts w:asciiTheme="minorHAnsi" w:hAnsiTheme="minorHAnsi"/>
          <w:color w:val="000000"/>
          <w:rPrChange w:id="4390" w:author="Microsoft Office User" w:date="2023-07-10T07:16:00Z">
            <w:rPr>
              <w:rStyle w:val="Hyperlink"/>
              <w:rFonts w:ascii="Cambria" w:hAnsi="Cambria"/>
              <w:color w:val="000000"/>
            </w:rPr>
          </w:rPrChange>
        </w:rPr>
        <w:t>10.1093/treephys/tpy118</w:t>
      </w:r>
      <w:r w:rsidR="00000000" w:rsidRPr="00883F17">
        <w:rPr>
          <w:rStyle w:val="Hyperlink"/>
          <w:rFonts w:asciiTheme="minorHAnsi" w:hAnsiTheme="minorHAnsi"/>
          <w:color w:val="000000"/>
          <w:rPrChange w:id="4391"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392" w:author="Microsoft Office User" w:date="2023-07-10T07:16:00Z">
            <w:rPr>
              <w:rFonts w:ascii="Cambria" w:hAnsi="Cambria"/>
              <w:color w:val="000000"/>
            </w:rPr>
          </w:rPrChange>
        </w:rPr>
        <w:t>.</w:t>
      </w:r>
    </w:p>
    <w:p w14:paraId="2439D9E3" w14:textId="77777777" w:rsidR="00E56FE4" w:rsidRPr="00883F17" w:rsidRDefault="00E56FE4" w:rsidP="00E56FE4">
      <w:pPr>
        <w:pStyle w:val="NormalWeb"/>
        <w:spacing w:before="0" w:beforeAutospacing="0" w:after="200" w:afterAutospacing="0"/>
        <w:ind w:right="-261"/>
        <w:rPr>
          <w:rFonts w:asciiTheme="minorHAnsi" w:hAnsiTheme="minorHAnsi"/>
          <w:rPrChange w:id="4393" w:author="Microsoft Office User" w:date="2023-07-10T07:16:00Z">
            <w:rPr/>
          </w:rPrChange>
        </w:rPr>
      </w:pPr>
      <w:r w:rsidRPr="00883F17">
        <w:rPr>
          <w:rFonts w:asciiTheme="minorHAnsi" w:hAnsiTheme="minorHAnsi"/>
          <w:color w:val="000000"/>
          <w:rPrChange w:id="4394" w:author="Microsoft Office User" w:date="2023-07-10T07:16:00Z">
            <w:rPr>
              <w:rFonts w:ascii="Cambria" w:hAnsi="Cambria"/>
              <w:color w:val="000000"/>
            </w:rPr>
          </w:rPrChange>
        </w:rPr>
        <w:t xml:space="preserve">Martínez-Vilalta, J. (2014). Carbon storage in trees: pathogens have their say. </w:t>
      </w:r>
      <w:r w:rsidRPr="00883F17">
        <w:rPr>
          <w:rFonts w:asciiTheme="minorHAnsi" w:hAnsiTheme="minorHAnsi"/>
          <w:i/>
          <w:iCs/>
          <w:color w:val="000000"/>
          <w:rPrChange w:id="4395" w:author="Microsoft Office User" w:date="2023-07-10T07:16:00Z">
            <w:rPr>
              <w:rFonts w:ascii="Cambria" w:hAnsi="Cambria"/>
              <w:i/>
              <w:iCs/>
              <w:color w:val="000000"/>
            </w:rPr>
          </w:rPrChange>
        </w:rPr>
        <w:t>Tree Physiology</w:t>
      </w:r>
      <w:r w:rsidRPr="00883F17">
        <w:rPr>
          <w:rFonts w:asciiTheme="minorHAnsi" w:hAnsiTheme="minorHAnsi"/>
          <w:color w:val="000000"/>
          <w:rPrChange w:id="4396" w:author="Microsoft Office User" w:date="2023-07-10T07:16:00Z">
            <w:rPr>
              <w:rFonts w:ascii="Cambria" w:hAnsi="Cambria"/>
              <w:color w:val="000000"/>
            </w:rPr>
          </w:rPrChange>
        </w:rPr>
        <w:t xml:space="preserve"> 34, 215–217. doi:</w:t>
      </w:r>
      <w:r w:rsidR="00000000" w:rsidRPr="00883F17">
        <w:rPr>
          <w:rFonts w:asciiTheme="minorHAnsi" w:hAnsiTheme="minorHAnsi"/>
          <w:rPrChange w:id="4397" w:author="Microsoft Office User" w:date="2023-07-10T07:16:00Z">
            <w:rPr/>
          </w:rPrChange>
        </w:rPr>
        <w:fldChar w:fldCharType="begin"/>
      </w:r>
      <w:r w:rsidR="00000000" w:rsidRPr="00883F17">
        <w:rPr>
          <w:rFonts w:asciiTheme="minorHAnsi" w:hAnsiTheme="minorHAnsi"/>
          <w:rPrChange w:id="4398" w:author="Microsoft Office User" w:date="2023-07-10T07:16:00Z">
            <w:rPr/>
          </w:rPrChange>
        </w:rPr>
        <w:instrText>HYPERLINK "https://doi.org/10.1093/treephys/tpu010"</w:instrText>
      </w:r>
      <w:r w:rsidR="00000000" w:rsidRPr="00883F17">
        <w:rPr>
          <w:rFonts w:asciiTheme="minorHAnsi" w:hAnsiTheme="minorHAnsi"/>
          <w:rPrChange w:id="4399" w:author="Microsoft Office User" w:date="2023-07-10T07:16:00Z">
            <w:rPr/>
          </w:rPrChange>
        </w:rPr>
      </w:r>
      <w:r w:rsidR="00000000" w:rsidRPr="00883F17">
        <w:rPr>
          <w:rFonts w:asciiTheme="minorHAnsi" w:hAnsiTheme="minorHAnsi"/>
          <w:rPrChange w:id="4400" w:author="Microsoft Office User" w:date="2023-07-10T07:16:00Z">
            <w:rPr/>
          </w:rPrChange>
        </w:rPr>
        <w:fldChar w:fldCharType="separate"/>
      </w:r>
      <w:r w:rsidRPr="00883F17">
        <w:rPr>
          <w:rStyle w:val="Hyperlink"/>
          <w:rFonts w:asciiTheme="minorHAnsi" w:hAnsiTheme="minorHAnsi"/>
          <w:color w:val="000000"/>
          <w:rPrChange w:id="4401" w:author="Microsoft Office User" w:date="2023-07-10T07:16:00Z">
            <w:rPr>
              <w:rStyle w:val="Hyperlink"/>
              <w:rFonts w:ascii="Cambria" w:hAnsi="Cambria"/>
              <w:color w:val="000000"/>
            </w:rPr>
          </w:rPrChange>
        </w:rPr>
        <w:t>10.1093/treephys/tpu010</w:t>
      </w:r>
      <w:r w:rsidR="00000000" w:rsidRPr="00883F17">
        <w:rPr>
          <w:rStyle w:val="Hyperlink"/>
          <w:rFonts w:asciiTheme="minorHAnsi" w:hAnsiTheme="minorHAnsi"/>
          <w:color w:val="000000"/>
          <w:rPrChange w:id="4402"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403" w:author="Microsoft Office User" w:date="2023-07-10T07:16:00Z">
            <w:rPr>
              <w:rFonts w:ascii="Cambria" w:hAnsi="Cambria"/>
              <w:color w:val="000000"/>
            </w:rPr>
          </w:rPrChange>
        </w:rPr>
        <w:t>.</w:t>
      </w:r>
    </w:p>
    <w:p w14:paraId="5A688DFD" w14:textId="77777777" w:rsidR="00E56FE4" w:rsidRPr="00883F17" w:rsidRDefault="00E56FE4" w:rsidP="00E56FE4">
      <w:pPr>
        <w:pStyle w:val="NormalWeb"/>
        <w:spacing w:before="0" w:beforeAutospacing="0" w:after="200" w:afterAutospacing="0"/>
        <w:ind w:right="-261"/>
        <w:rPr>
          <w:rFonts w:asciiTheme="minorHAnsi" w:hAnsiTheme="minorHAnsi"/>
          <w:rPrChange w:id="4404" w:author="Microsoft Office User" w:date="2023-07-10T07:16:00Z">
            <w:rPr/>
          </w:rPrChange>
        </w:rPr>
      </w:pPr>
      <w:r w:rsidRPr="00883F17">
        <w:rPr>
          <w:rFonts w:asciiTheme="minorHAnsi" w:hAnsiTheme="minorHAnsi"/>
          <w:color w:val="000000"/>
          <w:rPrChange w:id="4405" w:author="Microsoft Office User" w:date="2023-07-10T07:16:00Z">
            <w:rPr>
              <w:rFonts w:ascii="Cambria" w:hAnsi="Cambria"/>
              <w:color w:val="000000"/>
            </w:rPr>
          </w:rPrChange>
        </w:rPr>
        <w:t xml:space="preserve">Martínez-Vilalta, J., Sala, A., Asensio, D., Galiano, L., Hoch, G., Palacio, S., et al. (2016). Dynamics of non-structural carbohydrates in terrestrial plants: A global synthesis. </w:t>
      </w:r>
      <w:r w:rsidRPr="00883F17">
        <w:rPr>
          <w:rFonts w:asciiTheme="minorHAnsi" w:hAnsiTheme="minorHAnsi"/>
          <w:i/>
          <w:iCs/>
          <w:color w:val="000000"/>
          <w:rPrChange w:id="4406" w:author="Microsoft Office User" w:date="2023-07-10T07:16:00Z">
            <w:rPr>
              <w:rFonts w:ascii="Cambria" w:hAnsi="Cambria"/>
              <w:i/>
              <w:iCs/>
              <w:color w:val="000000"/>
            </w:rPr>
          </w:rPrChange>
        </w:rPr>
        <w:t>Ecological Monographs</w:t>
      </w:r>
      <w:r w:rsidRPr="00883F17">
        <w:rPr>
          <w:rFonts w:asciiTheme="minorHAnsi" w:hAnsiTheme="minorHAnsi"/>
          <w:color w:val="000000"/>
          <w:rPrChange w:id="4407" w:author="Microsoft Office User" w:date="2023-07-10T07:16:00Z">
            <w:rPr>
              <w:rFonts w:ascii="Cambria" w:hAnsi="Cambria"/>
              <w:color w:val="000000"/>
            </w:rPr>
          </w:rPrChange>
        </w:rPr>
        <w:t xml:space="preserve"> 86, 495–516. doi:</w:t>
      </w:r>
      <w:r w:rsidR="00000000" w:rsidRPr="00883F17">
        <w:rPr>
          <w:rFonts w:asciiTheme="minorHAnsi" w:hAnsiTheme="minorHAnsi"/>
          <w:rPrChange w:id="4408" w:author="Microsoft Office User" w:date="2023-07-10T07:16:00Z">
            <w:rPr/>
          </w:rPrChange>
        </w:rPr>
        <w:fldChar w:fldCharType="begin"/>
      </w:r>
      <w:r w:rsidR="00000000" w:rsidRPr="00883F17">
        <w:rPr>
          <w:rFonts w:asciiTheme="minorHAnsi" w:hAnsiTheme="minorHAnsi"/>
          <w:rPrChange w:id="4409" w:author="Microsoft Office User" w:date="2023-07-10T07:16:00Z">
            <w:rPr/>
          </w:rPrChange>
        </w:rPr>
        <w:instrText>HYPERLINK "https://doi.org/https:/doi.org/10.1002/ecm.1231"</w:instrText>
      </w:r>
      <w:r w:rsidR="00000000" w:rsidRPr="00883F17">
        <w:rPr>
          <w:rFonts w:asciiTheme="minorHAnsi" w:hAnsiTheme="minorHAnsi"/>
          <w:rPrChange w:id="4410" w:author="Microsoft Office User" w:date="2023-07-10T07:16:00Z">
            <w:rPr/>
          </w:rPrChange>
        </w:rPr>
      </w:r>
      <w:r w:rsidR="00000000" w:rsidRPr="00883F17">
        <w:rPr>
          <w:rFonts w:asciiTheme="minorHAnsi" w:hAnsiTheme="minorHAnsi"/>
          <w:rPrChange w:id="4411" w:author="Microsoft Office User" w:date="2023-07-10T07:16:00Z">
            <w:rPr/>
          </w:rPrChange>
        </w:rPr>
        <w:fldChar w:fldCharType="separate"/>
      </w:r>
      <w:r w:rsidRPr="00883F17">
        <w:rPr>
          <w:rStyle w:val="Hyperlink"/>
          <w:rFonts w:asciiTheme="minorHAnsi" w:hAnsiTheme="minorHAnsi"/>
          <w:color w:val="000000"/>
          <w:rPrChange w:id="4412" w:author="Microsoft Office User" w:date="2023-07-10T07:16:00Z">
            <w:rPr>
              <w:rStyle w:val="Hyperlink"/>
              <w:rFonts w:ascii="Cambria" w:hAnsi="Cambria"/>
              <w:color w:val="000000"/>
            </w:rPr>
          </w:rPrChange>
        </w:rPr>
        <w:t>https://doi.org/10.1002/ecm.1231</w:t>
      </w:r>
      <w:r w:rsidR="00000000" w:rsidRPr="00883F17">
        <w:rPr>
          <w:rStyle w:val="Hyperlink"/>
          <w:rFonts w:asciiTheme="minorHAnsi" w:hAnsiTheme="minorHAnsi"/>
          <w:color w:val="000000"/>
          <w:rPrChange w:id="4413"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414" w:author="Microsoft Office User" w:date="2023-07-10T07:16:00Z">
            <w:rPr>
              <w:rFonts w:ascii="Cambria" w:hAnsi="Cambria"/>
              <w:color w:val="000000"/>
            </w:rPr>
          </w:rPrChange>
        </w:rPr>
        <w:t>.</w:t>
      </w:r>
    </w:p>
    <w:p w14:paraId="781C0969" w14:textId="77777777" w:rsidR="00E56FE4" w:rsidRPr="00883F17" w:rsidRDefault="00E56FE4" w:rsidP="00E56FE4">
      <w:pPr>
        <w:pStyle w:val="NormalWeb"/>
        <w:spacing w:before="0" w:beforeAutospacing="0" w:after="200" w:afterAutospacing="0"/>
        <w:ind w:right="-261"/>
        <w:rPr>
          <w:rFonts w:asciiTheme="minorHAnsi" w:hAnsiTheme="minorHAnsi"/>
          <w:rPrChange w:id="4415" w:author="Microsoft Office User" w:date="2023-07-10T07:16:00Z">
            <w:rPr/>
          </w:rPrChange>
        </w:rPr>
      </w:pPr>
      <w:r w:rsidRPr="00883F17">
        <w:rPr>
          <w:rFonts w:asciiTheme="minorHAnsi" w:hAnsiTheme="minorHAnsi"/>
          <w:color w:val="000000"/>
          <w:rPrChange w:id="4416" w:author="Microsoft Office User" w:date="2023-07-10T07:16:00Z">
            <w:rPr>
              <w:rFonts w:ascii="Cambria" w:hAnsi="Cambria"/>
              <w:color w:val="000000"/>
            </w:rPr>
          </w:rPrChange>
        </w:rPr>
        <w:t xml:space="preserve">Meir, P., Mencuccini, M., and Coughlin, S. I. (2020). Respiration in wood: Integrating across tissues, functions and scales. </w:t>
      </w:r>
      <w:r w:rsidRPr="00883F17">
        <w:rPr>
          <w:rFonts w:asciiTheme="minorHAnsi" w:hAnsiTheme="minorHAnsi"/>
          <w:i/>
          <w:iCs/>
          <w:color w:val="000000"/>
          <w:rPrChange w:id="4417" w:author="Microsoft Office User" w:date="2023-07-10T07:16:00Z">
            <w:rPr>
              <w:rFonts w:ascii="Cambria" w:hAnsi="Cambria"/>
              <w:i/>
              <w:iCs/>
              <w:color w:val="000000"/>
            </w:rPr>
          </w:rPrChange>
        </w:rPr>
        <w:t>New Phytologist</w:t>
      </w:r>
      <w:r w:rsidRPr="00883F17">
        <w:rPr>
          <w:rFonts w:asciiTheme="minorHAnsi" w:hAnsiTheme="minorHAnsi"/>
          <w:color w:val="000000"/>
          <w:rPrChange w:id="4418" w:author="Microsoft Office User" w:date="2023-07-10T07:16:00Z">
            <w:rPr>
              <w:rFonts w:ascii="Cambria" w:hAnsi="Cambria"/>
              <w:color w:val="000000"/>
            </w:rPr>
          </w:rPrChange>
        </w:rPr>
        <w:t xml:space="preserve"> 225, 1824–1827. doi:</w:t>
      </w:r>
      <w:r w:rsidR="00000000" w:rsidRPr="00883F17">
        <w:rPr>
          <w:rFonts w:asciiTheme="minorHAnsi" w:hAnsiTheme="minorHAnsi"/>
          <w:rPrChange w:id="4419" w:author="Microsoft Office User" w:date="2023-07-10T07:16:00Z">
            <w:rPr/>
          </w:rPrChange>
        </w:rPr>
        <w:fldChar w:fldCharType="begin"/>
      </w:r>
      <w:r w:rsidR="00000000" w:rsidRPr="00883F17">
        <w:rPr>
          <w:rFonts w:asciiTheme="minorHAnsi" w:hAnsiTheme="minorHAnsi"/>
          <w:rPrChange w:id="4420" w:author="Microsoft Office User" w:date="2023-07-10T07:16:00Z">
            <w:rPr/>
          </w:rPrChange>
        </w:rPr>
        <w:instrText>HYPERLINK "https://doi.org/https:/doi.org/10.1111/nph.16354"</w:instrText>
      </w:r>
      <w:r w:rsidR="00000000" w:rsidRPr="00883F17">
        <w:rPr>
          <w:rFonts w:asciiTheme="minorHAnsi" w:hAnsiTheme="minorHAnsi"/>
          <w:rPrChange w:id="4421" w:author="Microsoft Office User" w:date="2023-07-10T07:16:00Z">
            <w:rPr/>
          </w:rPrChange>
        </w:rPr>
      </w:r>
      <w:r w:rsidR="00000000" w:rsidRPr="00883F17">
        <w:rPr>
          <w:rFonts w:asciiTheme="minorHAnsi" w:hAnsiTheme="minorHAnsi"/>
          <w:rPrChange w:id="4422" w:author="Microsoft Office User" w:date="2023-07-10T07:16:00Z">
            <w:rPr/>
          </w:rPrChange>
        </w:rPr>
        <w:fldChar w:fldCharType="separate"/>
      </w:r>
      <w:r w:rsidRPr="00883F17">
        <w:rPr>
          <w:rStyle w:val="Hyperlink"/>
          <w:rFonts w:asciiTheme="minorHAnsi" w:hAnsiTheme="minorHAnsi"/>
          <w:color w:val="000000"/>
          <w:rPrChange w:id="4423" w:author="Microsoft Office User" w:date="2023-07-10T07:16:00Z">
            <w:rPr>
              <w:rStyle w:val="Hyperlink"/>
              <w:rFonts w:ascii="Cambria" w:hAnsi="Cambria"/>
              <w:color w:val="000000"/>
            </w:rPr>
          </w:rPrChange>
        </w:rPr>
        <w:t>https://doi.org/10.1111/nph.16354</w:t>
      </w:r>
      <w:r w:rsidR="00000000" w:rsidRPr="00883F17">
        <w:rPr>
          <w:rStyle w:val="Hyperlink"/>
          <w:rFonts w:asciiTheme="minorHAnsi" w:hAnsiTheme="minorHAnsi"/>
          <w:color w:val="000000"/>
          <w:rPrChange w:id="442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425" w:author="Microsoft Office User" w:date="2023-07-10T07:16:00Z">
            <w:rPr>
              <w:rFonts w:ascii="Cambria" w:hAnsi="Cambria"/>
              <w:color w:val="000000"/>
            </w:rPr>
          </w:rPrChange>
        </w:rPr>
        <w:t>.</w:t>
      </w:r>
    </w:p>
    <w:p w14:paraId="66A1ED90" w14:textId="77777777" w:rsidR="00E56FE4" w:rsidRPr="00883F17" w:rsidRDefault="00E56FE4" w:rsidP="00E56FE4">
      <w:pPr>
        <w:pStyle w:val="NormalWeb"/>
        <w:spacing w:before="0" w:beforeAutospacing="0" w:after="200" w:afterAutospacing="0"/>
        <w:ind w:right="-261"/>
        <w:rPr>
          <w:rFonts w:asciiTheme="minorHAnsi" w:hAnsiTheme="minorHAnsi"/>
          <w:rPrChange w:id="4426" w:author="Microsoft Office User" w:date="2023-07-10T07:16:00Z">
            <w:rPr/>
          </w:rPrChange>
        </w:rPr>
      </w:pPr>
      <w:r w:rsidRPr="00883F17">
        <w:rPr>
          <w:rFonts w:asciiTheme="minorHAnsi" w:hAnsiTheme="minorHAnsi"/>
          <w:color w:val="000000"/>
          <w:rPrChange w:id="4427" w:author="Microsoft Office User" w:date="2023-07-10T07:16:00Z">
            <w:rPr>
              <w:rFonts w:ascii="Cambria" w:hAnsi="Cambria"/>
              <w:color w:val="000000"/>
            </w:rPr>
          </w:rPrChange>
        </w:rPr>
        <w:t xml:space="preserve">Michelot, A., Simard, S., Rathgeber, C., Dufrêne, E., and Damesin, C. (2012). Comparing the intra-annual wood formation of three European species (Fagus sylvatica, Quercus petraea </w:t>
      </w:r>
      <w:r w:rsidRPr="00883F17">
        <w:rPr>
          <w:rFonts w:asciiTheme="minorHAnsi" w:hAnsiTheme="minorHAnsi"/>
          <w:color w:val="000000"/>
          <w:rPrChange w:id="4428" w:author="Microsoft Office User" w:date="2023-07-10T07:16:00Z">
            <w:rPr>
              <w:rFonts w:ascii="Cambria" w:hAnsi="Cambria"/>
              <w:color w:val="000000"/>
            </w:rPr>
          </w:rPrChange>
        </w:rPr>
        <w:lastRenderedPageBreak/>
        <w:t xml:space="preserve">and Pinus sylvestris) as related to leaf phenology and non-structural carbohydrate dynamics. </w:t>
      </w:r>
      <w:r w:rsidRPr="00883F17">
        <w:rPr>
          <w:rFonts w:asciiTheme="minorHAnsi" w:hAnsiTheme="minorHAnsi"/>
          <w:i/>
          <w:iCs/>
          <w:color w:val="000000"/>
          <w:rPrChange w:id="4429" w:author="Microsoft Office User" w:date="2023-07-10T07:16:00Z">
            <w:rPr>
              <w:rFonts w:ascii="Cambria" w:hAnsi="Cambria"/>
              <w:i/>
              <w:iCs/>
              <w:color w:val="000000"/>
            </w:rPr>
          </w:rPrChange>
        </w:rPr>
        <w:t>Tree Physiology</w:t>
      </w:r>
      <w:r w:rsidRPr="00883F17">
        <w:rPr>
          <w:rFonts w:asciiTheme="minorHAnsi" w:hAnsiTheme="minorHAnsi"/>
          <w:color w:val="000000"/>
          <w:rPrChange w:id="4430" w:author="Microsoft Office User" w:date="2023-07-10T07:16:00Z">
            <w:rPr>
              <w:rFonts w:ascii="Cambria" w:hAnsi="Cambria"/>
              <w:color w:val="000000"/>
            </w:rPr>
          </w:rPrChange>
        </w:rPr>
        <w:t xml:space="preserve"> 32, 1033–1045. doi:</w:t>
      </w:r>
      <w:r w:rsidR="00000000" w:rsidRPr="00883F17">
        <w:rPr>
          <w:rFonts w:asciiTheme="minorHAnsi" w:hAnsiTheme="minorHAnsi"/>
          <w:rPrChange w:id="4431" w:author="Microsoft Office User" w:date="2023-07-10T07:16:00Z">
            <w:rPr/>
          </w:rPrChange>
        </w:rPr>
        <w:fldChar w:fldCharType="begin"/>
      </w:r>
      <w:r w:rsidR="00000000" w:rsidRPr="00883F17">
        <w:rPr>
          <w:rFonts w:asciiTheme="minorHAnsi" w:hAnsiTheme="minorHAnsi"/>
          <w:rPrChange w:id="4432" w:author="Microsoft Office User" w:date="2023-07-10T07:16:00Z">
            <w:rPr/>
          </w:rPrChange>
        </w:rPr>
        <w:instrText>HYPERLINK "https://doi.org/10.1093/treephys/tps052"</w:instrText>
      </w:r>
      <w:r w:rsidR="00000000" w:rsidRPr="00883F17">
        <w:rPr>
          <w:rFonts w:asciiTheme="minorHAnsi" w:hAnsiTheme="minorHAnsi"/>
          <w:rPrChange w:id="4433" w:author="Microsoft Office User" w:date="2023-07-10T07:16:00Z">
            <w:rPr/>
          </w:rPrChange>
        </w:rPr>
      </w:r>
      <w:r w:rsidR="00000000" w:rsidRPr="00883F17">
        <w:rPr>
          <w:rFonts w:asciiTheme="minorHAnsi" w:hAnsiTheme="minorHAnsi"/>
          <w:rPrChange w:id="4434" w:author="Microsoft Office User" w:date="2023-07-10T07:16:00Z">
            <w:rPr/>
          </w:rPrChange>
        </w:rPr>
        <w:fldChar w:fldCharType="separate"/>
      </w:r>
      <w:r w:rsidRPr="00883F17">
        <w:rPr>
          <w:rStyle w:val="Hyperlink"/>
          <w:rFonts w:asciiTheme="minorHAnsi" w:hAnsiTheme="minorHAnsi"/>
          <w:color w:val="000000"/>
          <w:rPrChange w:id="4435" w:author="Microsoft Office User" w:date="2023-07-10T07:16:00Z">
            <w:rPr>
              <w:rStyle w:val="Hyperlink"/>
              <w:rFonts w:ascii="Cambria" w:hAnsi="Cambria"/>
              <w:color w:val="000000"/>
            </w:rPr>
          </w:rPrChange>
        </w:rPr>
        <w:t>10.1093/treephys/tps052</w:t>
      </w:r>
      <w:r w:rsidR="00000000" w:rsidRPr="00883F17">
        <w:rPr>
          <w:rStyle w:val="Hyperlink"/>
          <w:rFonts w:asciiTheme="minorHAnsi" w:hAnsiTheme="minorHAnsi"/>
          <w:color w:val="000000"/>
          <w:rPrChange w:id="4436"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437" w:author="Microsoft Office User" w:date="2023-07-10T07:16:00Z">
            <w:rPr>
              <w:rFonts w:ascii="Cambria" w:hAnsi="Cambria"/>
              <w:color w:val="000000"/>
            </w:rPr>
          </w:rPrChange>
        </w:rPr>
        <w:t>.</w:t>
      </w:r>
    </w:p>
    <w:p w14:paraId="6D23A738" w14:textId="77777777" w:rsidR="00E56FE4" w:rsidRPr="00883F17" w:rsidRDefault="00E56FE4" w:rsidP="00E56FE4">
      <w:pPr>
        <w:pStyle w:val="NormalWeb"/>
        <w:spacing w:before="0" w:beforeAutospacing="0" w:after="200" w:afterAutospacing="0"/>
        <w:ind w:right="-261"/>
        <w:rPr>
          <w:rFonts w:asciiTheme="minorHAnsi" w:hAnsiTheme="minorHAnsi"/>
          <w:rPrChange w:id="4438" w:author="Microsoft Office User" w:date="2023-07-10T07:16:00Z">
            <w:rPr/>
          </w:rPrChange>
        </w:rPr>
      </w:pPr>
      <w:r w:rsidRPr="00883F17">
        <w:rPr>
          <w:rFonts w:asciiTheme="minorHAnsi" w:hAnsiTheme="minorHAnsi"/>
          <w:color w:val="000000"/>
          <w:rPrChange w:id="4439" w:author="Microsoft Office User" w:date="2023-07-10T07:16:00Z">
            <w:rPr>
              <w:rFonts w:ascii="Cambria" w:hAnsi="Cambria"/>
              <w:color w:val="000000"/>
            </w:rPr>
          </w:rPrChange>
        </w:rPr>
        <w:t xml:space="preserve">Newell, E. A., Mulkey, S. S., and Wright, J. S. (2002). Seasonal patterns of carbohydrate storage in four tropical tree species. </w:t>
      </w:r>
      <w:r w:rsidRPr="00883F17">
        <w:rPr>
          <w:rFonts w:asciiTheme="minorHAnsi" w:hAnsiTheme="minorHAnsi"/>
          <w:i/>
          <w:iCs/>
          <w:color w:val="000000"/>
          <w:rPrChange w:id="4440" w:author="Microsoft Office User" w:date="2023-07-10T07:16:00Z">
            <w:rPr>
              <w:rFonts w:ascii="Cambria" w:hAnsi="Cambria"/>
              <w:i/>
              <w:iCs/>
              <w:color w:val="000000"/>
            </w:rPr>
          </w:rPrChange>
        </w:rPr>
        <w:t>Oecologia</w:t>
      </w:r>
      <w:r w:rsidRPr="00883F17">
        <w:rPr>
          <w:rFonts w:asciiTheme="minorHAnsi" w:hAnsiTheme="minorHAnsi"/>
          <w:color w:val="000000"/>
          <w:rPrChange w:id="4441" w:author="Microsoft Office User" w:date="2023-07-10T07:16:00Z">
            <w:rPr>
              <w:rFonts w:ascii="Cambria" w:hAnsi="Cambria"/>
              <w:color w:val="000000"/>
            </w:rPr>
          </w:rPrChange>
        </w:rPr>
        <w:t xml:space="preserve"> 131, 333–342. doi:</w:t>
      </w:r>
      <w:r w:rsidR="00000000" w:rsidRPr="00883F17">
        <w:rPr>
          <w:rFonts w:asciiTheme="minorHAnsi" w:hAnsiTheme="minorHAnsi"/>
          <w:rPrChange w:id="4442" w:author="Microsoft Office User" w:date="2023-07-10T07:16:00Z">
            <w:rPr/>
          </w:rPrChange>
        </w:rPr>
        <w:fldChar w:fldCharType="begin"/>
      </w:r>
      <w:r w:rsidR="00000000" w:rsidRPr="00883F17">
        <w:rPr>
          <w:rFonts w:asciiTheme="minorHAnsi" w:hAnsiTheme="minorHAnsi"/>
          <w:rPrChange w:id="4443" w:author="Microsoft Office User" w:date="2023-07-10T07:16:00Z">
            <w:rPr/>
          </w:rPrChange>
        </w:rPr>
        <w:instrText>HYPERLINK "https://doi.org/10.1007/s00442-002-0888-6"</w:instrText>
      </w:r>
      <w:r w:rsidR="00000000" w:rsidRPr="00883F17">
        <w:rPr>
          <w:rFonts w:asciiTheme="minorHAnsi" w:hAnsiTheme="minorHAnsi"/>
          <w:rPrChange w:id="4444" w:author="Microsoft Office User" w:date="2023-07-10T07:16:00Z">
            <w:rPr/>
          </w:rPrChange>
        </w:rPr>
      </w:r>
      <w:r w:rsidR="00000000" w:rsidRPr="00883F17">
        <w:rPr>
          <w:rFonts w:asciiTheme="minorHAnsi" w:hAnsiTheme="minorHAnsi"/>
          <w:rPrChange w:id="4445" w:author="Microsoft Office User" w:date="2023-07-10T07:16:00Z">
            <w:rPr/>
          </w:rPrChange>
        </w:rPr>
        <w:fldChar w:fldCharType="separate"/>
      </w:r>
      <w:r w:rsidRPr="00883F17">
        <w:rPr>
          <w:rStyle w:val="Hyperlink"/>
          <w:rFonts w:asciiTheme="minorHAnsi" w:hAnsiTheme="minorHAnsi"/>
          <w:color w:val="000000"/>
          <w:rPrChange w:id="4446" w:author="Microsoft Office User" w:date="2023-07-10T07:16:00Z">
            <w:rPr>
              <w:rStyle w:val="Hyperlink"/>
              <w:rFonts w:ascii="Cambria" w:hAnsi="Cambria"/>
              <w:color w:val="000000"/>
            </w:rPr>
          </w:rPrChange>
        </w:rPr>
        <w:t>10.1007/s00442-002-0888-6</w:t>
      </w:r>
      <w:r w:rsidR="00000000" w:rsidRPr="00883F17">
        <w:rPr>
          <w:rStyle w:val="Hyperlink"/>
          <w:rFonts w:asciiTheme="minorHAnsi" w:hAnsiTheme="minorHAnsi"/>
          <w:color w:val="000000"/>
          <w:rPrChange w:id="4447"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448" w:author="Microsoft Office User" w:date="2023-07-10T07:16:00Z">
            <w:rPr>
              <w:rFonts w:ascii="Cambria" w:hAnsi="Cambria"/>
              <w:color w:val="000000"/>
            </w:rPr>
          </w:rPrChange>
        </w:rPr>
        <w:t>.</w:t>
      </w:r>
    </w:p>
    <w:p w14:paraId="0BD2FD7E" w14:textId="77777777" w:rsidR="00E56FE4" w:rsidRPr="00883F17" w:rsidRDefault="00E56FE4" w:rsidP="00E56FE4">
      <w:pPr>
        <w:pStyle w:val="NormalWeb"/>
        <w:spacing w:before="0" w:beforeAutospacing="0" w:after="200" w:afterAutospacing="0"/>
        <w:ind w:right="-261"/>
        <w:rPr>
          <w:rFonts w:asciiTheme="minorHAnsi" w:hAnsiTheme="minorHAnsi"/>
          <w:rPrChange w:id="4449" w:author="Microsoft Office User" w:date="2023-07-10T07:16:00Z">
            <w:rPr/>
          </w:rPrChange>
        </w:rPr>
      </w:pPr>
      <w:r w:rsidRPr="00883F17">
        <w:rPr>
          <w:rFonts w:asciiTheme="minorHAnsi" w:hAnsiTheme="minorHAnsi"/>
          <w:color w:val="000000"/>
          <w:rPrChange w:id="4450" w:author="Microsoft Office User" w:date="2023-07-10T07:16:00Z">
            <w:rPr>
              <w:rFonts w:ascii="Cambria" w:hAnsi="Cambria"/>
              <w:color w:val="000000"/>
            </w:rPr>
          </w:rPrChange>
        </w:rPr>
        <w:t xml:space="preserve">O’Brien, M. J., Burslem, D. F. R. P., Caduff, A., Tay, J., and Hector, A. (2015). Contrasting nonstructural carbohydrate dynamics of tropical tree seedlings under water deficit and variability. </w:t>
      </w:r>
      <w:r w:rsidRPr="00883F17">
        <w:rPr>
          <w:rFonts w:asciiTheme="minorHAnsi" w:hAnsiTheme="minorHAnsi"/>
          <w:i/>
          <w:iCs/>
          <w:color w:val="000000"/>
          <w:rPrChange w:id="4451" w:author="Microsoft Office User" w:date="2023-07-10T07:16:00Z">
            <w:rPr>
              <w:rFonts w:ascii="Cambria" w:hAnsi="Cambria"/>
              <w:i/>
              <w:iCs/>
              <w:color w:val="000000"/>
            </w:rPr>
          </w:rPrChange>
        </w:rPr>
        <w:t>New Phytologist</w:t>
      </w:r>
      <w:r w:rsidRPr="00883F17">
        <w:rPr>
          <w:rFonts w:asciiTheme="minorHAnsi" w:hAnsiTheme="minorHAnsi"/>
          <w:color w:val="000000"/>
          <w:rPrChange w:id="4452" w:author="Microsoft Office User" w:date="2023-07-10T07:16:00Z">
            <w:rPr>
              <w:rFonts w:ascii="Cambria" w:hAnsi="Cambria"/>
              <w:color w:val="000000"/>
            </w:rPr>
          </w:rPrChange>
        </w:rPr>
        <w:t xml:space="preserve"> 205, 1083–1094. doi:</w:t>
      </w:r>
      <w:r w:rsidR="00000000" w:rsidRPr="00883F17">
        <w:rPr>
          <w:rFonts w:asciiTheme="minorHAnsi" w:hAnsiTheme="minorHAnsi"/>
          <w:rPrChange w:id="4453" w:author="Microsoft Office User" w:date="2023-07-10T07:16:00Z">
            <w:rPr/>
          </w:rPrChange>
        </w:rPr>
        <w:fldChar w:fldCharType="begin"/>
      </w:r>
      <w:r w:rsidR="00000000" w:rsidRPr="00883F17">
        <w:rPr>
          <w:rFonts w:asciiTheme="minorHAnsi" w:hAnsiTheme="minorHAnsi"/>
          <w:rPrChange w:id="4454" w:author="Microsoft Office User" w:date="2023-07-10T07:16:00Z">
            <w:rPr/>
          </w:rPrChange>
        </w:rPr>
        <w:instrText>HYPERLINK "https://doi.org/https:/doi.org/10.1111/nph.13134"</w:instrText>
      </w:r>
      <w:r w:rsidR="00000000" w:rsidRPr="00883F17">
        <w:rPr>
          <w:rFonts w:asciiTheme="minorHAnsi" w:hAnsiTheme="minorHAnsi"/>
          <w:rPrChange w:id="4455" w:author="Microsoft Office User" w:date="2023-07-10T07:16:00Z">
            <w:rPr/>
          </w:rPrChange>
        </w:rPr>
      </w:r>
      <w:r w:rsidR="00000000" w:rsidRPr="00883F17">
        <w:rPr>
          <w:rFonts w:asciiTheme="minorHAnsi" w:hAnsiTheme="minorHAnsi"/>
          <w:rPrChange w:id="4456" w:author="Microsoft Office User" w:date="2023-07-10T07:16:00Z">
            <w:rPr/>
          </w:rPrChange>
        </w:rPr>
        <w:fldChar w:fldCharType="separate"/>
      </w:r>
      <w:r w:rsidRPr="00883F17">
        <w:rPr>
          <w:rStyle w:val="Hyperlink"/>
          <w:rFonts w:asciiTheme="minorHAnsi" w:hAnsiTheme="minorHAnsi"/>
          <w:color w:val="000000"/>
          <w:rPrChange w:id="4457" w:author="Microsoft Office User" w:date="2023-07-10T07:16:00Z">
            <w:rPr>
              <w:rStyle w:val="Hyperlink"/>
              <w:rFonts w:ascii="Cambria" w:hAnsi="Cambria"/>
              <w:color w:val="000000"/>
            </w:rPr>
          </w:rPrChange>
        </w:rPr>
        <w:t>https://doi.org/10.1111/nph.13134</w:t>
      </w:r>
      <w:r w:rsidR="00000000" w:rsidRPr="00883F17">
        <w:rPr>
          <w:rStyle w:val="Hyperlink"/>
          <w:rFonts w:asciiTheme="minorHAnsi" w:hAnsiTheme="minorHAnsi"/>
          <w:color w:val="000000"/>
          <w:rPrChange w:id="4458"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459" w:author="Microsoft Office User" w:date="2023-07-10T07:16:00Z">
            <w:rPr>
              <w:rFonts w:ascii="Cambria" w:hAnsi="Cambria"/>
              <w:color w:val="000000"/>
            </w:rPr>
          </w:rPrChange>
        </w:rPr>
        <w:t>.</w:t>
      </w:r>
    </w:p>
    <w:p w14:paraId="38537ED9" w14:textId="77777777" w:rsidR="00E56FE4" w:rsidRPr="00883F17" w:rsidRDefault="00E56FE4" w:rsidP="00E56FE4">
      <w:pPr>
        <w:pStyle w:val="NormalWeb"/>
        <w:spacing w:before="0" w:beforeAutospacing="0" w:after="200" w:afterAutospacing="0"/>
        <w:ind w:right="-261"/>
        <w:rPr>
          <w:rFonts w:asciiTheme="minorHAnsi" w:hAnsiTheme="minorHAnsi"/>
          <w:rPrChange w:id="4460" w:author="Microsoft Office User" w:date="2023-07-10T07:16:00Z">
            <w:rPr/>
          </w:rPrChange>
        </w:rPr>
      </w:pPr>
      <w:r w:rsidRPr="00883F17">
        <w:rPr>
          <w:rFonts w:asciiTheme="minorHAnsi" w:hAnsiTheme="minorHAnsi"/>
          <w:color w:val="000000"/>
          <w:rPrChange w:id="4461" w:author="Microsoft Office User" w:date="2023-07-10T07:16:00Z">
            <w:rPr>
              <w:rFonts w:ascii="Cambria" w:hAnsi="Cambria"/>
              <w:color w:val="000000"/>
            </w:rPr>
          </w:rPrChange>
        </w:rPr>
        <w:t xml:space="preserve">O’Brien, M. J., Leuzinger, S., Philipson, C. D., Tay, J., and Hector, A. (2014). Drought survival of tropical tree seedlings enhanced by non-structural carbohydrate levels. </w:t>
      </w:r>
      <w:r w:rsidRPr="00883F17">
        <w:rPr>
          <w:rFonts w:asciiTheme="minorHAnsi" w:hAnsiTheme="minorHAnsi"/>
          <w:i/>
          <w:iCs/>
          <w:color w:val="000000"/>
          <w:rPrChange w:id="4462" w:author="Microsoft Office User" w:date="2023-07-10T07:16:00Z">
            <w:rPr>
              <w:rFonts w:ascii="Cambria" w:hAnsi="Cambria"/>
              <w:i/>
              <w:iCs/>
              <w:color w:val="000000"/>
            </w:rPr>
          </w:rPrChange>
        </w:rPr>
        <w:t>Nature Climate Change</w:t>
      </w:r>
      <w:r w:rsidRPr="00883F17">
        <w:rPr>
          <w:rFonts w:asciiTheme="minorHAnsi" w:hAnsiTheme="minorHAnsi"/>
          <w:color w:val="000000"/>
          <w:rPrChange w:id="4463" w:author="Microsoft Office User" w:date="2023-07-10T07:16:00Z">
            <w:rPr>
              <w:rFonts w:ascii="Cambria" w:hAnsi="Cambria"/>
              <w:color w:val="000000"/>
            </w:rPr>
          </w:rPrChange>
        </w:rPr>
        <w:t xml:space="preserve"> 4, 710 EP. Available at: </w:t>
      </w:r>
      <w:r w:rsidR="00000000" w:rsidRPr="00883F17">
        <w:rPr>
          <w:rFonts w:asciiTheme="minorHAnsi" w:hAnsiTheme="minorHAnsi"/>
          <w:rPrChange w:id="4464" w:author="Microsoft Office User" w:date="2023-07-10T07:16:00Z">
            <w:rPr/>
          </w:rPrChange>
        </w:rPr>
        <w:fldChar w:fldCharType="begin"/>
      </w:r>
      <w:r w:rsidR="00000000" w:rsidRPr="00883F17">
        <w:rPr>
          <w:rFonts w:asciiTheme="minorHAnsi" w:hAnsiTheme="minorHAnsi"/>
          <w:rPrChange w:id="4465" w:author="Microsoft Office User" w:date="2023-07-10T07:16:00Z">
            <w:rPr/>
          </w:rPrChange>
        </w:rPr>
        <w:instrText>HYPERLINK "http://dx.doi.org/10.1038/nclimate2281"</w:instrText>
      </w:r>
      <w:r w:rsidR="00000000" w:rsidRPr="00883F17">
        <w:rPr>
          <w:rFonts w:asciiTheme="minorHAnsi" w:hAnsiTheme="minorHAnsi"/>
          <w:rPrChange w:id="4466" w:author="Microsoft Office User" w:date="2023-07-10T07:16:00Z">
            <w:rPr/>
          </w:rPrChange>
        </w:rPr>
      </w:r>
      <w:r w:rsidR="00000000" w:rsidRPr="00883F17">
        <w:rPr>
          <w:rFonts w:asciiTheme="minorHAnsi" w:hAnsiTheme="minorHAnsi"/>
          <w:rPrChange w:id="4467" w:author="Microsoft Office User" w:date="2023-07-10T07:16:00Z">
            <w:rPr/>
          </w:rPrChange>
        </w:rPr>
        <w:fldChar w:fldCharType="separate"/>
      </w:r>
      <w:r w:rsidRPr="00883F17">
        <w:rPr>
          <w:rStyle w:val="Hyperlink"/>
          <w:rFonts w:asciiTheme="minorHAnsi" w:hAnsiTheme="minorHAnsi"/>
          <w:color w:val="000000"/>
          <w:rPrChange w:id="4468" w:author="Microsoft Office User" w:date="2023-07-10T07:16:00Z">
            <w:rPr>
              <w:rStyle w:val="Hyperlink"/>
              <w:rFonts w:ascii="Cambria" w:hAnsi="Cambria"/>
              <w:color w:val="000000"/>
            </w:rPr>
          </w:rPrChange>
        </w:rPr>
        <w:t>http://dx.doi.org/10.1038/nclimate2281</w:t>
      </w:r>
      <w:r w:rsidR="00000000" w:rsidRPr="00883F17">
        <w:rPr>
          <w:rStyle w:val="Hyperlink"/>
          <w:rFonts w:asciiTheme="minorHAnsi" w:hAnsiTheme="minorHAnsi"/>
          <w:color w:val="000000"/>
          <w:rPrChange w:id="4469"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470" w:author="Microsoft Office User" w:date="2023-07-10T07:16:00Z">
            <w:rPr>
              <w:rFonts w:ascii="Cambria" w:hAnsi="Cambria"/>
              <w:color w:val="000000"/>
            </w:rPr>
          </w:rPrChange>
        </w:rPr>
        <w:t>.</w:t>
      </w:r>
    </w:p>
    <w:p w14:paraId="76362DE2" w14:textId="77777777" w:rsidR="00E56FE4" w:rsidRPr="00883F17" w:rsidRDefault="00E56FE4" w:rsidP="00E56FE4">
      <w:pPr>
        <w:pStyle w:val="NormalWeb"/>
        <w:spacing w:before="0" w:beforeAutospacing="0" w:after="200" w:afterAutospacing="0"/>
        <w:ind w:right="-261"/>
        <w:rPr>
          <w:rFonts w:asciiTheme="minorHAnsi" w:hAnsiTheme="minorHAnsi"/>
          <w:rPrChange w:id="4471" w:author="Microsoft Office User" w:date="2023-07-10T07:16:00Z">
            <w:rPr/>
          </w:rPrChange>
        </w:rPr>
      </w:pPr>
      <w:r w:rsidRPr="00883F17">
        <w:rPr>
          <w:rFonts w:asciiTheme="minorHAnsi" w:hAnsiTheme="minorHAnsi"/>
          <w:color w:val="000000"/>
          <w:rPrChange w:id="4472" w:author="Microsoft Office User" w:date="2023-07-10T07:16:00Z">
            <w:rPr>
              <w:rFonts w:ascii="Cambria" w:hAnsi="Cambria"/>
              <w:color w:val="000000"/>
            </w:rPr>
          </w:rPrChange>
        </w:rPr>
        <w:t xml:space="preserve">O’Brien, M. J., Valtat, A., Abiven, S., Studer, M. S., Ong, R., and Schmid, B. (2020). The role of soluble sugars during drought in tropical tree seedlings with contrasting tolerances. </w:t>
      </w:r>
      <w:r w:rsidRPr="00883F17">
        <w:rPr>
          <w:rFonts w:asciiTheme="minorHAnsi" w:hAnsiTheme="minorHAnsi"/>
          <w:i/>
          <w:iCs/>
          <w:color w:val="000000"/>
          <w:rPrChange w:id="4473" w:author="Microsoft Office User" w:date="2023-07-10T07:16:00Z">
            <w:rPr>
              <w:rFonts w:ascii="Cambria" w:hAnsi="Cambria"/>
              <w:i/>
              <w:iCs/>
              <w:color w:val="000000"/>
            </w:rPr>
          </w:rPrChange>
        </w:rPr>
        <w:t>Journal of Plant Ecology</w:t>
      </w:r>
      <w:r w:rsidRPr="00883F17">
        <w:rPr>
          <w:rFonts w:asciiTheme="minorHAnsi" w:hAnsiTheme="minorHAnsi"/>
          <w:color w:val="000000"/>
          <w:rPrChange w:id="4474" w:author="Microsoft Office User" w:date="2023-07-10T07:16:00Z">
            <w:rPr>
              <w:rFonts w:ascii="Cambria" w:hAnsi="Cambria"/>
              <w:color w:val="000000"/>
            </w:rPr>
          </w:rPrChange>
        </w:rPr>
        <w:t xml:space="preserve"> 13, 389–397. doi:</w:t>
      </w:r>
      <w:r w:rsidR="00000000" w:rsidRPr="00883F17">
        <w:rPr>
          <w:rFonts w:asciiTheme="minorHAnsi" w:hAnsiTheme="minorHAnsi"/>
          <w:rPrChange w:id="4475" w:author="Microsoft Office User" w:date="2023-07-10T07:16:00Z">
            <w:rPr/>
          </w:rPrChange>
        </w:rPr>
        <w:fldChar w:fldCharType="begin"/>
      </w:r>
      <w:r w:rsidR="00000000" w:rsidRPr="00883F17">
        <w:rPr>
          <w:rFonts w:asciiTheme="minorHAnsi" w:hAnsiTheme="minorHAnsi"/>
          <w:rPrChange w:id="4476" w:author="Microsoft Office User" w:date="2023-07-10T07:16:00Z">
            <w:rPr/>
          </w:rPrChange>
        </w:rPr>
        <w:instrText>HYPERLINK "https://doi.org/10.1093/jpe/rtaa017"</w:instrText>
      </w:r>
      <w:r w:rsidR="00000000" w:rsidRPr="00883F17">
        <w:rPr>
          <w:rFonts w:asciiTheme="minorHAnsi" w:hAnsiTheme="minorHAnsi"/>
          <w:rPrChange w:id="4477" w:author="Microsoft Office User" w:date="2023-07-10T07:16:00Z">
            <w:rPr/>
          </w:rPrChange>
        </w:rPr>
      </w:r>
      <w:r w:rsidR="00000000" w:rsidRPr="00883F17">
        <w:rPr>
          <w:rFonts w:asciiTheme="minorHAnsi" w:hAnsiTheme="minorHAnsi"/>
          <w:rPrChange w:id="4478" w:author="Microsoft Office User" w:date="2023-07-10T07:16:00Z">
            <w:rPr/>
          </w:rPrChange>
        </w:rPr>
        <w:fldChar w:fldCharType="separate"/>
      </w:r>
      <w:r w:rsidRPr="00883F17">
        <w:rPr>
          <w:rStyle w:val="Hyperlink"/>
          <w:rFonts w:asciiTheme="minorHAnsi" w:hAnsiTheme="minorHAnsi"/>
          <w:color w:val="000000"/>
          <w:rPrChange w:id="4479" w:author="Microsoft Office User" w:date="2023-07-10T07:16:00Z">
            <w:rPr>
              <w:rStyle w:val="Hyperlink"/>
              <w:rFonts w:ascii="Cambria" w:hAnsi="Cambria"/>
              <w:color w:val="000000"/>
            </w:rPr>
          </w:rPrChange>
        </w:rPr>
        <w:t>10.1093/jpe/rtaa017</w:t>
      </w:r>
      <w:r w:rsidR="00000000" w:rsidRPr="00883F17">
        <w:rPr>
          <w:rStyle w:val="Hyperlink"/>
          <w:rFonts w:asciiTheme="minorHAnsi" w:hAnsiTheme="minorHAnsi"/>
          <w:color w:val="000000"/>
          <w:rPrChange w:id="4480"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481" w:author="Microsoft Office User" w:date="2023-07-10T07:16:00Z">
            <w:rPr>
              <w:rFonts w:ascii="Cambria" w:hAnsi="Cambria"/>
              <w:color w:val="000000"/>
            </w:rPr>
          </w:rPrChange>
        </w:rPr>
        <w:t>.</w:t>
      </w:r>
    </w:p>
    <w:p w14:paraId="178B3C40" w14:textId="77777777" w:rsidR="00E56FE4" w:rsidRPr="00883F17" w:rsidRDefault="00E56FE4" w:rsidP="00E56FE4">
      <w:pPr>
        <w:pStyle w:val="NormalWeb"/>
        <w:spacing w:before="0" w:beforeAutospacing="0" w:after="200" w:afterAutospacing="0"/>
        <w:ind w:right="-261"/>
        <w:rPr>
          <w:rFonts w:asciiTheme="minorHAnsi" w:hAnsiTheme="minorHAnsi"/>
          <w:rPrChange w:id="4482" w:author="Microsoft Office User" w:date="2023-07-10T07:16:00Z">
            <w:rPr/>
          </w:rPrChange>
        </w:rPr>
      </w:pPr>
      <w:r w:rsidRPr="00883F17">
        <w:rPr>
          <w:rFonts w:asciiTheme="minorHAnsi" w:hAnsiTheme="minorHAnsi"/>
          <w:color w:val="000000"/>
          <w:rPrChange w:id="4483" w:author="Microsoft Office User" w:date="2023-07-10T07:16:00Z">
            <w:rPr>
              <w:rFonts w:ascii="Cambria" w:hAnsi="Cambria"/>
              <w:color w:val="000000"/>
            </w:rPr>
          </w:rPrChange>
        </w:rPr>
        <w:t xml:space="preserve">Palacio, S., Hoch, G., Sala, A., Körner, C., and Millard, P. (2014). Does carbon storage limit tree growth? </w:t>
      </w:r>
      <w:r w:rsidRPr="00883F17">
        <w:rPr>
          <w:rFonts w:asciiTheme="minorHAnsi" w:hAnsiTheme="minorHAnsi"/>
          <w:i/>
          <w:iCs/>
          <w:color w:val="000000"/>
          <w:rPrChange w:id="4484" w:author="Microsoft Office User" w:date="2023-07-10T07:16:00Z">
            <w:rPr>
              <w:rFonts w:ascii="Cambria" w:hAnsi="Cambria"/>
              <w:i/>
              <w:iCs/>
              <w:color w:val="000000"/>
            </w:rPr>
          </w:rPrChange>
        </w:rPr>
        <w:t>New Phytologist</w:t>
      </w:r>
      <w:r w:rsidRPr="00883F17">
        <w:rPr>
          <w:rFonts w:asciiTheme="minorHAnsi" w:hAnsiTheme="minorHAnsi"/>
          <w:color w:val="000000"/>
          <w:rPrChange w:id="4485" w:author="Microsoft Office User" w:date="2023-07-10T07:16:00Z">
            <w:rPr>
              <w:rFonts w:ascii="Cambria" w:hAnsi="Cambria"/>
              <w:color w:val="000000"/>
            </w:rPr>
          </w:rPrChange>
        </w:rPr>
        <w:t xml:space="preserve"> 201, 1096–1100. doi:</w:t>
      </w:r>
      <w:r w:rsidR="00000000" w:rsidRPr="00883F17">
        <w:rPr>
          <w:rFonts w:asciiTheme="minorHAnsi" w:hAnsiTheme="minorHAnsi"/>
          <w:rPrChange w:id="4486" w:author="Microsoft Office User" w:date="2023-07-10T07:16:00Z">
            <w:rPr/>
          </w:rPrChange>
        </w:rPr>
        <w:fldChar w:fldCharType="begin"/>
      </w:r>
      <w:r w:rsidR="00000000" w:rsidRPr="00883F17">
        <w:rPr>
          <w:rFonts w:asciiTheme="minorHAnsi" w:hAnsiTheme="minorHAnsi"/>
          <w:rPrChange w:id="4487" w:author="Microsoft Office User" w:date="2023-07-10T07:16:00Z">
            <w:rPr/>
          </w:rPrChange>
        </w:rPr>
        <w:instrText>HYPERLINK "https://doi.org/10.1111/nph.12602"</w:instrText>
      </w:r>
      <w:r w:rsidR="00000000" w:rsidRPr="00883F17">
        <w:rPr>
          <w:rFonts w:asciiTheme="minorHAnsi" w:hAnsiTheme="minorHAnsi"/>
          <w:rPrChange w:id="4488" w:author="Microsoft Office User" w:date="2023-07-10T07:16:00Z">
            <w:rPr/>
          </w:rPrChange>
        </w:rPr>
      </w:r>
      <w:r w:rsidR="00000000" w:rsidRPr="00883F17">
        <w:rPr>
          <w:rFonts w:asciiTheme="minorHAnsi" w:hAnsiTheme="minorHAnsi"/>
          <w:rPrChange w:id="4489" w:author="Microsoft Office User" w:date="2023-07-10T07:16:00Z">
            <w:rPr/>
          </w:rPrChange>
        </w:rPr>
        <w:fldChar w:fldCharType="separate"/>
      </w:r>
      <w:r w:rsidRPr="00883F17">
        <w:rPr>
          <w:rStyle w:val="Hyperlink"/>
          <w:rFonts w:asciiTheme="minorHAnsi" w:hAnsiTheme="minorHAnsi"/>
          <w:color w:val="000000"/>
          <w:rPrChange w:id="4490" w:author="Microsoft Office User" w:date="2023-07-10T07:16:00Z">
            <w:rPr>
              <w:rStyle w:val="Hyperlink"/>
              <w:rFonts w:ascii="Cambria" w:hAnsi="Cambria"/>
              <w:color w:val="000000"/>
            </w:rPr>
          </w:rPrChange>
        </w:rPr>
        <w:t>10.1111/nph.12602</w:t>
      </w:r>
      <w:r w:rsidR="00000000" w:rsidRPr="00883F17">
        <w:rPr>
          <w:rStyle w:val="Hyperlink"/>
          <w:rFonts w:asciiTheme="minorHAnsi" w:hAnsiTheme="minorHAnsi"/>
          <w:color w:val="000000"/>
          <w:rPrChange w:id="4491"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492" w:author="Microsoft Office User" w:date="2023-07-10T07:16:00Z">
            <w:rPr>
              <w:rFonts w:ascii="Cambria" w:hAnsi="Cambria"/>
              <w:color w:val="000000"/>
            </w:rPr>
          </w:rPrChange>
        </w:rPr>
        <w:t>.</w:t>
      </w:r>
    </w:p>
    <w:p w14:paraId="5393348C" w14:textId="77777777" w:rsidR="00E56FE4" w:rsidRPr="00883F17" w:rsidRDefault="00E56FE4" w:rsidP="00E56FE4">
      <w:pPr>
        <w:pStyle w:val="NormalWeb"/>
        <w:spacing w:before="0" w:beforeAutospacing="0" w:after="200" w:afterAutospacing="0"/>
        <w:ind w:right="-261"/>
        <w:rPr>
          <w:rFonts w:asciiTheme="minorHAnsi" w:hAnsiTheme="minorHAnsi"/>
          <w:rPrChange w:id="4493" w:author="Microsoft Office User" w:date="2023-07-10T07:16:00Z">
            <w:rPr/>
          </w:rPrChange>
        </w:rPr>
      </w:pPr>
      <w:r w:rsidRPr="00883F17">
        <w:rPr>
          <w:rFonts w:asciiTheme="minorHAnsi" w:hAnsiTheme="minorHAnsi"/>
          <w:color w:val="000000"/>
          <w:rPrChange w:id="4494" w:author="Microsoft Office User" w:date="2023-07-10T07:16:00Z">
            <w:rPr>
              <w:rFonts w:ascii="Cambria" w:hAnsi="Cambria"/>
              <w:color w:val="000000"/>
            </w:rPr>
          </w:rPrChange>
        </w:rPr>
        <w:t xml:space="preserve">Piispanen, R., and Saranpää, P. (2001). Variation of non-structural carbohydrates in silver birch (betula pendula roth) wood. </w:t>
      </w:r>
      <w:r w:rsidRPr="00883F17">
        <w:rPr>
          <w:rFonts w:asciiTheme="minorHAnsi" w:hAnsiTheme="minorHAnsi"/>
          <w:i/>
          <w:iCs/>
          <w:color w:val="000000"/>
          <w:rPrChange w:id="4495" w:author="Microsoft Office User" w:date="2023-07-10T07:16:00Z">
            <w:rPr>
              <w:rFonts w:ascii="Cambria" w:hAnsi="Cambria"/>
              <w:i/>
              <w:iCs/>
              <w:color w:val="000000"/>
            </w:rPr>
          </w:rPrChange>
        </w:rPr>
        <w:t>Trees</w:t>
      </w:r>
      <w:r w:rsidRPr="00883F17">
        <w:rPr>
          <w:rFonts w:asciiTheme="minorHAnsi" w:hAnsiTheme="minorHAnsi"/>
          <w:color w:val="000000"/>
          <w:rPrChange w:id="4496" w:author="Microsoft Office User" w:date="2023-07-10T07:16:00Z">
            <w:rPr>
              <w:rFonts w:ascii="Cambria" w:hAnsi="Cambria"/>
              <w:color w:val="000000"/>
            </w:rPr>
          </w:rPrChange>
        </w:rPr>
        <w:t xml:space="preserve"> 15, 444–451. doi:</w:t>
      </w:r>
      <w:r w:rsidR="00000000" w:rsidRPr="00883F17">
        <w:rPr>
          <w:rFonts w:asciiTheme="minorHAnsi" w:hAnsiTheme="minorHAnsi"/>
          <w:rPrChange w:id="4497" w:author="Microsoft Office User" w:date="2023-07-10T07:16:00Z">
            <w:rPr/>
          </w:rPrChange>
        </w:rPr>
        <w:fldChar w:fldCharType="begin"/>
      </w:r>
      <w:r w:rsidR="00000000" w:rsidRPr="00883F17">
        <w:rPr>
          <w:rFonts w:asciiTheme="minorHAnsi" w:hAnsiTheme="minorHAnsi"/>
          <w:rPrChange w:id="4498" w:author="Microsoft Office User" w:date="2023-07-10T07:16:00Z">
            <w:rPr/>
          </w:rPrChange>
        </w:rPr>
        <w:instrText>HYPERLINK "https://doi.org/10.1007/s004680100125"</w:instrText>
      </w:r>
      <w:r w:rsidR="00000000" w:rsidRPr="00883F17">
        <w:rPr>
          <w:rFonts w:asciiTheme="minorHAnsi" w:hAnsiTheme="minorHAnsi"/>
          <w:rPrChange w:id="4499" w:author="Microsoft Office User" w:date="2023-07-10T07:16:00Z">
            <w:rPr/>
          </w:rPrChange>
        </w:rPr>
      </w:r>
      <w:r w:rsidR="00000000" w:rsidRPr="00883F17">
        <w:rPr>
          <w:rFonts w:asciiTheme="minorHAnsi" w:hAnsiTheme="minorHAnsi"/>
          <w:rPrChange w:id="4500" w:author="Microsoft Office User" w:date="2023-07-10T07:16:00Z">
            <w:rPr/>
          </w:rPrChange>
        </w:rPr>
        <w:fldChar w:fldCharType="separate"/>
      </w:r>
      <w:r w:rsidRPr="00883F17">
        <w:rPr>
          <w:rStyle w:val="Hyperlink"/>
          <w:rFonts w:asciiTheme="minorHAnsi" w:hAnsiTheme="minorHAnsi"/>
          <w:color w:val="000000"/>
          <w:rPrChange w:id="4501" w:author="Microsoft Office User" w:date="2023-07-10T07:16:00Z">
            <w:rPr>
              <w:rStyle w:val="Hyperlink"/>
              <w:rFonts w:ascii="Cambria" w:hAnsi="Cambria"/>
              <w:color w:val="000000"/>
            </w:rPr>
          </w:rPrChange>
        </w:rPr>
        <w:t>10.1007/s004680100125</w:t>
      </w:r>
      <w:r w:rsidR="00000000" w:rsidRPr="00883F17">
        <w:rPr>
          <w:rStyle w:val="Hyperlink"/>
          <w:rFonts w:asciiTheme="minorHAnsi" w:hAnsiTheme="minorHAnsi"/>
          <w:color w:val="000000"/>
          <w:rPrChange w:id="4502"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503" w:author="Microsoft Office User" w:date="2023-07-10T07:16:00Z">
            <w:rPr>
              <w:rFonts w:ascii="Cambria" w:hAnsi="Cambria"/>
              <w:color w:val="000000"/>
            </w:rPr>
          </w:rPrChange>
        </w:rPr>
        <w:t>.</w:t>
      </w:r>
    </w:p>
    <w:p w14:paraId="5153BBC5" w14:textId="77777777" w:rsidR="00E56FE4" w:rsidRPr="00883F17" w:rsidRDefault="00E56FE4" w:rsidP="00E56FE4">
      <w:pPr>
        <w:pStyle w:val="NormalWeb"/>
        <w:spacing w:before="0" w:beforeAutospacing="0" w:after="200" w:afterAutospacing="0"/>
        <w:ind w:right="-261"/>
        <w:rPr>
          <w:rFonts w:asciiTheme="minorHAnsi" w:hAnsiTheme="minorHAnsi"/>
          <w:rPrChange w:id="4504" w:author="Microsoft Office User" w:date="2023-07-10T07:16:00Z">
            <w:rPr/>
          </w:rPrChange>
        </w:rPr>
      </w:pPr>
      <w:r w:rsidRPr="00883F17">
        <w:rPr>
          <w:rFonts w:asciiTheme="minorHAnsi" w:hAnsiTheme="minorHAnsi"/>
          <w:color w:val="000000"/>
          <w:rPrChange w:id="4505" w:author="Microsoft Office User" w:date="2023-07-10T07:16:00Z">
            <w:rPr>
              <w:rFonts w:ascii="Cambria" w:hAnsi="Cambria"/>
              <w:color w:val="000000"/>
            </w:rPr>
          </w:rPrChange>
        </w:rPr>
        <w:t xml:space="preserve">Piovesan, G., and Biondi, F. (2021). On tree longevity. </w:t>
      </w:r>
      <w:r w:rsidRPr="00883F17">
        <w:rPr>
          <w:rFonts w:asciiTheme="minorHAnsi" w:hAnsiTheme="minorHAnsi"/>
          <w:i/>
          <w:iCs/>
          <w:color w:val="000000"/>
          <w:rPrChange w:id="4506" w:author="Microsoft Office User" w:date="2023-07-10T07:16:00Z">
            <w:rPr>
              <w:rFonts w:ascii="Cambria" w:hAnsi="Cambria"/>
              <w:i/>
              <w:iCs/>
              <w:color w:val="000000"/>
            </w:rPr>
          </w:rPrChange>
        </w:rPr>
        <w:t>New Phytologist</w:t>
      </w:r>
      <w:r w:rsidRPr="00883F17">
        <w:rPr>
          <w:rFonts w:asciiTheme="minorHAnsi" w:hAnsiTheme="minorHAnsi"/>
          <w:color w:val="000000"/>
          <w:rPrChange w:id="4507" w:author="Microsoft Office User" w:date="2023-07-10T07:16:00Z">
            <w:rPr>
              <w:rFonts w:ascii="Cambria" w:hAnsi="Cambria"/>
              <w:color w:val="000000"/>
            </w:rPr>
          </w:rPrChange>
        </w:rPr>
        <w:t xml:space="preserve"> 231, 1318–1337. doi:</w:t>
      </w:r>
      <w:r w:rsidR="00000000" w:rsidRPr="00883F17">
        <w:rPr>
          <w:rFonts w:asciiTheme="minorHAnsi" w:hAnsiTheme="minorHAnsi"/>
          <w:rPrChange w:id="4508" w:author="Microsoft Office User" w:date="2023-07-10T07:16:00Z">
            <w:rPr/>
          </w:rPrChange>
        </w:rPr>
        <w:fldChar w:fldCharType="begin"/>
      </w:r>
      <w:r w:rsidR="00000000" w:rsidRPr="00883F17">
        <w:rPr>
          <w:rFonts w:asciiTheme="minorHAnsi" w:hAnsiTheme="minorHAnsi"/>
          <w:rPrChange w:id="4509" w:author="Microsoft Office User" w:date="2023-07-10T07:16:00Z">
            <w:rPr/>
          </w:rPrChange>
        </w:rPr>
        <w:instrText>HYPERLINK "https://doi.org/https:/doi.org/10.1111/nph.17148"</w:instrText>
      </w:r>
      <w:r w:rsidR="00000000" w:rsidRPr="00883F17">
        <w:rPr>
          <w:rFonts w:asciiTheme="minorHAnsi" w:hAnsiTheme="minorHAnsi"/>
          <w:rPrChange w:id="4510" w:author="Microsoft Office User" w:date="2023-07-10T07:16:00Z">
            <w:rPr/>
          </w:rPrChange>
        </w:rPr>
      </w:r>
      <w:r w:rsidR="00000000" w:rsidRPr="00883F17">
        <w:rPr>
          <w:rFonts w:asciiTheme="minorHAnsi" w:hAnsiTheme="minorHAnsi"/>
          <w:rPrChange w:id="4511" w:author="Microsoft Office User" w:date="2023-07-10T07:16:00Z">
            <w:rPr/>
          </w:rPrChange>
        </w:rPr>
        <w:fldChar w:fldCharType="separate"/>
      </w:r>
      <w:r w:rsidRPr="00883F17">
        <w:rPr>
          <w:rStyle w:val="Hyperlink"/>
          <w:rFonts w:asciiTheme="minorHAnsi" w:hAnsiTheme="minorHAnsi"/>
          <w:color w:val="000000"/>
          <w:rPrChange w:id="4512" w:author="Microsoft Office User" w:date="2023-07-10T07:16:00Z">
            <w:rPr>
              <w:rStyle w:val="Hyperlink"/>
              <w:rFonts w:ascii="Cambria" w:hAnsi="Cambria"/>
              <w:color w:val="000000"/>
            </w:rPr>
          </w:rPrChange>
        </w:rPr>
        <w:t>https://doi.org/10.1111/nph.17148</w:t>
      </w:r>
      <w:r w:rsidR="00000000" w:rsidRPr="00883F17">
        <w:rPr>
          <w:rStyle w:val="Hyperlink"/>
          <w:rFonts w:asciiTheme="minorHAnsi" w:hAnsiTheme="minorHAnsi"/>
          <w:color w:val="000000"/>
          <w:rPrChange w:id="4513"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514" w:author="Microsoft Office User" w:date="2023-07-10T07:16:00Z">
            <w:rPr>
              <w:rFonts w:ascii="Cambria" w:hAnsi="Cambria"/>
              <w:color w:val="000000"/>
            </w:rPr>
          </w:rPrChange>
        </w:rPr>
        <w:t>.</w:t>
      </w:r>
    </w:p>
    <w:p w14:paraId="14575766" w14:textId="77777777" w:rsidR="00E56FE4" w:rsidRPr="00883F17" w:rsidRDefault="00E56FE4" w:rsidP="00E56FE4">
      <w:pPr>
        <w:pStyle w:val="NormalWeb"/>
        <w:spacing w:before="0" w:beforeAutospacing="0" w:after="200" w:afterAutospacing="0"/>
        <w:ind w:right="-261"/>
        <w:rPr>
          <w:rFonts w:asciiTheme="minorHAnsi" w:hAnsiTheme="minorHAnsi"/>
          <w:rPrChange w:id="4515" w:author="Microsoft Office User" w:date="2023-07-10T07:16:00Z">
            <w:rPr/>
          </w:rPrChange>
        </w:rPr>
      </w:pPr>
      <w:r w:rsidRPr="00883F17">
        <w:rPr>
          <w:rFonts w:asciiTheme="minorHAnsi" w:hAnsiTheme="minorHAnsi"/>
          <w:color w:val="000000"/>
          <w:rPrChange w:id="4516" w:author="Microsoft Office User" w:date="2023-07-10T07:16:00Z">
            <w:rPr>
              <w:rFonts w:ascii="Cambria" w:hAnsi="Cambria"/>
              <w:color w:val="000000"/>
            </w:rPr>
          </w:rPrChange>
        </w:rPr>
        <w:t xml:space="preserve">Piper, F. I., and Paula, S. (2020). The role of nonstructural carbohydrates storage in forest resilience under climate change. </w:t>
      </w:r>
      <w:r w:rsidRPr="00883F17">
        <w:rPr>
          <w:rFonts w:asciiTheme="minorHAnsi" w:hAnsiTheme="minorHAnsi"/>
          <w:i/>
          <w:iCs/>
          <w:color w:val="000000"/>
          <w:rPrChange w:id="4517" w:author="Microsoft Office User" w:date="2023-07-10T07:16:00Z">
            <w:rPr>
              <w:rFonts w:ascii="Cambria" w:hAnsi="Cambria"/>
              <w:i/>
              <w:iCs/>
              <w:color w:val="000000"/>
            </w:rPr>
          </w:rPrChange>
        </w:rPr>
        <w:t>Current Forestry Reports</w:t>
      </w:r>
      <w:r w:rsidRPr="00883F17">
        <w:rPr>
          <w:rFonts w:asciiTheme="minorHAnsi" w:hAnsiTheme="minorHAnsi"/>
          <w:color w:val="000000"/>
          <w:rPrChange w:id="4518" w:author="Microsoft Office User" w:date="2023-07-10T07:16:00Z">
            <w:rPr>
              <w:rFonts w:ascii="Cambria" w:hAnsi="Cambria"/>
              <w:color w:val="000000"/>
            </w:rPr>
          </w:rPrChange>
        </w:rPr>
        <w:t xml:space="preserve"> 6, 1–13. doi:</w:t>
      </w:r>
      <w:r w:rsidR="00000000" w:rsidRPr="00883F17">
        <w:rPr>
          <w:rFonts w:asciiTheme="minorHAnsi" w:hAnsiTheme="minorHAnsi"/>
          <w:rPrChange w:id="4519" w:author="Microsoft Office User" w:date="2023-07-10T07:16:00Z">
            <w:rPr/>
          </w:rPrChange>
        </w:rPr>
        <w:fldChar w:fldCharType="begin"/>
      </w:r>
      <w:r w:rsidR="00000000" w:rsidRPr="00883F17">
        <w:rPr>
          <w:rFonts w:asciiTheme="minorHAnsi" w:hAnsiTheme="minorHAnsi"/>
          <w:rPrChange w:id="4520" w:author="Microsoft Office User" w:date="2023-07-10T07:16:00Z">
            <w:rPr/>
          </w:rPrChange>
        </w:rPr>
        <w:instrText>HYPERLINK "https://doi.org/10.1007/s40725-019-00109-z"</w:instrText>
      </w:r>
      <w:r w:rsidR="00000000" w:rsidRPr="00883F17">
        <w:rPr>
          <w:rFonts w:asciiTheme="minorHAnsi" w:hAnsiTheme="minorHAnsi"/>
          <w:rPrChange w:id="4521" w:author="Microsoft Office User" w:date="2023-07-10T07:16:00Z">
            <w:rPr/>
          </w:rPrChange>
        </w:rPr>
      </w:r>
      <w:r w:rsidR="00000000" w:rsidRPr="00883F17">
        <w:rPr>
          <w:rFonts w:asciiTheme="minorHAnsi" w:hAnsiTheme="minorHAnsi"/>
          <w:rPrChange w:id="4522" w:author="Microsoft Office User" w:date="2023-07-10T07:16:00Z">
            <w:rPr/>
          </w:rPrChange>
        </w:rPr>
        <w:fldChar w:fldCharType="separate"/>
      </w:r>
      <w:r w:rsidRPr="00883F17">
        <w:rPr>
          <w:rStyle w:val="Hyperlink"/>
          <w:rFonts w:asciiTheme="minorHAnsi" w:hAnsiTheme="minorHAnsi"/>
          <w:color w:val="000000"/>
          <w:rPrChange w:id="4523" w:author="Microsoft Office User" w:date="2023-07-10T07:16:00Z">
            <w:rPr>
              <w:rStyle w:val="Hyperlink"/>
              <w:rFonts w:ascii="Cambria" w:hAnsi="Cambria"/>
              <w:color w:val="000000"/>
            </w:rPr>
          </w:rPrChange>
        </w:rPr>
        <w:t>10.1007/s40725-019-00109-z</w:t>
      </w:r>
      <w:r w:rsidR="00000000" w:rsidRPr="00883F17">
        <w:rPr>
          <w:rStyle w:val="Hyperlink"/>
          <w:rFonts w:asciiTheme="minorHAnsi" w:hAnsiTheme="minorHAnsi"/>
          <w:color w:val="000000"/>
          <w:rPrChange w:id="452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525" w:author="Microsoft Office User" w:date="2023-07-10T07:16:00Z">
            <w:rPr>
              <w:rFonts w:ascii="Cambria" w:hAnsi="Cambria"/>
              <w:color w:val="000000"/>
            </w:rPr>
          </w:rPrChange>
        </w:rPr>
        <w:t>.</w:t>
      </w:r>
    </w:p>
    <w:p w14:paraId="75C0ADEE" w14:textId="77777777" w:rsidR="00E56FE4" w:rsidRPr="00883F17" w:rsidRDefault="00E56FE4" w:rsidP="00E56FE4">
      <w:pPr>
        <w:pStyle w:val="NormalWeb"/>
        <w:spacing w:before="0" w:beforeAutospacing="0" w:after="200" w:afterAutospacing="0"/>
        <w:ind w:right="-261"/>
        <w:rPr>
          <w:rFonts w:asciiTheme="minorHAnsi" w:hAnsiTheme="minorHAnsi"/>
          <w:rPrChange w:id="4526" w:author="Microsoft Office User" w:date="2023-07-10T07:16:00Z">
            <w:rPr/>
          </w:rPrChange>
        </w:rPr>
      </w:pPr>
      <w:r w:rsidRPr="00883F17">
        <w:rPr>
          <w:rFonts w:asciiTheme="minorHAnsi" w:hAnsiTheme="minorHAnsi"/>
          <w:color w:val="000000"/>
          <w:rPrChange w:id="4527" w:author="Microsoft Office User" w:date="2023-07-10T07:16:00Z">
            <w:rPr>
              <w:rFonts w:ascii="Cambria" w:hAnsi="Cambria"/>
              <w:color w:val="000000"/>
            </w:rPr>
          </w:rPrChange>
        </w:rPr>
        <w:t xml:space="preserve">Piper, F. I., Gundale, M. J., and Fajardo, A. (2015). Extreme defoliation reduces tree growth but not C and N storage in a winter-deciduous species. </w:t>
      </w:r>
      <w:r w:rsidRPr="00883F17">
        <w:rPr>
          <w:rFonts w:asciiTheme="minorHAnsi" w:hAnsiTheme="minorHAnsi"/>
          <w:i/>
          <w:iCs/>
          <w:color w:val="000000"/>
          <w:rPrChange w:id="4528" w:author="Microsoft Office User" w:date="2023-07-10T07:16:00Z">
            <w:rPr>
              <w:rFonts w:ascii="Cambria" w:hAnsi="Cambria"/>
              <w:i/>
              <w:iCs/>
              <w:color w:val="000000"/>
            </w:rPr>
          </w:rPrChange>
        </w:rPr>
        <w:t>Annals of Botany</w:t>
      </w:r>
      <w:r w:rsidRPr="00883F17">
        <w:rPr>
          <w:rFonts w:asciiTheme="minorHAnsi" w:hAnsiTheme="minorHAnsi"/>
          <w:color w:val="000000"/>
          <w:rPrChange w:id="4529" w:author="Microsoft Office User" w:date="2023-07-10T07:16:00Z">
            <w:rPr>
              <w:rFonts w:ascii="Cambria" w:hAnsi="Cambria"/>
              <w:color w:val="000000"/>
            </w:rPr>
          </w:rPrChange>
        </w:rPr>
        <w:t xml:space="preserve"> 115, 1093–1103. doi:</w:t>
      </w:r>
      <w:r w:rsidR="00000000" w:rsidRPr="00883F17">
        <w:rPr>
          <w:rFonts w:asciiTheme="minorHAnsi" w:hAnsiTheme="minorHAnsi"/>
          <w:rPrChange w:id="4530" w:author="Microsoft Office User" w:date="2023-07-10T07:16:00Z">
            <w:rPr/>
          </w:rPrChange>
        </w:rPr>
        <w:fldChar w:fldCharType="begin"/>
      </w:r>
      <w:r w:rsidR="00000000" w:rsidRPr="00883F17">
        <w:rPr>
          <w:rFonts w:asciiTheme="minorHAnsi" w:hAnsiTheme="minorHAnsi"/>
          <w:rPrChange w:id="4531" w:author="Microsoft Office User" w:date="2023-07-10T07:16:00Z">
            <w:rPr/>
          </w:rPrChange>
        </w:rPr>
        <w:instrText>HYPERLINK "https://doi.org/10.1093/aob/mcv038"</w:instrText>
      </w:r>
      <w:r w:rsidR="00000000" w:rsidRPr="00883F17">
        <w:rPr>
          <w:rFonts w:asciiTheme="minorHAnsi" w:hAnsiTheme="minorHAnsi"/>
          <w:rPrChange w:id="4532" w:author="Microsoft Office User" w:date="2023-07-10T07:16:00Z">
            <w:rPr/>
          </w:rPrChange>
        </w:rPr>
      </w:r>
      <w:r w:rsidR="00000000" w:rsidRPr="00883F17">
        <w:rPr>
          <w:rFonts w:asciiTheme="minorHAnsi" w:hAnsiTheme="minorHAnsi"/>
          <w:rPrChange w:id="4533" w:author="Microsoft Office User" w:date="2023-07-10T07:16:00Z">
            <w:rPr/>
          </w:rPrChange>
        </w:rPr>
        <w:fldChar w:fldCharType="separate"/>
      </w:r>
      <w:r w:rsidRPr="00883F17">
        <w:rPr>
          <w:rStyle w:val="Hyperlink"/>
          <w:rFonts w:asciiTheme="minorHAnsi" w:hAnsiTheme="minorHAnsi"/>
          <w:color w:val="000000"/>
          <w:rPrChange w:id="4534" w:author="Microsoft Office User" w:date="2023-07-10T07:16:00Z">
            <w:rPr>
              <w:rStyle w:val="Hyperlink"/>
              <w:rFonts w:ascii="Cambria" w:hAnsi="Cambria"/>
              <w:color w:val="000000"/>
            </w:rPr>
          </w:rPrChange>
        </w:rPr>
        <w:t>10.1093/aob/mcv038</w:t>
      </w:r>
      <w:r w:rsidR="00000000" w:rsidRPr="00883F17">
        <w:rPr>
          <w:rStyle w:val="Hyperlink"/>
          <w:rFonts w:asciiTheme="minorHAnsi" w:hAnsiTheme="minorHAnsi"/>
          <w:color w:val="000000"/>
          <w:rPrChange w:id="453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536" w:author="Microsoft Office User" w:date="2023-07-10T07:16:00Z">
            <w:rPr>
              <w:rFonts w:ascii="Cambria" w:hAnsi="Cambria"/>
              <w:color w:val="000000"/>
            </w:rPr>
          </w:rPrChange>
        </w:rPr>
        <w:t>.</w:t>
      </w:r>
    </w:p>
    <w:p w14:paraId="7BDD8768" w14:textId="77777777" w:rsidR="00E56FE4" w:rsidRPr="00883F17" w:rsidRDefault="00E56FE4" w:rsidP="00E56FE4">
      <w:pPr>
        <w:pStyle w:val="NormalWeb"/>
        <w:spacing w:before="0" w:beforeAutospacing="0" w:after="200" w:afterAutospacing="0"/>
        <w:ind w:right="-261"/>
        <w:rPr>
          <w:rFonts w:asciiTheme="minorHAnsi" w:hAnsiTheme="minorHAnsi"/>
          <w:rPrChange w:id="4537" w:author="Microsoft Office User" w:date="2023-07-10T07:16:00Z">
            <w:rPr/>
          </w:rPrChange>
        </w:rPr>
      </w:pPr>
      <w:r w:rsidRPr="00883F17">
        <w:rPr>
          <w:rFonts w:asciiTheme="minorHAnsi" w:hAnsiTheme="minorHAnsi"/>
          <w:color w:val="000000"/>
          <w:rPrChange w:id="4538" w:author="Microsoft Office User" w:date="2023-07-10T07:16:00Z">
            <w:rPr>
              <w:rFonts w:ascii="Cambria" w:hAnsi="Cambria"/>
              <w:color w:val="000000"/>
            </w:rPr>
          </w:rPrChange>
        </w:rPr>
        <w:t xml:space="preserve">Plavcová, L., Hoch, G., Morris, H., Ghiasi, S., and Jansen, S. (2016). The amount of parenchyma and living fibers affects storage of nonstructural carbohydrates in young stems and roots of temperate trees. </w:t>
      </w:r>
      <w:r w:rsidRPr="00883F17">
        <w:rPr>
          <w:rFonts w:asciiTheme="minorHAnsi" w:hAnsiTheme="minorHAnsi"/>
          <w:i/>
          <w:iCs/>
          <w:color w:val="000000"/>
          <w:rPrChange w:id="4539" w:author="Microsoft Office User" w:date="2023-07-10T07:16:00Z">
            <w:rPr>
              <w:rFonts w:ascii="Cambria" w:hAnsi="Cambria"/>
              <w:i/>
              <w:iCs/>
              <w:color w:val="000000"/>
            </w:rPr>
          </w:rPrChange>
        </w:rPr>
        <w:t>American Journal of Botany</w:t>
      </w:r>
      <w:r w:rsidRPr="00883F17">
        <w:rPr>
          <w:rFonts w:asciiTheme="minorHAnsi" w:hAnsiTheme="minorHAnsi"/>
          <w:color w:val="000000"/>
          <w:rPrChange w:id="4540" w:author="Microsoft Office User" w:date="2023-07-10T07:16:00Z">
            <w:rPr>
              <w:rFonts w:ascii="Cambria" w:hAnsi="Cambria"/>
              <w:color w:val="000000"/>
            </w:rPr>
          </w:rPrChange>
        </w:rPr>
        <w:t xml:space="preserve"> 103, 603–612. doi:</w:t>
      </w:r>
      <w:r w:rsidR="00000000" w:rsidRPr="00883F17">
        <w:rPr>
          <w:rFonts w:asciiTheme="minorHAnsi" w:hAnsiTheme="minorHAnsi"/>
          <w:rPrChange w:id="4541" w:author="Microsoft Office User" w:date="2023-07-10T07:16:00Z">
            <w:rPr/>
          </w:rPrChange>
        </w:rPr>
        <w:fldChar w:fldCharType="begin"/>
      </w:r>
      <w:r w:rsidR="00000000" w:rsidRPr="00883F17">
        <w:rPr>
          <w:rFonts w:asciiTheme="minorHAnsi" w:hAnsiTheme="minorHAnsi"/>
          <w:rPrChange w:id="4542" w:author="Microsoft Office User" w:date="2023-07-10T07:16:00Z">
            <w:rPr/>
          </w:rPrChange>
        </w:rPr>
        <w:instrText>HYPERLINK "https://doi.org/10.3732/ajb.1500489"</w:instrText>
      </w:r>
      <w:r w:rsidR="00000000" w:rsidRPr="00883F17">
        <w:rPr>
          <w:rFonts w:asciiTheme="minorHAnsi" w:hAnsiTheme="minorHAnsi"/>
          <w:rPrChange w:id="4543" w:author="Microsoft Office User" w:date="2023-07-10T07:16:00Z">
            <w:rPr/>
          </w:rPrChange>
        </w:rPr>
      </w:r>
      <w:r w:rsidR="00000000" w:rsidRPr="00883F17">
        <w:rPr>
          <w:rFonts w:asciiTheme="minorHAnsi" w:hAnsiTheme="minorHAnsi"/>
          <w:rPrChange w:id="4544" w:author="Microsoft Office User" w:date="2023-07-10T07:16:00Z">
            <w:rPr/>
          </w:rPrChange>
        </w:rPr>
        <w:fldChar w:fldCharType="separate"/>
      </w:r>
      <w:r w:rsidRPr="00883F17">
        <w:rPr>
          <w:rStyle w:val="Hyperlink"/>
          <w:rFonts w:asciiTheme="minorHAnsi" w:hAnsiTheme="minorHAnsi"/>
          <w:color w:val="000000"/>
          <w:rPrChange w:id="4545" w:author="Microsoft Office User" w:date="2023-07-10T07:16:00Z">
            <w:rPr>
              <w:rStyle w:val="Hyperlink"/>
              <w:rFonts w:ascii="Cambria" w:hAnsi="Cambria"/>
              <w:color w:val="000000"/>
            </w:rPr>
          </w:rPrChange>
        </w:rPr>
        <w:t>10.3732/ajb.1500489</w:t>
      </w:r>
      <w:r w:rsidR="00000000" w:rsidRPr="00883F17">
        <w:rPr>
          <w:rStyle w:val="Hyperlink"/>
          <w:rFonts w:asciiTheme="minorHAnsi" w:hAnsiTheme="minorHAnsi"/>
          <w:color w:val="000000"/>
          <w:rPrChange w:id="4546"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547" w:author="Microsoft Office User" w:date="2023-07-10T07:16:00Z">
            <w:rPr>
              <w:rFonts w:ascii="Cambria" w:hAnsi="Cambria"/>
              <w:color w:val="000000"/>
            </w:rPr>
          </w:rPrChange>
        </w:rPr>
        <w:t>.</w:t>
      </w:r>
    </w:p>
    <w:p w14:paraId="7CA09C09" w14:textId="77777777" w:rsidR="00E56FE4" w:rsidRPr="00883F17" w:rsidRDefault="00E56FE4" w:rsidP="00E56FE4">
      <w:pPr>
        <w:pStyle w:val="NormalWeb"/>
        <w:spacing w:before="0" w:beforeAutospacing="0" w:after="200" w:afterAutospacing="0"/>
        <w:ind w:right="-261"/>
        <w:rPr>
          <w:rFonts w:asciiTheme="minorHAnsi" w:hAnsiTheme="minorHAnsi"/>
          <w:rPrChange w:id="4548" w:author="Microsoft Office User" w:date="2023-07-10T07:16:00Z">
            <w:rPr/>
          </w:rPrChange>
        </w:rPr>
      </w:pPr>
      <w:r w:rsidRPr="00883F17">
        <w:rPr>
          <w:rFonts w:asciiTheme="minorHAnsi" w:hAnsiTheme="minorHAnsi"/>
          <w:color w:val="000000"/>
          <w:rPrChange w:id="4549" w:author="Microsoft Office User" w:date="2023-07-10T07:16:00Z">
            <w:rPr>
              <w:rFonts w:ascii="Cambria" w:hAnsi="Cambria"/>
              <w:color w:val="000000"/>
            </w:rPr>
          </w:rPrChange>
        </w:rPr>
        <w:t xml:space="preserve">Poorter, L., and Kitajima, K. (2007). Carbohydrate storage and light requirements of tropical moist and dry forest tree species. </w:t>
      </w:r>
      <w:r w:rsidRPr="00883F17">
        <w:rPr>
          <w:rFonts w:asciiTheme="minorHAnsi" w:hAnsiTheme="minorHAnsi"/>
          <w:i/>
          <w:iCs/>
          <w:color w:val="000000"/>
          <w:rPrChange w:id="4550" w:author="Microsoft Office User" w:date="2023-07-10T07:16:00Z">
            <w:rPr>
              <w:rFonts w:ascii="Cambria" w:hAnsi="Cambria"/>
              <w:i/>
              <w:iCs/>
              <w:color w:val="000000"/>
            </w:rPr>
          </w:rPrChange>
        </w:rPr>
        <w:t>Ecology</w:t>
      </w:r>
      <w:r w:rsidRPr="00883F17">
        <w:rPr>
          <w:rFonts w:asciiTheme="minorHAnsi" w:hAnsiTheme="minorHAnsi"/>
          <w:color w:val="000000"/>
          <w:rPrChange w:id="4551" w:author="Microsoft Office User" w:date="2023-07-10T07:16:00Z">
            <w:rPr>
              <w:rFonts w:ascii="Cambria" w:hAnsi="Cambria"/>
              <w:color w:val="000000"/>
            </w:rPr>
          </w:rPrChange>
        </w:rPr>
        <w:t xml:space="preserve"> 88, 1000–1011. doi:</w:t>
      </w:r>
      <w:r w:rsidR="00000000" w:rsidRPr="00883F17">
        <w:rPr>
          <w:rFonts w:asciiTheme="minorHAnsi" w:hAnsiTheme="minorHAnsi"/>
          <w:rPrChange w:id="4552" w:author="Microsoft Office User" w:date="2023-07-10T07:16:00Z">
            <w:rPr/>
          </w:rPrChange>
        </w:rPr>
        <w:fldChar w:fldCharType="begin"/>
      </w:r>
      <w:r w:rsidR="00000000" w:rsidRPr="00883F17">
        <w:rPr>
          <w:rFonts w:asciiTheme="minorHAnsi" w:hAnsiTheme="minorHAnsi"/>
          <w:rPrChange w:id="4553" w:author="Microsoft Office User" w:date="2023-07-10T07:16:00Z">
            <w:rPr/>
          </w:rPrChange>
        </w:rPr>
        <w:instrText>HYPERLINK "https://doi.org/https:/doi.org/10.1890/06-0984"</w:instrText>
      </w:r>
      <w:r w:rsidR="00000000" w:rsidRPr="00883F17">
        <w:rPr>
          <w:rFonts w:asciiTheme="minorHAnsi" w:hAnsiTheme="minorHAnsi"/>
          <w:rPrChange w:id="4554" w:author="Microsoft Office User" w:date="2023-07-10T07:16:00Z">
            <w:rPr/>
          </w:rPrChange>
        </w:rPr>
      </w:r>
      <w:r w:rsidR="00000000" w:rsidRPr="00883F17">
        <w:rPr>
          <w:rFonts w:asciiTheme="minorHAnsi" w:hAnsiTheme="minorHAnsi"/>
          <w:rPrChange w:id="4555" w:author="Microsoft Office User" w:date="2023-07-10T07:16:00Z">
            <w:rPr/>
          </w:rPrChange>
        </w:rPr>
        <w:fldChar w:fldCharType="separate"/>
      </w:r>
      <w:r w:rsidRPr="00883F17">
        <w:rPr>
          <w:rStyle w:val="Hyperlink"/>
          <w:rFonts w:asciiTheme="minorHAnsi" w:hAnsiTheme="minorHAnsi"/>
          <w:color w:val="000000"/>
          <w:rPrChange w:id="4556" w:author="Microsoft Office User" w:date="2023-07-10T07:16:00Z">
            <w:rPr>
              <w:rStyle w:val="Hyperlink"/>
              <w:rFonts w:ascii="Cambria" w:hAnsi="Cambria"/>
              <w:color w:val="000000"/>
            </w:rPr>
          </w:rPrChange>
        </w:rPr>
        <w:t>https://doi.org/10.1890/06-0984</w:t>
      </w:r>
      <w:r w:rsidR="00000000" w:rsidRPr="00883F17">
        <w:rPr>
          <w:rStyle w:val="Hyperlink"/>
          <w:rFonts w:asciiTheme="minorHAnsi" w:hAnsiTheme="minorHAnsi"/>
          <w:color w:val="000000"/>
          <w:rPrChange w:id="4557"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558" w:author="Microsoft Office User" w:date="2023-07-10T07:16:00Z">
            <w:rPr>
              <w:rFonts w:ascii="Cambria" w:hAnsi="Cambria"/>
              <w:color w:val="000000"/>
            </w:rPr>
          </w:rPrChange>
        </w:rPr>
        <w:t>.</w:t>
      </w:r>
    </w:p>
    <w:p w14:paraId="388EFDD4" w14:textId="77777777" w:rsidR="00E56FE4" w:rsidRPr="00883F17" w:rsidRDefault="00E56FE4" w:rsidP="00E56FE4">
      <w:pPr>
        <w:pStyle w:val="NormalWeb"/>
        <w:spacing w:before="0" w:beforeAutospacing="0" w:after="200" w:afterAutospacing="0"/>
        <w:ind w:right="-261"/>
        <w:rPr>
          <w:rFonts w:asciiTheme="minorHAnsi" w:hAnsiTheme="minorHAnsi"/>
          <w:rPrChange w:id="4559" w:author="Microsoft Office User" w:date="2023-07-10T07:16:00Z">
            <w:rPr/>
          </w:rPrChange>
        </w:rPr>
      </w:pPr>
      <w:r w:rsidRPr="00883F17">
        <w:rPr>
          <w:rFonts w:asciiTheme="minorHAnsi" w:hAnsiTheme="minorHAnsi"/>
          <w:color w:val="000000"/>
          <w:rPrChange w:id="4560" w:author="Microsoft Office User" w:date="2023-07-10T07:16:00Z">
            <w:rPr>
              <w:rFonts w:ascii="Cambria" w:hAnsi="Cambria"/>
              <w:color w:val="000000"/>
            </w:rPr>
          </w:rPrChange>
        </w:rPr>
        <w:t xml:space="preserve">Resco de Dios, V., and Gessler, A. (2021). Sink and source co-limitation in the response of stored non-structural carbohydrates to an intense but short drought. </w:t>
      </w:r>
      <w:r w:rsidRPr="00883F17">
        <w:rPr>
          <w:rFonts w:asciiTheme="minorHAnsi" w:hAnsiTheme="minorHAnsi"/>
          <w:i/>
          <w:iCs/>
          <w:color w:val="000000"/>
          <w:rPrChange w:id="4561" w:author="Microsoft Office User" w:date="2023-07-10T07:16:00Z">
            <w:rPr>
              <w:rFonts w:ascii="Cambria" w:hAnsi="Cambria"/>
              <w:i/>
              <w:iCs/>
              <w:color w:val="000000"/>
            </w:rPr>
          </w:rPrChange>
        </w:rPr>
        <w:t>Trees</w:t>
      </w:r>
      <w:r w:rsidRPr="00883F17">
        <w:rPr>
          <w:rFonts w:asciiTheme="minorHAnsi" w:hAnsiTheme="minorHAnsi"/>
          <w:color w:val="000000"/>
          <w:rPrChange w:id="4562" w:author="Microsoft Office User" w:date="2023-07-10T07:16:00Z">
            <w:rPr>
              <w:rFonts w:ascii="Cambria" w:hAnsi="Cambria"/>
              <w:color w:val="000000"/>
            </w:rPr>
          </w:rPrChange>
        </w:rPr>
        <w:t xml:space="preserve"> 35, 1751–1754. doi:</w:t>
      </w:r>
      <w:r w:rsidR="00000000" w:rsidRPr="00883F17">
        <w:rPr>
          <w:rFonts w:asciiTheme="minorHAnsi" w:hAnsiTheme="minorHAnsi"/>
          <w:rPrChange w:id="4563" w:author="Microsoft Office User" w:date="2023-07-10T07:16:00Z">
            <w:rPr/>
          </w:rPrChange>
        </w:rPr>
        <w:fldChar w:fldCharType="begin"/>
      </w:r>
      <w:r w:rsidR="00000000" w:rsidRPr="00883F17">
        <w:rPr>
          <w:rFonts w:asciiTheme="minorHAnsi" w:hAnsiTheme="minorHAnsi"/>
          <w:rPrChange w:id="4564" w:author="Microsoft Office User" w:date="2023-07-10T07:16:00Z">
            <w:rPr/>
          </w:rPrChange>
        </w:rPr>
        <w:instrText>HYPERLINK "https://doi.org/10.1007/s00468-021-02116-9"</w:instrText>
      </w:r>
      <w:r w:rsidR="00000000" w:rsidRPr="00883F17">
        <w:rPr>
          <w:rFonts w:asciiTheme="minorHAnsi" w:hAnsiTheme="minorHAnsi"/>
          <w:rPrChange w:id="4565" w:author="Microsoft Office User" w:date="2023-07-10T07:16:00Z">
            <w:rPr/>
          </w:rPrChange>
        </w:rPr>
      </w:r>
      <w:r w:rsidR="00000000" w:rsidRPr="00883F17">
        <w:rPr>
          <w:rFonts w:asciiTheme="minorHAnsi" w:hAnsiTheme="minorHAnsi"/>
          <w:rPrChange w:id="4566" w:author="Microsoft Office User" w:date="2023-07-10T07:16:00Z">
            <w:rPr/>
          </w:rPrChange>
        </w:rPr>
        <w:fldChar w:fldCharType="separate"/>
      </w:r>
      <w:r w:rsidRPr="00883F17">
        <w:rPr>
          <w:rStyle w:val="Hyperlink"/>
          <w:rFonts w:asciiTheme="minorHAnsi" w:hAnsiTheme="minorHAnsi"/>
          <w:color w:val="000000"/>
          <w:rPrChange w:id="4567" w:author="Microsoft Office User" w:date="2023-07-10T07:16:00Z">
            <w:rPr>
              <w:rStyle w:val="Hyperlink"/>
              <w:rFonts w:ascii="Cambria" w:hAnsi="Cambria"/>
              <w:color w:val="000000"/>
            </w:rPr>
          </w:rPrChange>
        </w:rPr>
        <w:t>10.1007/s00468-021-02116-9</w:t>
      </w:r>
      <w:r w:rsidR="00000000" w:rsidRPr="00883F17">
        <w:rPr>
          <w:rStyle w:val="Hyperlink"/>
          <w:rFonts w:asciiTheme="minorHAnsi" w:hAnsiTheme="minorHAnsi"/>
          <w:color w:val="000000"/>
          <w:rPrChange w:id="4568"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569" w:author="Microsoft Office User" w:date="2023-07-10T07:16:00Z">
            <w:rPr>
              <w:rFonts w:ascii="Cambria" w:hAnsi="Cambria"/>
              <w:color w:val="000000"/>
            </w:rPr>
          </w:rPrChange>
        </w:rPr>
        <w:t>.</w:t>
      </w:r>
    </w:p>
    <w:p w14:paraId="60AC91E5" w14:textId="77777777" w:rsidR="00E56FE4" w:rsidRPr="00883F17" w:rsidRDefault="00E56FE4" w:rsidP="00E56FE4">
      <w:pPr>
        <w:pStyle w:val="NormalWeb"/>
        <w:spacing w:before="0" w:beforeAutospacing="0" w:after="200" w:afterAutospacing="0"/>
        <w:ind w:right="-261"/>
        <w:rPr>
          <w:rFonts w:asciiTheme="minorHAnsi" w:hAnsiTheme="minorHAnsi"/>
          <w:rPrChange w:id="4570" w:author="Microsoft Office User" w:date="2023-07-10T07:16:00Z">
            <w:rPr/>
          </w:rPrChange>
        </w:rPr>
      </w:pPr>
      <w:r w:rsidRPr="00883F17">
        <w:rPr>
          <w:rFonts w:asciiTheme="minorHAnsi" w:hAnsiTheme="minorHAnsi"/>
          <w:color w:val="000000"/>
          <w:rPrChange w:id="4571" w:author="Microsoft Office User" w:date="2023-07-10T07:16:00Z">
            <w:rPr>
              <w:rFonts w:ascii="Cambria" w:hAnsi="Cambria"/>
              <w:color w:val="000000"/>
            </w:rPr>
          </w:rPrChange>
        </w:rPr>
        <w:t xml:space="preserve">Richardson, A. D., Carbone, M. S., Keenan, T. F., Czimczik, C. I., Hollinger, D. Y., Murakami, P., et al. (2013). Seasonal dynamics and age of stemwood nonstructural carbohydrates in temperate forest trees. </w:t>
      </w:r>
      <w:r w:rsidRPr="00883F17">
        <w:rPr>
          <w:rFonts w:asciiTheme="minorHAnsi" w:hAnsiTheme="minorHAnsi"/>
          <w:i/>
          <w:iCs/>
          <w:color w:val="000000"/>
          <w:rPrChange w:id="4572" w:author="Microsoft Office User" w:date="2023-07-10T07:16:00Z">
            <w:rPr>
              <w:rFonts w:ascii="Cambria" w:hAnsi="Cambria"/>
              <w:i/>
              <w:iCs/>
              <w:color w:val="000000"/>
            </w:rPr>
          </w:rPrChange>
        </w:rPr>
        <w:t>New Phytologist</w:t>
      </w:r>
      <w:r w:rsidRPr="00883F17">
        <w:rPr>
          <w:rFonts w:asciiTheme="minorHAnsi" w:hAnsiTheme="minorHAnsi"/>
          <w:color w:val="000000"/>
          <w:rPrChange w:id="4573" w:author="Microsoft Office User" w:date="2023-07-10T07:16:00Z">
            <w:rPr>
              <w:rFonts w:ascii="Cambria" w:hAnsi="Cambria"/>
              <w:color w:val="000000"/>
            </w:rPr>
          </w:rPrChange>
        </w:rPr>
        <w:t xml:space="preserve"> 197, 850–861. doi:</w:t>
      </w:r>
      <w:r w:rsidR="00000000" w:rsidRPr="00883F17">
        <w:rPr>
          <w:rFonts w:asciiTheme="minorHAnsi" w:hAnsiTheme="minorHAnsi"/>
          <w:rPrChange w:id="4574" w:author="Microsoft Office User" w:date="2023-07-10T07:16:00Z">
            <w:rPr/>
          </w:rPrChange>
        </w:rPr>
        <w:fldChar w:fldCharType="begin"/>
      </w:r>
      <w:r w:rsidR="00000000" w:rsidRPr="00883F17">
        <w:rPr>
          <w:rFonts w:asciiTheme="minorHAnsi" w:hAnsiTheme="minorHAnsi"/>
          <w:rPrChange w:id="4575" w:author="Microsoft Office User" w:date="2023-07-10T07:16:00Z">
            <w:rPr/>
          </w:rPrChange>
        </w:rPr>
        <w:instrText>HYPERLINK "https://doi.org/10.1111/nph.12042"</w:instrText>
      </w:r>
      <w:r w:rsidR="00000000" w:rsidRPr="00883F17">
        <w:rPr>
          <w:rFonts w:asciiTheme="minorHAnsi" w:hAnsiTheme="minorHAnsi"/>
          <w:rPrChange w:id="4576" w:author="Microsoft Office User" w:date="2023-07-10T07:16:00Z">
            <w:rPr/>
          </w:rPrChange>
        </w:rPr>
      </w:r>
      <w:r w:rsidR="00000000" w:rsidRPr="00883F17">
        <w:rPr>
          <w:rFonts w:asciiTheme="minorHAnsi" w:hAnsiTheme="minorHAnsi"/>
          <w:rPrChange w:id="4577" w:author="Microsoft Office User" w:date="2023-07-10T07:16:00Z">
            <w:rPr/>
          </w:rPrChange>
        </w:rPr>
        <w:fldChar w:fldCharType="separate"/>
      </w:r>
      <w:r w:rsidRPr="00883F17">
        <w:rPr>
          <w:rStyle w:val="Hyperlink"/>
          <w:rFonts w:asciiTheme="minorHAnsi" w:hAnsiTheme="minorHAnsi"/>
          <w:color w:val="000000"/>
          <w:rPrChange w:id="4578" w:author="Microsoft Office User" w:date="2023-07-10T07:16:00Z">
            <w:rPr>
              <w:rStyle w:val="Hyperlink"/>
              <w:rFonts w:ascii="Cambria" w:hAnsi="Cambria"/>
              <w:color w:val="000000"/>
            </w:rPr>
          </w:rPrChange>
        </w:rPr>
        <w:t>10.1111/nph.12042</w:t>
      </w:r>
      <w:r w:rsidR="00000000" w:rsidRPr="00883F17">
        <w:rPr>
          <w:rStyle w:val="Hyperlink"/>
          <w:rFonts w:asciiTheme="minorHAnsi" w:hAnsiTheme="minorHAnsi"/>
          <w:color w:val="000000"/>
          <w:rPrChange w:id="4579"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580" w:author="Microsoft Office User" w:date="2023-07-10T07:16:00Z">
            <w:rPr>
              <w:rFonts w:ascii="Cambria" w:hAnsi="Cambria"/>
              <w:color w:val="000000"/>
            </w:rPr>
          </w:rPrChange>
        </w:rPr>
        <w:t>.</w:t>
      </w:r>
    </w:p>
    <w:p w14:paraId="5765DCE6" w14:textId="77777777" w:rsidR="00E56FE4" w:rsidRPr="00883F17" w:rsidRDefault="00E56FE4" w:rsidP="00E56FE4">
      <w:pPr>
        <w:pStyle w:val="NormalWeb"/>
        <w:spacing w:before="0" w:beforeAutospacing="0" w:after="200" w:afterAutospacing="0"/>
        <w:ind w:right="-261"/>
        <w:rPr>
          <w:rFonts w:asciiTheme="minorHAnsi" w:hAnsiTheme="minorHAnsi"/>
          <w:rPrChange w:id="4581" w:author="Microsoft Office User" w:date="2023-07-10T07:16:00Z">
            <w:rPr/>
          </w:rPrChange>
        </w:rPr>
      </w:pPr>
      <w:r w:rsidRPr="00883F17">
        <w:rPr>
          <w:rFonts w:asciiTheme="minorHAnsi" w:hAnsiTheme="minorHAnsi"/>
          <w:color w:val="000000"/>
          <w:rPrChange w:id="4582" w:author="Microsoft Office User" w:date="2023-07-10T07:16:00Z">
            <w:rPr>
              <w:rFonts w:ascii="Cambria" w:hAnsi="Cambria"/>
              <w:color w:val="000000"/>
            </w:rPr>
          </w:rPrChange>
        </w:rPr>
        <w:t xml:space="preserve">Sala, A., Woodruff, D. R., and Meinzer, F. C. (2012). Carbon dynamics in trees: Feast or famine? </w:t>
      </w:r>
      <w:r w:rsidRPr="00883F17">
        <w:rPr>
          <w:rFonts w:asciiTheme="minorHAnsi" w:hAnsiTheme="minorHAnsi"/>
          <w:i/>
          <w:iCs/>
          <w:color w:val="000000"/>
          <w:rPrChange w:id="4583" w:author="Microsoft Office User" w:date="2023-07-10T07:16:00Z">
            <w:rPr>
              <w:rFonts w:ascii="Cambria" w:hAnsi="Cambria"/>
              <w:i/>
              <w:iCs/>
              <w:color w:val="000000"/>
            </w:rPr>
          </w:rPrChange>
        </w:rPr>
        <w:t>Tree Physiology</w:t>
      </w:r>
      <w:r w:rsidRPr="00883F17">
        <w:rPr>
          <w:rFonts w:asciiTheme="minorHAnsi" w:hAnsiTheme="minorHAnsi"/>
          <w:color w:val="000000"/>
          <w:rPrChange w:id="4584" w:author="Microsoft Office User" w:date="2023-07-10T07:16:00Z">
            <w:rPr>
              <w:rFonts w:ascii="Cambria" w:hAnsi="Cambria"/>
              <w:color w:val="000000"/>
            </w:rPr>
          </w:rPrChange>
        </w:rPr>
        <w:t xml:space="preserve"> 32, 764–775. doi:</w:t>
      </w:r>
      <w:r w:rsidR="00000000" w:rsidRPr="00883F17">
        <w:rPr>
          <w:rFonts w:asciiTheme="minorHAnsi" w:hAnsiTheme="minorHAnsi"/>
          <w:rPrChange w:id="4585" w:author="Microsoft Office User" w:date="2023-07-10T07:16:00Z">
            <w:rPr/>
          </w:rPrChange>
        </w:rPr>
        <w:fldChar w:fldCharType="begin"/>
      </w:r>
      <w:r w:rsidR="00000000" w:rsidRPr="00883F17">
        <w:rPr>
          <w:rFonts w:asciiTheme="minorHAnsi" w:hAnsiTheme="minorHAnsi"/>
          <w:rPrChange w:id="4586" w:author="Microsoft Office User" w:date="2023-07-10T07:16:00Z">
            <w:rPr/>
          </w:rPrChange>
        </w:rPr>
        <w:instrText>HYPERLINK "https://doi.org/10.1093/treephys/tpr143"</w:instrText>
      </w:r>
      <w:r w:rsidR="00000000" w:rsidRPr="00883F17">
        <w:rPr>
          <w:rFonts w:asciiTheme="minorHAnsi" w:hAnsiTheme="minorHAnsi"/>
          <w:rPrChange w:id="4587" w:author="Microsoft Office User" w:date="2023-07-10T07:16:00Z">
            <w:rPr/>
          </w:rPrChange>
        </w:rPr>
      </w:r>
      <w:r w:rsidR="00000000" w:rsidRPr="00883F17">
        <w:rPr>
          <w:rFonts w:asciiTheme="minorHAnsi" w:hAnsiTheme="minorHAnsi"/>
          <w:rPrChange w:id="4588" w:author="Microsoft Office User" w:date="2023-07-10T07:16:00Z">
            <w:rPr/>
          </w:rPrChange>
        </w:rPr>
        <w:fldChar w:fldCharType="separate"/>
      </w:r>
      <w:r w:rsidRPr="00883F17">
        <w:rPr>
          <w:rStyle w:val="Hyperlink"/>
          <w:rFonts w:asciiTheme="minorHAnsi" w:hAnsiTheme="minorHAnsi"/>
          <w:color w:val="000000"/>
          <w:rPrChange w:id="4589" w:author="Microsoft Office User" w:date="2023-07-10T07:16:00Z">
            <w:rPr>
              <w:rStyle w:val="Hyperlink"/>
              <w:rFonts w:ascii="Cambria" w:hAnsi="Cambria"/>
              <w:color w:val="000000"/>
            </w:rPr>
          </w:rPrChange>
        </w:rPr>
        <w:t>10.1093/treephys/tpr143</w:t>
      </w:r>
      <w:r w:rsidR="00000000" w:rsidRPr="00883F17">
        <w:rPr>
          <w:rStyle w:val="Hyperlink"/>
          <w:rFonts w:asciiTheme="minorHAnsi" w:hAnsiTheme="minorHAnsi"/>
          <w:color w:val="000000"/>
          <w:rPrChange w:id="4590"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591" w:author="Microsoft Office User" w:date="2023-07-10T07:16:00Z">
            <w:rPr>
              <w:rFonts w:ascii="Cambria" w:hAnsi="Cambria"/>
              <w:color w:val="000000"/>
            </w:rPr>
          </w:rPrChange>
        </w:rPr>
        <w:t>.</w:t>
      </w:r>
    </w:p>
    <w:p w14:paraId="79D8542B" w14:textId="77777777" w:rsidR="00E56FE4" w:rsidRPr="00883F17" w:rsidRDefault="00E56FE4" w:rsidP="00E56FE4">
      <w:pPr>
        <w:pStyle w:val="NormalWeb"/>
        <w:spacing w:before="0" w:beforeAutospacing="0" w:after="200" w:afterAutospacing="0"/>
        <w:ind w:right="-261"/>
        <w:rPr>
          <w:rFonts w:asciiTheme="minorHAnsi" w:hAnsiTheme="minorHAnsi"/>
          <w:rPrChange w:id="4592" w:author="Microsoft Office User" w:date="2023-07-10T07:16:00Z">
            <w:rPr/>
          </w:rPrChange>
        </w:rPr>
      </w:pPr>
      <w:r w:rsidRPr="00883F17">
        <w:rPr>
          <w:rFonts w:asciiTheme="minorHAnsi" w:hAnsiTheme="minorHAnsi"/>
          <w:color w:val="000000"/>
          <w:rPrChange w:id="4593" w:author="Microsoft Office User" w:date="2023-07-10T07:16:00Z">
            <w:rPr>
              <w:rFonts w:ascii="Cambria" w:hAnsi="Cambria"/>
              <w:color w:val="000000"/>
            </w:rPr>
          </w:rPrChange>
        </w:rPr>
        <w:lastRenderedPageBreak/>
        <w:t xml:space="preserve">Salleo, S., Lo Gullo, M. A., Trifilò, P., and Nardini, A. (2004). New evidence for a role of vessel-associated cells and phloem in the rapid xylem refilling of cavitated stems of laurus nobilis l. </w:t>
      </w:r>
      <w:r w:rsidRPr="00883F17">
        <w:rPr>
          <w:rFonts w:asciiTheme="minorHAnsi" w:hAnsiTheme="minorHAnsi"/>
          <w:i/>
          <w:iCs/>
          <w:color w:val="000000"/>
          <w:rPrChange w:id="4594" w:author="Microsoft Office User" w:date="2023-07-10T07:16:00Z">
            <w:rPr>
              <w:rFonts w:ascii="Cambria" w:hAnsi="Cambria"/>
              <w:i/>
              <w:iCs/>
              <w:color w:val="000000"/>
            </w:rPr>
          </w:rPrChange>
        </w:rPr>
        <w:t>Plant, Cell &amp; Environment</w:t>
      </w:r>
      <w:r w:rsidRPr="00883F17">
        <w:rPr>
          <w:rFonts w:asciiTheme="minorHAnsi" w:hAnsiTheme="minorHAnsi"/>
          <w:color w:val="000000"/>
          <w:rPrChange w:id="4595" w:author="Microsoft Office User" w:date="2023-07-10T07:16:00Z">
            <w:rPr>
              <w:rFonts w:ascii="Cambria" w:hAnsi="Cambria"/>
              <w:color w:val="000000"/>
            </w:rPr>
          </w:rPrChange>
        </w:rPr>
        <w:t xml:space="preserve"> 27, 1065–1076. doi:</w:t>
      </w:r>
      <w:r w:rsidR="00000000" w:rsidRPr="00883F17">
        <w:rPr>
          <w:rFonts w:asciiTheme="minorHAnsi" w:hAnsiTheme="minorHAnsi"/>
          <w:rPrChange w:id="4596" w:author="Microsoft Office User" w:date="2023-07-10T07:16:00Z">
            <w:rPr/>
          </w:rPrChange>
        </w:rPr>
        <w:fldChar w:fldCharType="begin"/>
      </w:r>
      <w:r w:rsidR="00000000" w:rsidRPr="00883F17">
        <w:rPr>
          <w:rFonts w:asciiTheme="minorHAnsi" w:hAnsiTheme="minorHAnsi"/>
          <w:rPrChange w:id="4597" w:author="Microsoft Office User" w:date="2023-07-10T07:16:00Z">
            <w:rPr/>
          </w:rPrChange>
        </w:rPr>
        <w:instrText>HYPERLINK "https://doi.org/10.1111/j.1365-3040.2004.01211.x"</w:instrText>
      </w:r>
      <w:r w:rsidR="00000000" w:rsidRPr="00883F17">
        <w:rPr>
          <w:rFonts w:asciiTheme="minorHAnsi" w:hAnsiTheme="minorHAnsi"/>
          <w:rPrChange w:id="4598" w:author="Microsoft Office User" w:date="2023-07-10T07:16:00Z">
            <w:rPr/>
          </w:rPrChange>
        </w:rPr>
      </w:r>
      <w:r w:rsidR="00000000" w:rsidRPr="00883F17">
        <w:rPr>
          <w:rFonts w:asciiTheme="minorHAnsi" w:hAnsiTheme="minorHAnsi"/>
          <w:rPrChange w:id="4599" w:author="Microsoft Office User" w:date="2023-07-10T07:16:00Z">
            <w:rPr/>
          </w:rPrChange>
        </w:rPr>
        <w:fldChar w:fldCharType="separate"/>
      </w:r>
      <w:r w:rsidRPr="00883F17">
        <w:rPr>
          <w:rStyle w:val="Hyperlink"/>
          <w:rFonts w:asciiTheme="minorHAnsi" w:hAnsiTheme="minorHAnsi"/>
          <w:color w:val="000000"/>
          <w:rPrChange w:id="4600" w:author="Microsoft Office User" w:date="2023-07-10T07:16:00Z">
            <w:rPr>
              <w:rStyle w:val="Hyperlink"/>
              <w:rFonts w:ascii="Cambria" w:hAnsi="Cambria"/>
              <w:color w:val="000000"/>
            </w:rPr>
          </w:rPrChange>
        </w:rPr>
        <w:t>10.1111/j.1365-3040.2004.01211.x</w:t>
      </w:r>
      <w:r w:rsidR="00000000" w:rsidRPr="00883F17">
        <w:rPr>
          <w:rStyle w:val="Hyperlink"/>
          <w:rFonts w:asciiTheme="minorHAnsi" w:hAnsiTheme="minorHAnsi"/>
          <w:color w:val="000000"/>
          <w:rPrChange w:id="4601"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602" w:author="Microsoft Office User" w:date="2023-07-10T07:16:00Z">
            <w:rPr>
              <w:rFonts w:ascii="Cambria" w:hAnsi="Cambria"/>
              <w:color w:val="000000"/>
            </w:rPr>
          </w:rPrChange>
        </w:rPr>
        <w:t>.</w:t>
      </w:r>
    </w:p>
    <w:p w14:paraId="7B21F60B" w14:textId="77777777" w:rsidR="00E56FE4" w:rsidRPr="00883F17" w:rsidRDefault="00E56FE4" w:rsidP="00E56FE4">
      <w:pPr>
        <w:pStyle w:val="NormalWeb"/>
        <w:spacing w:before="0" w:beforeAutospacing="0" w:after="200" w:afterAutospacing="0"/>
        <w:ind w:right="-261"/>
        <w:rPr>
          <w:rFonts w:asciiTheme="minorHAnsi" w:hAnsiTheme="minorHAnsi"/>
          <w:rPrChange w:id="4603" w:author="Microsoft Office User" w:date="2023-07-10T07:16:00Z">
            <w:rPr/>
          </w:rPrChange>
        </w:rPr>
      </w:pPr>
      <w:r w:rsidRPr="00883F17">
        <w:rPr>
          <w:rFonts w:asciiTheme="minorHAnsi" w:hAnsiTheme="minorHAnsi"/>
          <w:color w:val="000000"/>
          <w:rPrChange w:id="4604" w:author="Microsoft Office User" w:date="2023-07-10T07:16:00Z">
            <w:rPr>
              <w:rFonts w:ascii="Cambria" w:hAnsi="Cambria"/>
              <w:color w:val="000000"/>
            </w:rPr>
          </w:rPrChange>
        </w:rPr>
        <w:t xml:space="preserve">Schneider, C. A., Rasband, W. S., and Eliceiri, K. W. (2012). NIH image to imagej: 25 years of image analysis. </w:t>
      </w:r>
      <w:r w:rsidRPr="00883F17">
        <w:rPr>
          <w:rFonts w:asciiTheme="minorHAnsi" w:hAnsiTheme="minorHAnsi"/>
          <w:i/>
          <w:iCs/>
          <w:color w:val="000000"/>
          <w:rPrChange w:id="4605" w:author="Microsoft Office User" w:date="2023-07-10T07:16:00Z">
            <w:rPr>
              <w:rFonts w:ascii="Cambria" w:hAnsi="Cambria"/>
              <w:i/>
              <w:iCs/>
              <w:color w:val="000000"/>
            </w:rPr>
          </w:rPrChange>
        </w:rPr>
        <w:t>Nature Methods</w:t>
      </w:r>
      <w:r w:rsidRPr="00883F17">
        <w:rPr>
          <w:rFonts w:asciiTheme="minorHAnsi" w:hAnsiTheme="minorHAnsi"/>
          <w:color w:val="000000"/>
          <w:rPrChange w:id="4606" w:author="Microsoft Office User" w:date="2023-07-10T07:16:00Z">
            <w:rPr>
              <w:rFonts w:ascii="Cambria" w:hAnsi="Cambria"/>
              <w:color w:val="000000"/>
            </w:rPr>
          </w:rPrChange>
        </w:rPr>
        <w:t xml:space="preserve"> 9, 671–675. doi:</w:t>
      </w:r>
      <w:r w:rsidR="00000000" w:rsidRPr="00883F17">
        <w:rPr>
          <w:rFonts w:asciiTheme="minorHAnsi" w:hAnsiTheme="minorHAnsi"/>
          <w:rPrChange w:id="4607" w:author="Microsoft Office User" w:date="2023-07-10T07:16:00Z">
            <w:rPr/>
          </w:rPrChange>
        </w:rPr>
        <w:fldChar w:fldCharType="begin"/>
      </w:r>
      <w:r w:rsidR="00000000" w:rsidRPr="00883F17">
        <w:rPr>
          <w:rFonts w:asciiTheme="minorHAnsi" w:hAnsiTheme="minorHAnsi"/>
          <w:rPrChange w:id="4608" w:author="Microsoft Office User" w:date="2023-07-10T07:16:00Z">
            <w:rPr/>
          </w:rPrChange>
        </w:rPr>
        <w:instrText>HYPERLINK "https://doi.org/10.1038/nmeth.2089"</w:instrText>
      </w:r>
      <w:r w:rsidR="00000000" w:rsidRPr="00883F17">
        <w:rPr>
          <w:rFonts w:asciiTheme="minorHAnsi" w:hAnsiTheme="minorHAnsi"/>
          <w:rPrChange w:id="4609" w:author="Microsoft Office User" w:date="2023-07-10T07:16:00Z">
            <w:rPr/>
          </w:rPrChange>
        </w:rPr>
      </w:r>
      <w:r w:rsidR="00000000" w:rsidRPr="00883F17">
        <w:rPr>
          <w:rFonts w:asciiTheme="minorHAnsi" w:hAnsiTheme="minorHAnsi"/>
          <w:rPrChange w:id="4610" w:author="Microsoft Office User" w:date="2023-07-10T07:16:00Z">
            <w:rPr/>
          </w:rPrChange>
        </w:rPr>
        <w:fldChar w:fldCharType="separate"/>
      </w:r>
      <w:r w:rsidRPr="00883F17">
        <w:rPr>
          <w:rStyle w:val="Hyperlink"/>
          <w:rFonts w:asciiTheme="minorHAnsi" w:hAnsiTheme="minorHAnsi"/>
          <w:color w:val="000000"/>
          <w:rPrChange w:id="4611" w:author="Microsoft Office User" w:date="2023-07-10T07:16:00Z">
            <w:rPr>
              <w:rStyle w:val="Hyperlink"/>
              <w:rFonts w:ascii="Cambria" w:hAnsi="Cambria"/>
              <w:color w:val="000000"/>
            </w:rPr>
          </w:rPrChange>
        </w:rPr>
        <w:t>10.1038/nmeth.2089</w:t>
      </w:r>
      <w:r w:rsidR="00000000" w:rsidRPr="00883F17">
        <w:rPr>
          <w:rStyle w:val="Hyperlink"/>
          <w:rFonts w:asciiTheme="minorHAnsi" w:hAnsiTheme="minorHAnsi"/>
          <w:color w:val="000000"/>
          <w:rPrChange w:id="4612"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613" w:author="Microsoft Office User" w:date="2023-07-10T07:16:00Z">
            <w:rPr>
              <w:rFonts w:ascii="Cambria" w:hAnsi="Cambria"/>
              <w:color w:val="000000"/>
            </w:rPr>
          </w:rPrChange>
        </w:rPr>
        <w:t>.</w:t>
      </w:r>
    </w:p>
    <w:p w14:paraId="60E91116" w14:textId="77777777" w:rsidR="00E56FE4" w:rsidRPr="00883F17" w:rsidRDefault="00E56FE4" w:rsidP="00E56FE4">
      <w:pPr>
        <w:pStyle w:val="NormalWeb"/>
        <w:spacing w:before="0" w:beforeAutospacing="0" w:after="200" w:afterAutospacing="0"/>
        <w:ind w:right="-261"/>
        <w:rPr>
          <w:rFonts w:asciiTheme="minorHAnsi" w:hAnsiTheme="minorHAnsi"/>
          <w:rPrChange w:id="4614" w:author="Microsoft Office User" w:date="2023-07-10T07:16:00Z">
            <w:rPr/>
          </w:rPrChange>
        </w:rPr>
      </w:pPr>
      <w:r w:rsidRPr="00883F17">
        <w:rPr>
          <w:rFonts w:asciiTheme="minorHAnsi" w:hAnsiTheme="minorHAnsi"/>
          <w:color w:val="000000"/>
          <w:rPrChange w:id="4615" w:author="Microsoft Office User" w:date="2023-07-10T07:16:00Z">
            <w:rPr>
              <w:rFonts w:ascii="Cambria" w:hAnsi="Cambria"/>
              <w:color w:val="000000"/>
            </w:rPr>
          </w:rPrChange>
        </w:rPr>
        <w:t xml:space="preserve">Sevanto, and M., Sanna, Dickman, L Turin, Pangle, Robert E., and Pockman, W. T. (2014). How do trees die? A test of the hydraulic failure and carbon starvation hypotheses. </w:t>
      </w:r>
      <w:r w:rsidRPr="00883F17">
        <w:rPr>
          <w:rFonts w:asciiTheme="minorHAnsi" w:hAnsiTheme="minorHAnsi"/>
          <w:i/>
          <w:iCs/>
          <w:color w:val="000000"/>
          <w:rPrChange w:id="4616" w:author="Microsoft Office User" w:date="2023-07-10T07:16:00Z">
            <w:rPr>
              <w:rFonts w:ascii="Cambria" w:hAnsi="Cambria"/>
              <w:i/>
              <w:iCs/>
              <w:color w:val="000000"/>
            </w:rPr>
          </w:rPrChange>
        </w:rPr>
        <w:t>Plant, Cell &amp; Environment</w:t>
      </w:r>
      <w:r w:rsidRPr="00883F17">
        <w:rPr>
          <w:rFonts w:asciiTheme="minorHAnsi" w:hAnsiTheme="minorHAnsi"/>
          <w:color w:val="000000"/>
          <w:rPrChange w:id="4617" w:author="Microsoft Office User" w:date="2023-07-10T07:16:00Z">
            <w:rPr>
              <w:rFonts w:ascii="Cambria" w:hAnsi="Cambria"/>
              <w:color w:val="000000"/>
            </w:rPr>
          </w:rPrChange>
        </w:rPr>
        <w:t xml:space="preserve"> 37, 153–161. doi:</w:t>
      </w:r>
      <w:r w:rsidR="00000000" w:rsidRPr="00883F17">
        <w:rPr>
          <w:rFonts w:asciiTheme="minorHAnsi" w:hAnsiTheme="minorHAnsi"/>
          <w:rPrChange w:id="4618" w:author="Microsoft Office User" w:date="2023-07-10T07:16:00Z">
            <w:rPr/>
          </w:rPrChange>
        </w:rPr>
        <w:fldChar w:fldCharType="begin"/>
      </w:r>
      <w:r w:rsidR="00000000" w:rsidRPr="00883F17">
        <w:rPr>
          <w:rFonts w:asciiTheme="minorHAnsi" w:hAnsiTheme="minorHAnsi"/>
          <w:rPrChange w:id="4619" w:author="Microsoft Office User" w:date="2023-07-10T07:16:00Z">
            <w:rPr/>
          </w:rPrChange>
        </w:rPr>
        <w:instrText>HYPERLINK "https://doi.org/10.1111/pce.12141"</w:instrText>
      </w:r>
      <w:r w:rsidR="00000000" w:rsidRPr="00883F17">
        <w:rPr>
          <w:rFonts w:asciiTheme="minorHAnsi" w:hAnsiTheme="minorHAnsi"/>
          <w:rPrChange w:id="4620" w:author="Microsoft Office User" w:date="2023-07-10T07:16:00Z">
            <w:rPr/>
          </w:rPrChange>
        </w:rPr>
      </w:r>
      <w:r w:rsidR="00000000" w:rsidRPr="00883F17">
        <w:rPr>
          <w:rFonts w:asciiTheme="minorHAnsi" w:hAnsiTheme="minorHAnsi"/>
          <w:rPrChange w:id="4621" w:author="Microsoft Office User" w:date="2023-07-10T07:16:00Z">
            <w:rPr/>
          </w:rPrChange>
        </w:rPr>
        <w:fldChar w:fldCharType="separate"/>
      </w:r>
      <w:r w:rsidRPr="00883F17">
        <w:rPr>
          <w:rStyle w:val="Hyperlink"/>
          <w:rFonts w:asciiTheme="minorHAnsi" w:hAnsiTheme="minorHAnsi"/>
          <w:color w:val="000000"/>
          <w:rPrChange w:id="4622" w:author="Microsoft Office User" w:date="2023-07-10T07:16:00Z">
            <w:rPr>
              <w:rStyle w:val="Hyperlink"/>
              <w:rFonts w:ascii="Cambria" w:hAnsi="Cambria"/>
              <w:color w:val="000000"/>
            </w:rPr>
          </w:rPrChange>
        </w:rPr>
        <w:t>10.1111/pce.12141</w:t>
      </w:r>
      <w:r w:rsidR="00000000" w:rsidRPr="00883F17">
        <w:rPr>
          <w:rStyle w:val="Hyperlink"/>
          <w:rFonts w:asciiTheme="minorHAnsi" w:hAnsiTheme="minorHAnsi"/>
          <w:color w:val="000000"/>
          <w:rPrChange w:id="4623"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624" w:author="Microsoft Office User" w:date="2023-07-10T07:16:00Z">
            <w:rPr>
              <w:rFonts w:ascii="Cambria" w:hAnsi="Cambria"/>
              <w:color w:val="000000"/>
            </w:rPr>
          </w:rPrChange>
        </w:rPr>
        <w:t>.</w:t>
      </w:r>
    </w:p>
    <w:p w14:paraId="68415407" w14:textId="77777777" w:rsidR="00E56FE4" w:rsidRPr="00883F17" w:rsidRDefault="00E56FE4" w:rsidP="00E56FE4">
      <w:pPr>
        <w:pStyle w:val="NormalWeb"/>
        <w:spacing w:before="0" w:beforeAutospacing="0" w:after="200" w:afterAutospacing="0"/>
        <w:ind w:right="-261"/>
        <w:rPr>
          <w:rFonts w:asciiTheme="minorHAnsi" w:hAnsiTheme="minorHAnsi"/>
          <w:rPrChange w:id="4625" w:author="Microsoft Office User" w:date="2023-07-10T07:16:00Z">
            <w:rPr/>
          </w:rPrChange>
        </w:rPr>
      </w:pPr>
      <w:r w:rsidRPr="00883F17">
        <w:rPr>
          <w:rFonts w:asciiTheme="minorHAnsi" w:hAnsiTheme="minorHAnsi"/>
          <w:color w:val="000000"/>
          <w:rPrChange w:id="4626" w:author="Microsoft Office User" w:date="2023-07-10T07:16:00Z">
            <w:rPr>
              <w:rFonts w:ascii="Cambria" w:hAnsi="Cambria"/>
              <w:color w:val="000000"/>
            </w:rPr>
          </w:rPrChange>
        </w:rPr>
        <w:t xml:space="preserve">Sierra, C. A., Ceballos-Núñez, V., Hartmann, H., Herrera-Ramírez, D., and Metzler, H. (2022). Ideas and perspectives: Allocation of carbon from net primary production in models is inconsistent with observations of the age of respired carbon. </w:t>
      </w:r>
      <w:r w:rsidRPr="00883F17">
        <w:rPr>
          <w:rFonts w:asciiTheme="minorHAnsi" w:hAnsiTheme="minorHAnsi"/>
          <w:i/>
          <w:iCs/>
          <w:color w:val="000000"/>
          <w:rPrChange w:id="4627" w:author="Microsoft Office User" w:date="2023-07-10T07:16:00Z">
            <w:rPr>
              <w:rFonts w:ascii="Cambria" w:hAnsi="Cambria"/>
              <w:i/>
              <w:iCs/>
              <w:color w:val="000000"/>
            </w:rPr>
          </w:rPrChange>
        </w:rPr>
        <w:t>Biogeosciences</w:t>
      </w:r>
      <w:r w:rsidRPr="00883F17">
        <w:rPr>
          <w:rFonts w:asciiTheme="minorHAnsi" w:hAnsiTheme="minorHAnsi"/>
          <w:color w:val="000000"/>
          <w:rPrChange w:id="4628" w:author="Microsoft Office User" w:date="2023-07-10T07:16:00Z">
            <w:rPr>
              <w:rFonts w:ascii="Cambria" w:hAnsi="Cambria"/>
              <w:color w:val="000000"/>
            </w:rPr>
          </w:rPrChange>
        </w:rPr>
        <w:t xml:space="preserve"> 19, 3727–3738. doi:</w:t>
      </w:r>
      <w:r w:rsidR="00000000" w:rsidRPr="00883F17">
        <w:rPr>
          <w:rFonts w:asciiTheme="minorHAnsi" w:hAnsiTheme="minorHAnsi"/>
          <w:rPrChange w:id="4629" w:author="Microsoft Office User" w:date="2023-07-10T07:16:00Z">
            <w:rPr/>
          </w:rPrChange>
        </w:rPr>
        <w:fldChar w:fldCharType="begin"/>
      </w:r>
      <w:r w:rsidR="00000000" w:rsidRPr="00883F17">
        <w:rPr>
          <w:rFonts w:asciiTheme="minorHAnsi" w:hAnsiTheme="minorHAnsi"/>
          <w:rPrChange w:id="4630" w:author="Microsoft Office User" w:date="2023-07-10T07:16:00Z">
            <w:rPr/>
          </w:rPrChange>
        </w:rPr>
        <w:instrText>HYPERLINK "https://doi.org/10.5194/bg-19-3727-2022"</w:instrText>
      </w:r>
      <w:r w:rsidR="00000000" w:rsidRPr="00883F17">
        <w:rPr>
          <w:rFonts w:asciiTheme="minorHAnsi" w:hAnsiTheme="minorHAnsi"/>
          <w:rPrChange w:id="4631" w:author="Microsoft Office User" w:date="2023-07-10T07:16:00Z">
            <w:rPr/>
          </w:rPrChange>
        </w:rPr>
      </w:r>
      <w:r w:rsidR="00000000" w:rsidRPr="00883F17">
        <w:rPr>
          <w:rFonts w:asciiTheme="minorHAnsi" w:hAnsiTheme="minorHAnsi"/>
          <w:rPrChange w:id="4632" w:author="Microsoft Office User" w:date="2023-07-10T07:16:00Z">
            <w:rPr/>
          </w:rPrChange>
        </w:rPr>
        <w:fldChar w:fldCharType="separate"/>
      </w:r>
      <w:r w:rsidRPr="00883F17">
        <w:rPr>
          <w:rStyle w:val="Hyperlink"/>
          <w:rFonts w:asciiTheme="minorHAnsi" w:hAnsiTheme="minorHAnsi"/>
          <w:color w:val="000000"/>
          <w:rPrChange w:id="4633" w:author="Microsoft Office User" w:date="2023-07-10T07:16:00Z">
            <w:rPr>
              <w:rStyle w:val="Hyperlink"/>
              <w:rFonts w:ascii="Cambria" w:hAnsi="Cambria"/>
              <w:color w:val="000000"/>
            </w:rPr>
          </w:rPrChange>
        </w:rPr>
        <w:t>10.5194/bg-19-3727-2022</w:t>
      </w:r>
      <w:r w:rsidR="00000000" w:rsidRPr="00883F17">
        <w:rPr>
          <w:rStyle w:val="Hyperlink"/>
          <w:rFonts w:asciiTheme="minorHAnsi" w:hAnsiTheme="minorHAnsi"/>
          <w:color w:val="000000"/>
          <w:rPrChange w:id="463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635" w:author="Microsoft Office User" w:date="2023-07-10T07:16:00Z">
            <w:rPr>
              <w:rFonts w:ascii="Cambria" w:hAnsi="Cambria"/>
              <w:color w:val="000000"/>
            </w:rPr>
          </w:rPrChange>
        </w:rPr>
        <w:t>.</w:t>
      </w:r>
    </w:p>
    <w:p w14:paraId="2D4184FC" w14:textId="77777777" w:rsidR="00E56FE4" w:rsidRPr="00883F17" w:rsidRDefault="00E56FE4" w:rsidP="00E56FE4">
      <w:pPr>
        <w:pStyle w:val="NormalWeb"/>
        <w:spacing w:before="0" w:beforeAutospacing="0" w:after="200" w:afterAutospacing="0"/>
        <w:ind w:right="-261"/>
        <w:rPr>
          <w:rFonts w:asciiTheme="minorHAnsi" w:hAnsiTheme="minorHAnsi"/>
          <w:rPrChange w:id="4636" w:author="Microsoft Office User" w:date="2023-07-10T07:16:00Z">
            <w:rPr/>
          </w:rPrChange>
        </w:rPr>
      </w:pPr>
      <w:r w:rsidRPr="00883F17">
        <w:rPr>
          <w:rFonts w:asciiTheme="minorHAnsi" w:hAnsiTheme="minorHAnsi"/>
          <w:color w:val="000000"/>
          <w:rPrChange w:id="4637" w:author="Microsoft Office User" w:date="2023-07-10T07:16:00Z">
            <w:rPr>
              <w:rFonts w:ascii="Cambria" w:hAnsi="Cambria"/>
              <w:color w:val="000000"/>
            </w:rPr>
          </w:rPrChange>
        </w:rPr>
        <w:t>Teskey, R. O., Saveyn, A., Steppe, K., and McGuire, M. A. (2008). Origin, fate and significance of CO</w:t>
      </w:r>
      <w:r w:rsidRPr="00883F17">
        <w:rPr>
          <w:rFonts w:asciiTheme="minorHAnsi" w:hAnsiTheme="minorHAnsi"/>
          <w:color w:val="000000"/>
          <w:vertAlign w:val="subscript"/>
          <w:rPrChange w:id="4638" w:author="Microsoft Office User" w:date="2023-07-10T07:16:00Z">
            <w:rPr>
              <w:rFonts w:ascii="Cambria" w:hAnsi="Cambria"/>
              <w:color w:val="000000"/>
              <w:sz w:val="14"/>
              <w:szCs w:val="14"/>
              <w:vertAlign w:val="subscript"/>
            </w:rPr>
          </w:rPrChange>
        </w:rPr>
        <w:t>2</w:t>
      </w:r>
      <w:r w:rsidRPr="00883F17">
        <w:rPr>
          <w:rFonts w:asciiTheme="minorHAnsi" w:hAnsiTheme="minorHAnsi"/>
          <w:color w:val="000000"/>
          <w:rPrChange w:id="4639" w:author="Microsoft Office User" w:date="2023-07-10T07:16:00Z">
            <w:rPr>
              <w:rFonts w:ascii="Cambria" w:hAnsi="Cambria"/>
              <w:color w:val="000000"/>
            </w:rPr>
          </w:rPrChange>
        </w:rPr>
        <w:t xml:space="preserve"> in tree stems. </w:t>
      </w:r>
      <w:r w:rsidRPr="00883F17">
        <w:rPr>
          <w:rFonts w:asciiTheme="minorHAnsi" w:hAnsiTheme="minorHAnsi"/>
          <w:i/>
          <w:iCs/>
          <w:color w:val="000000"/>
          <w:rPrChange w:id="4640" w:author="Microsoft Office User" w:date="2023-07-10T07:16:00Z">
            <w:rPr>
              <w:rFonts w:ascii="Cambria" w:hAnsi="Cambria"/>
              <w:i/>
              <w:iCs/>
              <w:color w:val="000000"/>
            </w:rPr>
          </w:rPrChange>
        </w:rPr>
        <w:t>New Phytologist</w:t>
      </w:r>
      <w:r w:rsidRPr="00883F17">
        <w:rPr>
          <w:rFonts w:asciiTheme="minorHAnsi" w:hAnsiTheme="minorHAnsi"/>
          <w:color w:val="000000"/>
          <w:rPrChange w:id="4641" w:author="Microsoft Office User" w:date="2023-07-10T07:16:00Z">
            <w:rPr>
              <w:rFonts w:ascii="Cambria" w:hAnsi="Cambria"/>
              <w:color w:val="000000"/>
            </w:rPr>
          </w:rPrChange>
        </w:rPr>
        <w:t xml:space="preserve"> 177, 17–32. doi:</w:t>
      </w:r>
      <w:r w:rsidR="00000000" w:rsidRPr="00883F17">
        <w:rPr>
          <w:rFonts w:asciiTheme="minorHAnsi" w:hAnsiTheme="minorHAnsi"/>
          <w:rPrChange w:id="4642" w:author="Microsoft Office User" w:date="2023-07-10T07:16:00Z">
            <w:rPr/>
          </w:rPrChange>
        </w:rPr>
        <w:fldChar w:fldCharType="begin"/>
      </w:r>
      <w:r w:rsidR="00000000" w:rsidRPr="00883F17">
        <w:rPr>
          <w:rFonts w:asciiTheme="minorHAnsi" w:hAnsiTheme="minorHAnsi"/>
          <w:rPrChange w:id="4643" w:author="Microsoft Office User" w:date="2023-07-10T07:16:00Z">
            <w:rPr/>
          </w:rPrChange>
        </w:rPr>
        <w:instrText>HYPERLINK "https://doi.org/https:/doi.org/10.1111/j.1469-8137.2007.02286.x"</w:instrText>
      </w:r>
      <w:r w:rsidR="00000000" w:rsidRPr="00883F17">
        <w:rPr>
          <w:rFonts w:asciiTheme="minorHAnsi" w:hAnsiTheme="minorHAnsi"/>
          <w:rPrChange w:id="4644" w:author="Microsoft Office User" w:date="2023-07-10T07:16:00Z">
            <w:rPr/>
          </w:rPrChange>
        </w:rPr>
      </w:r>
      <w:r w:rsidR="00000000" w:rsidRPr="00883F17">
        <w:rPr>
          <w:rFonts w:asciiTheme="minorHAnsi" w:hAnsiTheme="minorHAnsi"/>
          <w:rPrChange w:id="4645" w:author="Microsoft Office User" w:date="2023-07-10T07:16:00Z">
            <w:rPr/>
          </w:rPrChange>
        </w:rPr>
        <w:fldChar w:fldCharType="separate"/>
      </w:r>
      <w:r w:rsidRPr="00883F17">
        <w:rPr>
          <w:rStyle w:val="Hyperlink"/>
          <w:rFonts w:asciiTheme="minorHAnsi" w:hAnsiTheme="minorHAnsi"/>
          <w:color w:val="000000"/>
          <w:rPrChange w:id="4646" w:author="Microsoft Office User" w:date="2023-07-10T07:16:00Z">
            <w:rPr>
              <w:rStyle w:val="Hyperlink"/>
              <w:rFonts w:ascii="Cambria" w:hAnsi="Cambria"/>
              <w:color w:val="000000"/>
            </w:rPr>
          </w:rPrChange>
        </w:rPr>
        <w:t>https://doi.org/10.1111/j.1469-8137.2007.02286.x</w:t>
      </w:r>
      <w:r w:rsidR="00000000" w:rsidRPr="00883F17">
        <w:rPr>
          <w:rStyle w:val="Hyperlink"/>
          <w:rFonts w:asciiTheme="minorHAnsi" w:hAnsiTheme="minorHAnsi"/>
          <w:color w:val="000000"/>
          <w:rPrChange w:id="4647"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648" w:author="Microsoft Office User" w:date="2023-07-10T07:16:00Z">
            <w:rPr>
              <w:rFonts w:ascii="Cambria" w:hAnsi="Cambria"/>
              <w:color w:val="000000"/>
            </w:rPr>
          </w:rPrChange>
        </w:rPr>
        <w:t>.</w:t>
      </w:r>
    </w:p>
    <w:p w14:paraId="4597755D" w14:textId="77777777" w:rsidR="00E56FE4" w:rsidRPr="00883F17" w:rsidRDefault="00E56FE4" w:rsidP="00E56FE4">
      <w:pPr>
        <w:pStyle w:val="NormalWeb"/>
        <w:spacing w:before="0" w:beforeAutospacing="0" w:after="200" w:afterAutospacing="0"/>
        <w:ind w:right="-261"/>
        <w:rPr>
          <w:rFonts w:asciiTheme="minorHAnsi" w:hAnsiTheme="minorHAnsi"/>
          <w:rPrChange w:id="4649" w:author="Microsoft Office User" w:date="2023-07-10T07:16:00Z">
            <w:rPr/>
          </w:rPrChange>
        </w:rPr>
      </w:pPr>
      <w:r w:rsidRPr="00883F17">
        <w:rPr>
          <w:rFonts w:asciiTheme="minorHAnsi" w:hAnsiTheme="minorHAnsi"/>
          <w:color w:val="000000"/>
          <w:rPrChange w:id="4650" w:author="Microsoft Office User" w:date="2023-07-10T07:16:00Z">
            <w:rPr>
              <w:rFonts w:ascii="Cambria" w:hAnsi="Cambria"/>
              <w:color w:val="000000"/>
            </w:rPr>
          </w:rPrChange>
        </w:rPr>
        <w:t xml:space="preserve">Trumbore, S., Czimczik, C. I., Sierra, C. A., Muhr, J., and Xu, X. (2015). Non-structural carbon dynamics and allocation relate to growth rate and leaf habit in California oaks. </w:t>
      </w:r>
      <w:r w:rsidRPr="00883F17">
        <w:rPr>
          <w:rFonts w:asciiTheme="minorHAnsi" w:hAnsiTheme="minorHAnsi"/>
          <w:i/>
          <w:iCs/>
          <w:color w:val="000000"/>
          <w:rPrChange w:id="4651" w:author="Microsoft Office User" w:date="2023-07-10T07:16:00Z">
            <w:rPr>
              <w:rFonts w:ascii="Cambria" w:hAnsi="Cambria"/>
              <w:i/>
              <w:iCs/>
              <w:color w:val="000000"/>
            </w:rPr>
          </w:rPrChange>
        </w:rPr>
        <w:t>Tree Physiology</w:t>
      </w:r>
      <w:r w:rsidRPr="00883F17">
        <w:rPr>
          <w:rFonts w:asciiTheme="minorHAnsi" w:hAnsiTheme="minorHAnsi"/>
          <w:color w:val="000000"/>
          <w:rPrChange w:id="4652" w:author="Microsoft Office User" w:date="2023-07-10T07:16:00Z">
            <w:rPr>
              <w:rFonts w:ascii="Cambria" w:hAnsi="Cambria"/>
              <w:color w:val="000000"/>
            </w:rPr>
          </w:rPrChange>
        </w:rPr>
        <w:t xml:space="preserve"> 35, 1206–1222. doi:</w:t>
      </w:r>
      <w:r w:rsidR="00000000" w:rsidRPr="00883F17">
        <w:rPr>
          <w:rFonts w:asciiTheme="minorHAnsi" w:hAnsiTheme="minorHAnsi"/>
          <w:rPrChange w:id="4653" w:author="Microsoft Office User" w:date="2023-07-10T07:16:00Z">
            <w:rPr/>
          </w:rPrChange>
        </w:rPr>
        <w:fldChar w:fldCharType="begin"/>
      </w:r>
      <w:r w:rsidR="00000000" w:rsidRPr="00883F17">
        <w:rPr>
          <w:rFonts w:asciiTheme="minorHAnsi" w:hAnsiTheme="minorHAnsi"/>
          <w:rPrChange w:id="4654" w:author="Microsoft Office User" w:date="2023-07-10T07:16:00Z">
            <w:rPr/>
          </w:rPrChange>
        </w:rPr>
        <w:instrText>HYPERLINK "https://doi.org/10.1093/treephys/tpv097"</w:instrText>
      </w:r>
      <w:r w:rsidR="00000000" w:rsidRPr="00883F17">
        <w:rPr>
          <w:rFonts w:asciiTheme="minorHAnsi" w:hAnsiTheme="minorHAnsi"/>
          <w:rPrChange w:id="4655" w:author="Microsoft Office User" w:date="2023-07-10T07:16:00Z">
            <w:rPr/>
          </w:rPrChange>
        </w:rPr>
      </w:r>
      <w:r w:rsidR="00000000" w:rsidRPr="00883F17">
        <w:rPr>
          <w:rFonts w:asciiTheme="minorHAnsi" w:hAnsiTheme="minorHAnsi"/>
          <w:rPrChange w:id="4656" w:author="Microsoft Office User" w:date="2023-07-10T07:16:00Z">
            <w:rPr/>
          </w:rPrChange>
        </w:rPr>
        <w:fldChar w:fldCharType="separate"/>
      </w:r>
      <w:r w:rsidRPr="00883F17">
        <w:rPr>
          <w:rStyle w:val="Hyperlink"/>
          <w:rFonts w:asciiTheme="minorHAnsi" w:hAnsiTheme="minorHAnsi"/>
          <w:color w:val="000000"/>
          <w:rPrChange w:id="4657" w:author="Microsoft Office User" w:date="2023-07-10T07:16:00Z">
            <w:rPr>
              <w:rStyle w:val="Hyperlink"/>
              <w:rFonts w:ascii="Cambria" w:hAnsi="Cambria"/>
              <w:color w:val="000000"/>
            </w:rPr>
          </w:rPrChange>
        </w:rPr>
        <w:t>10.1093/treephys/tpv097</w:t>
      </w:r>
      <w:r w:rsidR="00000000" w:rsidRPr="00883F17">
        <w:rPr>
          <w:rStyle w:val="Hyperlink"/>
          <w:rFonts w:asciiTheme="minorHAnsi" w:hAnsiTheme="minorHAnsi"/>
          <w:color w:val="000000"/>
          <w:rPrChange w:id="4658"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659" w:author="Microsoft Office User" w:date="2023-07-10T07:16:00Z">
            <w:rPr>
              <w:rFonts w:ascii="Cambria" w:hAnsi="Cambria"/>
              <w:color w:val="000000"/>
            </w:rPr>
          </w:rPrChange>
        </w:rPr>
        <w:t>.</w:t>
      </w:r>
    </w:p>
    <w:p w14:paraId="5E7E4501" w14:textId="77777777" w:rsidR="00E56FE4" w:rsidRPr="00883F17" w:rsidRDefault="00E56FE4" w:rsidP="00E56FE4">
      <w:pPr>
        <w:pStyle w:val="NormalWeb"/>
        <w:spacing w:before="0" w:beforeAutospacing="0" w:after="200" w:afterAutospacing="0"/>
        <w:ind w:right="-261"/>
        <w:rPr>
          <w:rFonts w:asciiTheme="minorHAnsi" w:hAnsiTheme="minorHAnsi"/>
          <w:rPrChange w:id="4660" w:author="Microsoft Office User" w:date="2023-07-10T07:16:00Z">
            <w:rPr/>
          </w:rPrChange>
        </w:rPr>
      </w:pPr>
      <w:r w:rsidRPr="00883F17">
        <w:rPr>
          <w:rFonts w:asciiTheme="minorHAnsi" w:hAnsiTheme="minorHAnsi"/>
          <w:color w:val="000000"/>
          <w:rPrChange w:id="4661" w:author="Microsoft Office User" w:date="2023-07-10T07:16:00Z">
            <w:rPr>
              <w:rFonts w:ascii="Cambria" w:hAnsi="Cambria"/>
              <w:color w:val="000000"/>
            </w:rPr>
          </w:rPrChange>
        </w:rPr>
        <w:t xml:space="preserve">Wiley, E., and Helliker, B. (2012). A re-evaluation of carbon storage in trees lends greater support for carbon limitation to growth. </w:t>
      </w:r>
      <w:r w:rsidRPr="00883F17">
        <w:rPr>
          <w:rFonts w:asciiTheme="minorHAnsi" w:hAnsiTheme="minorHAnsi"/>
          <w:i/>
          <w:iCs/>
          <w:color w:val="000000"/>
          <w:rPrChange w:id="4662" w:author="Microsoft Office User" w:date="2023-07-10T07:16:00Z">
            <w:rPr>
              <w:rFonts w:ascii="Cambria" w:hAnsi="Cambria"/>
              <w:i/>
              <w:iCs/>
              <w:color w:val="000000"/>
            </w:rPr>
          </w:rPrChange>
        </w:rPr>
        <w:t>New Phytologist</w:t>
      </w:r>
      <w:r w:rsidRPr="00883F17">
        <w:rPr>
          <w:rFonts w:asciiTheme="minorHAnsi" w:hAnsiTheme="minorHAnsi"/>
          <w:color w:val="000000"/>
          <w:rPrChange w:id="4663" w:author="Microsoft Office User" w:date="2023-07-10T07:16:00Z">
            <w:rPr>
              <w:rFonts w:ascii="Cambria" w:hAnsi="Cambria"/>
              <w:color w:val="000000"/>
            </w:rPr>
          </w:rPrChange>
        </w:rPr>
        <w:t xml:space="preserve"> 195, 285–289. doi:</w:t>
      </w:r>
      <w:r w:rsidR="00000000" w:rsidRPr="00883F17">
        <w:rPr>
          <w:rFonts w:asciiTheme="minorHAnsi" w:hAnsiTheme="minorHAnsi"/>
          <w:rPrChange w:id="4664" w:author="Microsoft Office User" w:date="2023-07-10T07:16:00Z">
            <w:rPr/>
          </w:rPrChange>
        </w:rPr>
        <w:fldChar w:fldCharType="begin"/>
      </w:r>
      <w:r w:rsidR="00000000" w:rsidRPr="00883F17">
        <w:rPr>
          <w:rFonts w:asciiTheme="minorHAnsi" w:hAnsiTheme="minorHAnsi"/>
          <w:rPrChange w:id="4665" w:author="Microsoft Office User" w:date="2023-07-10T07:16:00Z">
            <w:rPr/>
          </w:rPrChange>
        </w:rPr>
        <w:instrText>HYPERLINK "https://doi.org/https:/doi.org/10.1111/j.1469-8137.2012.04180.x"</w:instrText>
      </w:r>
      <w:r w:rsidR="00000000" w:rsidRPr="00883F17">
        <w:rPr>
          <w:rFonts w:asciiTheme="minorHAnsi" w:hAnsiTheme="minorHAnsi"/>
          <w:rPrChange w:id="4666" w:author="Microsoft Office User" w:date="2023-07-10T07:16:00Z">
            <w:rPr/>
          </w:rPrChange>
        </w:rPr>
      </w:r>
      <w:r w:rsidR="00000000" w:rsidRPr="00883F17">
        <w:rPr>
          <w:rFonts w:asciiTheme="minorHAnsi" w:hAnsiTheme="minorHAnsi"/>
          <w:rPrChange w:id="4667" w:author="Microsoft Office User" w:date="2023-07-10T07:16:00Z">
            <w:rPr/>
          </w:rPrChange>
        </w:rPr>
        <w:fldChar w:fldCharType="separate"/>
      </w:r>
      <w:r w:rsidRPr="00883F17">
        <w:rPr>
          <w:rStyle w:val="Hyperlink"/>
          <w:rFonts w:asciiTheme="minorHAnsi" w:hAnsiTheme="minorHAnsi"/>
          <w:color w:val="000000"/>
          <w:rPrChange w:id="4668" w:author="Microsoft Office User" w:date="2023-07-10T07:16:00Z">
            <w:rPr>
              <w:rStyle w:val="Hyperlink"/>
              <w:rFonts w:ascii="Cambria" w:hAnsi="Cambria"/>
              <w:color w:val="000000"/>
            </w:rPr>
          </w:rPrChange>
        </w:rPr>
        <w:t>https://doi.org/10.1111/j.1469-8137.2012.04180.x</w:t>
      </w:r>
      <w:r w:rsidR="00000000" w:rsidRPr="00883F17">
        <w:rPr>
          <w:rStyle w:val="Hyperlink"/>
          <w:rFonts w:asciiTheme="minorHAnsi" w:hAnsiTheme="minorHAnsi"/>
          <w:color w:val="000000"/>
          <w:rPrChange w:id="4669"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670" w:author="Microsoft Office User" w:date="2023-07-10T07:16:00Z">
            <w:rPr>
              <w:rFonts w:ascii="Cambria" w:hAnsi="Cambria"/>
              <w:color w:val="000000"/>
            </w:rPr>
          </w:rPrChange>
        </w:rPr>
        <w:t>.</w:t>
      </w:r>
    </w:p>
    <w:p w14:paraId="2D2A177F" w14:textId="77777777" w:rsidR="00E56FE4" w:rsidRPr="00883F17" w:rsidRDefault="00E56FE4" w:rsidP="00E56FE4">
      <w:pPr>
        <w:pStyle w:val="NormalWeb"/>
        <w:spacing w:before="0" w:beforeAutospacing="0" w:after="200" w:afterAutospacing="0"/>
        <w:ind w:right="-261"/>
        <w:rPr>
          <w:rFonts w:asciiTheme="minorHAnsi" w:hAnsiTheme="minorHAnsi"/>
          <w:rPrChange w:id="4671" w:author="Microsoft Office User" w:date="2023-07-10T07:16:00Z">
            <w:rPr/>
          </w:rPrChange>
        </w:rPr>
      </w:pPr>
      <w:r w:rsidRPr="00883F17">
        <w:rPr>
          <w:rFonts w:asciiTheme="minorHAnsi" w:hAnsiTheme="minorHAnsi"/>
          <w:color w:val="000000"/>
          <w:rPrChange w:id="4672" w:author="Microsoft Office User" w:date="2023-07-10T07:16:00Z">
            <w:rPr>
              <w:rFonts w:ascii="Cambria" w:hAnsi="Cambria"/>
              <w:color w:val="000000"/>
            </w:rPr>
          </w:rPrChange>
        </w:rPr>
        <w:t xml:space="preserve">Wiley, E., Casper, B. B., and Helliker, B. R. (2017). Recovery following defoliation involves shifts in allocation that favour storage and reproduction over radial growth in black oak. </w:t>
      </w:r>
      <w:r w:rsidRPr="00883F17">
        <w:rPr>
          <w:rFonts w:asciiTheme="minorHAnsi" w:hAnsiTheme="minorHAnsi"/>
          <w:i/>
          <w:iCs/>
          <w:color w:val="000000"/>
          <w:rPrChange w:id="4673" w:author="Microsoft Office User" w:date="2023-07-10T07:16:00Z">
            <w:rPr>
              <w:rFonts w:ascii="Cambria" w:hAnsi="Cambria"/>
              <w:i/>
              <w:iCs/>
              <w:color w:val="000000"/>
            </w:rPr>
          </w:rPrChange>
        </w:rPr>
        <w:t>Journal of Ecology</w:t>
      </w:r>
      <w:r w:rsidRPr="00883F17">
        <w:rPr>
          <w:rFonts w:asciiTheme="minorHAnsi" w:hAnsiTheme="minorHAnsi"/>
          <w:color w:val="000000"/>
          <w:rPrChange w:id="4674" w:author="Microsoft Office User" w:date="2023-07-10T07:16:00Z">
            <w:rPr>
              <w:rFonts w:ascii="Cambria" w:hAnsi="Cambria"/>
              <w:color w:val="000000"/>
            </w:rPr>
          </w:rPrChange>
        </w:rPr>
        <w:t xml:space="preserve"> 105, 412–424. doi:</w:t>
      </w:r>
      <w:r w:rsidR="00000000" w:rsidRPr="00883F17">
        <w:rPr>
          <w:rFonts w:asciiTheme="minorHAnsi" w:hAnsiTheme="minorHAnsi"/>
          <w:rPrChange w:id="4675" w:author="Microsoft Office User" w:date="2023-07-10T07:16:00Z">
            <w:rPr/>
          </w:rPrChange>
        </w:rPr>
        <w:fldChar w:fldCharType="begin"/>
      </w:r>
      <w:r w:rsidR="00000000" w:rsidRPr="00883F17">
        <w:rPr>
          <w:rFonts w:asciiTheme="minorHAnsi" w:hAnsiTheme="minorHAnsi"/>
          <w:rPrChange w:id="4676" w:author="Microsoft Office User" w:date="2023-07-10T07:16:00Z">
            <w:rPr/>
          </w:rPrChange>
        </w:rPr>
        <w:instrText>HYPERLINK "https://doi.org/https:/doi.org/10.1111/1365-2745.12672"</w:instrText>
      </w:r>
      <w:r w:rsidR="00000000" w:rsidRPr="00883F17">
        <w:rPr>
          <w:rFonts w:asciiTheme="minorHAnsi" w:hAnsiTheme="minorHAnsi"/>
          <w:rPrChange w:id="4677" w:author="Microsoft Office User" w:date="2023-07-10T07:16:00Z">
            <w:rPr/>
          </w:rPrChange>
        </w:rPr>
      </w:r>
      <w:r w:rsidR="00000000" w:rsidRPr="00883F17">
        <w:rPr>
          <w:rFonts w:asciiTheme="minorHAnsi" w:hAnsiTheme="minorHAnsi"/>
          <w:rPrChange w:id="4678" w:author="Microsoft Office User" w:date="2023-07-10T07:16:00Z">
            <w:rPr/>
          </w:rPrChange>
        </w:rPr>
        <w:fldChar w:fldCharType="separate"/>
      </w:r>
      <w:r w:rsidRPr="00883F17">
        <w:rPr>
          <w:rStyle w:val="Hyperlink"/>
          <w:rFonts w:asciiTheme="minorHAnsi" w:hAnsiTheme="minorHAnsi"/>
          <w:color w:val="000000"/>
          <w:rPrChange w:id="4679" w:author="Microsoft Office User" w:date="2023-07-10T07:16:00Z">
            <w:rPr>
              <w:rStyle w:val="Hyperlink"/>
              <w:rFonts w:ascii="Cambria" w:hAnsi="Cambria"/>
              <w:color w:val="000000"/>
            </w:rPr>
          </w:rPrChange>
        </w:rPr>
        <w:t>https://doi.org/10.1111/1365-2745.12672</w:t>
      </w:r>
      <w:r w:rsidR="00000000" w:rsidRPr="00883F17">
        <w:rPr>
          <w:rStyle w:val="Hyperlink"/>
          <w:rFonts w:asciiTheme="minorHAnsi" w:hAnsiTheme="minorHAnsi"/>
          <w:color w:val="000000"/>
          <w:rPrChange w:id="4680"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681" w:author="Microsoft Office User" w:date="2023-07-10T07:16:00Z">
            <w:rPr>
              <w:rFonts w:ascii="Cambria" w:hAnsi="Cambria"/>
              <w:color w:val="000000"/>
            </w:rPr>
          </w:rPrChange>
        </w:rPr>
        <w:t>.</w:t>
      </w:r>
    </w:p>
    <w:p w14:paraId="42D43EB3" w14:textId="77777777" w:rsidR="00E56FE4" w:rsidRPr="00883F17" w:rsidRDefault="00E56FE4" w:rsidP="00E56FE4">
      <w:pPr>
        <w:pStyle w:val="NormalWeb"/>
        <w:spacing w:before="0" w:beforeAutospacing="0" w:after="200" w:afterAutospacing="0"/>
        <w:ind w:right="-261"/>
        <w:rPr>
          <w:rFonts w:asciiTheme="minorHAnsi" w:hAnsiTheme="minorHAnsi"/>
          <w:rPrChange w:id="4682" w:author="Microsoft Office User" w:date="2023-07-10T07:16:00Z">
            <w:rPr/>
          </w:rPrChange>
        </w:rPr>
      </w:pPr>
      <w:r w:rsidRPr="00883F17">
        <w:rPr>
          <w:rFonts w:asciiTheme="minorHAnsi" w:hAnsiTheme="minorHAnsi"/>
          <w:color w:val="000000"/>
          <w:rPrChange w:id="4683" w:author="Microsoft Office User" w:date="2023-07-10T07:16:00Z">
            <w:rPr>
              <w:rFonts w:ascii="Cambria" w:hAnsi="Cambria"/>
              <w:color w:val="000000"/>
            </w:rPr>
          </w:rPrChange>
        </w:rPr>
        <w:t xml:space="preserve">Wright, I. J., Reich, P. B., Westoby, M., Ackerly, D. D., Baruch, Z., Bongers, F., et al. (2004). The worldwide leaf economics spectrum. </w:t>
      </w:r>
      <w:r w:rsidRPr="00883F17">
        <w:rPr>
          <w:rFonts w:asciiTheme="minorHAnsi" w:hAnsiTheme="minorHAnsi"/>
          <w:i/>
          <w:iCs/>
          <w:color w:val="000000"/>
          <w:rPrChange w:id="4684" w:author="Microsoft Office User" w:date="2023-07-10T07:16:00Z">
            <w:rPr>
              <w:rFonts w:ascii="Cambria" w:hAnsi="Cambria"/>
              <w:i/>
              <w:iCs/>
              <w:color w:val="000000"/>
            </w:rPr>
          </w:rPrChange>
        </w:rPr>
        <w:t>Nature</w:t>
      </w:r>
      <w:r w:rsidRPr="00883F17">
        <w:rPr>
          <w:rFonts w:asciiTheme="minorHAnsi" w:hAnsiTheme="minorHAnsi"/>
          <w:color w:val="000000"/>
          <w:rPrChange w:id="4685" w:author="Microsoft Office User" w:date="2023-07-10T07:16:00Z">
            <w:rPr>
              <w:rFonts w:ascii="Cambria" w:hAnsi="Cambria"/>
              <w:color w:val="000000"/>
            </w:rPr>
          </w:rPrChange>
        </w:rPr>
        <w:t xml:space="preserve"> 428, 821–827. doi:</w:t>
      </w:r>
      <w:r w:rsidR="00000000" w:rsidRPr="00883F17">
        <w:rPr>
          <w:rFonts w:asciiTheme="minorHAnsi" w:hAnsiTheme="minorHAnsi"/>
          <w:rPrChange w:id="4686" w:author="Microsoft Office User" w:date="2023-07-10T07:16:00Z">
            <w:rPr/>
          </w:rPrChange>
        </w:rPr>
        <w:fldChar w:fldCharType="begin"/>
      </w:r>
      <w:r w:rsidR="00000000" w:rsidRPr="00883F17">
        <w:rPr>
          <w:rFonts w:asciiTheme="minorHAnsi" w:hAnsiTheme="minorHAnsi"/>
          <w:rPrChange w:id="4687" w:author="Microsoft Office User" w:date="2023-07-10T07:16:00Z">
            <w:rPr/>
          </w:rPrChange>
        </w:rPr>
        <w:instrText>HYPERLINK "https://doi.org/10.1038/nature02403"</w:instrText>
      </w:r>
      <w:r w:rsidR="00000000" w:rsidRPr="00883F17">
        <w:rPr>
          <w:rFonts w:asciiTheme="minorHAnsi" w:hAnsiTheme="minorHAnsi"/>
          <w:rPrChange w:id="4688" w:author="Microsoft Office User" w:date="2023-07-10T07:16:00Z">
            <w:rPr/>
          </w:rPrChange>
        </w:rPr>
      </w:r>
      <w:r w:rsidR="00000000" w:rsidRPr="00883F17">
        <w:rPr>
          <w:rFonts w:asciiTheme="minorHAnsi" w:hAnsiTheme="minorHAnsi"/>
          <w:rPrChange w:id="4689" w:author="Microsoft Office User" w:date="2023-07-10T07:16:00Z">
            <w:rPr/>
          </w:rPrChange>
        </w:rPr>
        <w:fldChar w:fldCharType="separate"/>
      </w:r>
      <w:r w:rsidRPr="00883F17">
        <w:rPr>
          <w:rStyle w:val="Hyperlink"/>
          <w:rFonts w:asciiTheme="minorHAnsi" w:hAnsiTheme="minorHAnsi"/>
          <w:color w:val="000000"/>
          <w:rPrChange w:id="4690" w:author="Microsoft Office User" w:date="2023-07-10T07:16:00Z">
            <w:rPr>
              <w:rStyle w:val="Hyperlink"/>
              <w:rFonts w:ascii="Cambria" w:hAnsi="Cambria"/>
              <w:color w:val="000000"/>
            </w:rPr>
          </w:rPrChange>
        </w:rPr>
        <w:t>10.1038/nature02403</w:t>
      </w:r>
      <w:r w:rsidR="00000000" w:rsidRPr="00883F17">
        <w:rPr>
          <w:rStyle w:val="Hyperlink"/>
          <w:rFonts w:asciiTheme="minorHAnsi" w:hAnsiTheme="minorHAnsi"/>
          <w:color w:val="000000"/>
          <w:rPrChange w:id="4691"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692" w:author="Microsoft Office User" w:date="2023-07-10T07:16:00Z">
            <w:rPr>
              <w:rFonts w:ascii="Cambria" w:hAnsi="Cambria"/>
              <w:color w:val="000000"/>
            </w:rPr>
          </w:rPrChange>
        </w:rPr>
        <w:t>.</w:t>
      </w:r>
    </w:p>
    <w:p w14:paraId="63763184" w14:textId="77777777" w:rsidR="00E56FE4" w:rsidRPr="00883F17" w:rsidRDefault="00E56FE4" w:rsidP="00E56FE4">
      <w:pPr>
        <w:pStyle w:val="NormalWeb"/>
        <w:spacing w:before="0" w:beforeAutospacing="0" w:after="200" w:afterAutospacing="0"/>
        <w:ind w:right="-261"/>
        <w:rPr>
          <w:rFonts w:asciiTheme="minorHAnsi" w:hAnsiTheme="minorHAnsi"/>
          <w:rPrChange w:id="4693" w:author="Microsoft Office User" w:date="2023-07-10T07:16:00Z">
            <w:rPr/>
          </w:rPrChange>
        </w:rPr>
      </w:pPr>
      <w:r w:rsidRPr="00883F17">
        <w:rPr>
          <w:rFonts w:asciiTheme="minorHAnsi" w:hAnsiTheme="minorHAnsi"/>
          <w:color w:val="000000"/>
          <w:rPrChange w:id="4694" w:author="Microsoft Office User" w:date="2023-07-10T07:16:00Z">
            <w:rPr>
              <w:rFonts w:ascii="Cambria" w:hAnsi="Cambria"/>
              <w:color w:val="000000"/>
            </w:rPr>
          </w:rPrChange>
        </w:rPr>
        <w:t xml:space="preserve">Würth, M. K. R., Peláez-Riedl, S., Wright, S. J., and Körner, C. (2005). Non-structural carbohydrate pools in a tropical forest. </w:t>
      </w:r>
      <w:r w:rsidRPr="00883F17">
        <w:rPr>
          <w:rFonts w:asciiTheme="minorHAnsi" w:hAnsiTheme="minorHAnsi"/>
          <w:i/>
          <w:iCs/>
          <w:color w:val="000000"/>
          <w:rPrChange w:id="4695" w:author="Microsoft Office User" w:date="2023-07-10T07:16:00Z">
            <w:rPr>
              <w:rFonts w:ascii="Cambria" w:hAnsi="Cambria"/>
              <w:i/>
              <w:iCs/>
              <w:color w:val="000000"/>
            </w:rPr>
          </w:rPrChange>
        </w:rPr>
        <w:t>Oecologia</w:t>
      </w:r>
      <w:r w:rsidRPr="00883F17">
        <w:rPr>
          <w:rFonts w:asciiTheme="minorHAnsi" w:hAnsiTheme="minorHAnsi"/>
          <w:color w:val="000000"/>
          <w:rPrChange w:id="4696" w:author="Microsoft Office User" w:date="2023-07-10T07:16:00Z">
            <w:rPr>
              <w:rFonts w:ascii="Cambria" w:hAnsi="Cambria"/>
              <w:color w:val="000000"/>
            </w:rPr>
          </w:rPrChange>
        </w:rPr>
        <w:t xml:space="preserve"> 143, 11–24. doi:</w:t>
      </w:r>
      <w:r w:rsidR="00000000" w:rsidRPr="00883F17">
        <w:rPr>
          <w:rFonts w:asciiTheme="minorHAnsi" w:hAnsiTheme="minorHAnsi"/>
          <w:rPrChange w:id="4697" w:author="Microsoft Office User" w:date="2023-07-10T07:16:00Z">
            <w:rPr/>
          </w:rPrChange>
        </w:rPr>
        <w:fldChar w:fldCharType="begin"/>
      </w:r>
      <w:r w:rsidR="00000000" w:rsidRPr="00883F17">
        <w:rPr>
          <w:rFonts w:asciiTheme="minorHAnsi" w:hAnsiTheme="minorHAnsi"/>
          <w:rPrChange w:id="4698" w:author="Microsoft Office User" w:date="2023-07-10T07:16:00Z">
            <w:rPr/>
          </w:rPrChange>
        </w:rPr>
        <w:instrText>HYPERLINK "https://doi.org/10.1007/s00442-004-1773-2"</w:instrText>
      </w:r>
      <w:r w:rsidR="00000000" w:rsidRPr="00883F17">
        <w:rPr>
          <w:rFonts w:asciiTheme="minorHAnsi" w:hAnsiTheme="minorHAnsi"/>
          <w:rPrChange w:id="4699" w:author="Microsoft Office User" w:date="2023-07-10T07:16:00Z">
            <w:rPr/>
          </w:rPrChange>
        </w:rPr>
      </w:r>
      <w:r w:rsidR="00000000" w:rsidRPr="00883F17">
        <w:rPr>
          <w:rFonts w:asciiTheme="minorHAnsi" w:hAnsiTheme="minorHAnsi"/>
          <w:rPrChange w:id="4700" w:author="Microsoft Office User" w:date="2023-07-10T07:16:00Z">
            <w:rPr/>
          </w:rPrChange>
        </w:rPr>
        <w:fldChar w:fldCharType="separate"/>
      </w:r>
      <w:r w:rsidRPr="00883F17">
        <w:rPr>
          <w:rStyle w:val="Hyperlink"/>
          <w:rFonts w:asciiTheme="minorHAnsi" w:hAnsiTheme="minorHAnsi"/>
          <w:color w:val="000000"/>
          <w:rPrChange w:id="4701" w:author="Microsoft Office User" w:date="2023-07-10T07:16:00Z">
            <w:rPr>
              <w:rStyle w:val="Hyperlink"/>
              <w:rFonts w:ascii="Cambria" w:hAnsi="Cambria"/>
              <w:color w:val="000000"/>
            </w:rPr>
          </w:rPrChange>
        </w:rPr>
        <w:t>10.1007/s00442-004-1773-2</w:t>
      </w:r>
      <w:r w:rsidR="00000000" w:rsidRPr="00883F17">
        <w:rPr>
          <w:rStyle w:val="Hyperlink"/>
          <w:rFonts w:asciiTheme="minorHAnsi" w:hAnsiTheme="minorHAnsi"/>
          <w:color w:val="000000"/>
          <w:rPrChange w:id="4702"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703" w:author="Microsoft Office User" w:date="2023-07-10T07:16:00Z">
            <w:rPr>
              <w:rFonts w:ascii="Cambria" w:hAnsi="Cambria"/>
              <w:color w:val="000000"/>
            </w:rPr>
          </w:rPrChange>
        </w:rPr>
        <w:t>.</w:t>
      </w:r>
    </w:p>
    <w:p w14:paraId="485682A6" w14:textId="77777777" w:rsidR="00E56FE4" w:rsidRPr="00883F17" w:rsidRDefault="00E56FE4" w:rsidP="00E56FE4">
      <w:pPr>
        <w:pStyle w:val="NormalWeb"/>
        <w:spacing w:before="0" w:beforeAutospacing="0" w:after="200" w:afterAutospacing="0"/>
        <w:ind w:right="-261"/>
        <w:rPr>
          <w:rFonts w:asciiTheme="minorHAnsi" w:hAnsiTheme="minorHAnsi"/>
          <w:rPrChange w:id="4704" w:author="Microsoft Office User" w:date="2023-07-10T07:16:00Z">
            <w:rPr/>
          </w:rPrChange>
        </w:rPr>
      </w:pPr>
      <w:r w:rsidRPr="00883F17">
        <w:rPr>
          <w:rFonts w:asciiTheme="minorHAnsi" w:hAnsiTheme="minorHAnsi"/>
          <w:color w:val="000000"/>
          <w:rPrChange w:id="4705" w:author="Microsoft Office User" w:date="2023-07-10T07:16:00Z">
            <w:rPr>
              <w:rFonts w:ascii="Cambria" w:hAnsi="Cambria"/>
              <w:color w:val="000000"/>
            </w:rPr>
          </w:rPrChange>
        </w:rPr>
        <w:t xml:space="preserve">Zuleta, D., Arellano, G., Muller-Landau, H. C., McMahon, S. M., Aguilar, S., Bunyavejchewin, S., et al. (2022). Individual tree damage dominates mortality risk factors across six tropical forests. </w:t>
      </w:r>
      <w:r w:rsidRPr="00883F17">
        <w:rPr>
          <w:rFonts w:asciiTheme="minorHAnsi" w:hAnsiTheme="minorHAnsi"/>
          <w:i/>
          <w:iCs/>
          <w:color w:val="000000"/>
          <w:rPrChange w:id="4706" w:author="Microsoft Office User" w:date="2023-07-10T07:16:00Z">
            <w:rPr>
              <w:rFonts w:ascii="Cambria" w:hAnsi="Cambria"/>
              <w:i/>
              <w:iCs/>
              <w:color w:val="000000"/>
            </w:rPr>
          </w:rPrChange>
        </w:rPr>
        <w:t>New Phytologist</w:t>
      </w:r>
      <w:r w:rsidRPr="00883F17">
        <w:rPr>
          <w:rFonts w:asciiTheme="minorHAnsi" w:hAnsiTheme="minorHAnsi"/>
          <w:color w:val="000000"/>
          <w:rPrChange w:id="4707" w:author="Microsoft Office User" w:date="2023-07-10T07:16:00Z">
            <w:rPr>
              <w:rFonts w:ascii="Cambria" w:hAnsi="Cambria"/>
              <w:color w:val="000000"/>
            </w:rPr>
          </w:rPrChange>
        </w:rPr>
        <w:t xml:space="preserve"> 233, 705–721. doi:</w:t>
      </w:r>
      <w:r w:rsidR="00000000" w:rsidRPr="00883F17">
        <w:rPr>
          <w:rFonts w:asciiTheme="minorHAnsi" w:hAnsiTheme="minorHAnsi"/>
          <w:rPrChange w:id="4708" w:author="Microsoft Office User" w:date="2023-07-10T07:16:00Z">
            <w:rPr/>
          </w:rPrChange>
        </w:rPr>
        <w:fldChar w:fldCharType="begin"/>
      </w:r>
      <w:r w:rsidR="00000000" w:rsidRPr="00883F17">
        <w:rPr>
          <w:rFonts w:asciiTheme="minorHAnsi" w:hAnsiTheme="minorHAnsi"/>
          <w:rPrChange w:id="4709" w:author="Microsoft Office User" w:date="2023-07-10T07:16:00Z">
            <w:rPr/>
          </w:rPrChange>
        </w:rPr>
        <w:instrText>HYPERLINK "https://doi.org/https:/doi.org/10.1111/nph.17832"</w:instrText>
      </w:r>
      <w:r w:rsidR="00000000" w:rsidRPr="00883F17">
        <w:rPr>
          <w:rFonts w:asciiTheme="minorHAnsi" w:hAnsiTheme="minorHAnsi"/>
          <w:rPrChange w:id="4710" w:author="Microsoft Office User" w:date="2023-07-10T07:16:00Z">
            <w:rPr/>
          </w:rPrChange>
        </w:rPr>
      </w:r>
      <w:r w:rsidR="00000000" w:rsidRPr="00883F17">
        <w:rPr>
          <w:rFonts w:asciiTheme="minorHAnsi" w:hAnsiTheme="minorHAnsi"/>
          <w:rPrChange w:id="4711" w:author="Microsoft Office User" w:date="2023-07-10T07:16:00Z">
            <w:rPr/>
          </w:rPrChange>
        </w:rPr>
        <w:fldChar w:fldCharType="separate"/>
      </w:r>
      <w:r w:rsidRPr="00883F17">
        <w:rPr>
          <w:rStyle w:val="Hyperlink"/>
          <w:rFonts w:asciiTheme="minorHAnsi" w:hAnsiTheme="minorHAnsi"/>
          <w:color w:val="000000"/>
          <w:rPrChange w:id="4712" w:author="Microsoft Office User" w:date="2023-07-10T07:16:00Z">
            <w:rPr>
              <w:rStyle w:val="Hyperlink"/>
              <w:rFonts w:ascii="Cambria" w:hAnsi="Cambria"/>
              <w:color w:val="000000"/>
            </w:rPr>
          </w:rPrChange>
        </w:rPr>
        <w:t>https://doi.org/10.1111/nph.17832</w:t>
      </w:r>
      <w:r w:rsidR="00000000" w:rsidRPr="00883F17">
        <w:rPr>
          <w:rStyle w:val="Hyperlink"/>
          <w:rFonts w:asciiTheme="minorHAnsi" w:hAnsiTheme="minorHAnsi"/>
          <w:color w:val="000000"/>
          <w:rPrChange w:id="4713"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714" w:author="Microsoft Office User" w:date="2023-07-10T07:16:00Z">
            <w:rPr>
              <w:rFonts w:ascii="Cambria" w:hAnsi="Cambria"/>
              <w:color w:val="000000"/>
            </w:rPr>
          </w:rPrChange>
        </w:rPr>
        <w:t>.</w:t>
      </w:r>
    </w:p>
    <w:p w14:paraId="39DEF126" w14:textId="77777777" w:rsidR="00E56FE4" w:rsidRPr="00883F17" w:rsidRDefault="00E56FE4" w:rsidP="00E56FE4">
      <w:pPr>
        <w:pStyle w:val="NormalWeb"/>
        <w:spacing w:before="0" w:beforeAutospacing="0" w:after="200" w:afterAutospacing="0"/>
        <w:ind w:right="-261"/>
        <w:rPr>
          <w:rFonts w:asciiTheme="minorHAnsi" w:hAnsiTheme="minorHAnsi"/>
          <w:rPrChange w:id="4715" w:author="Microsoft Office User" w:date="2023-07-10T07:16:00Z">
            <w:rPr/>
          </w:rPrChange>
        </w:rPr>
      </w:pPr>
      <w:r w:rsidRPr="00883F17">
        <w:rPr>
          <w:rFonts w:asciiTheme="minorHAnsi" w:hAnsiTheme="minorHAnsi"/>
          <w:color w:val="000000"/>
          <w:rPrChange w:id="4716" w:author="Microsoft Office User" w:date="2023-07-10T07:16:00Z">
            <w:rPr>
              <w:rFonts w:ascii="Cambria" w:hAnsi="Cambria"/>
              <w:color w:val="000000"/>
            </w:rPr>
          </w:rPrChange>
        </w:rPr>
        <w:t xml:space="preserve">Zweifel, R., Haeni, M., Buchmann, N., and Eugster, W. (2016). Are trees able to grow in periods of stem shrinkage? </w:t>
      </w:r>
      <w:r w:rsidRPr="00883F17">
        <w:rPr>
          <w:rFonts w:asciiTheme="minorHAnsi" w:hAnsiTheme="minorHAnsi"/>
          <w:i/>
          <w:iCs/>
          <w:color w:val="000000"/>
          <w:rPrChange w:id="4717" w:author="Microsoft Office User" w:date="2023-07-10T07:16:00Z">
            <w:rPr>
              <w:rFonts w:ascii="Cambria" w:hAnsi="Cambria"/>
              <w:i/>
              <w:iCs/>
              <w:color w:val="000000"/>
            </w:rPr>
          </w:rPrChange>
        </w:rPr>
        <w:t>New Phytologist</w:t>
      </w:r>
      <w:r w:rsidRPr="00883F17">
        <w:rPr>
          <w:rFonts w:asciiTheme="minorHAnsi" w:hAnsiTheme="minorHAnsi"/>
          <w:color w:val="000000"/>
          <w:rPrChange w:id="4718" w:author="Microsoft Office User" w:date="2023-07-10T07:16:00Z">
            <w:rPr>
              <w:rFonts w:ascii="Cambria" w:hAnsi="Cambria"/>
              <w:color w:val="000000"/>
            </w:rPr>
          </w:rPrChange>
        </w:rPr>
        <w:t xml:space="preserve"> 211, 839–849. doi:</w:t>
      </w:r>
      <w:r w:rsidR="00000000" w:rsidRPr="00883F17">
        <w:rPr>
          <w:rFonts w:asciiTheme="minorHAnsi" w:hAnsiTheme="minorHAnsi"/>
          <w:rPrChange w:id="4719" w:author="Microsoft Office User" w:date="2023-07-10T07:16:00Z">
            <w:rPr/>
          </w:rPrChange>
        </w:rPr>
        <w:fldChar w:fldCharType="begin"/>
      </w:r>
      <w:r w:rsidR="00000000" w:rsidRPr="00883F17">
        <w:rPr>
          <w:rFonts w:asciiTheme="minorHAnsi" w:hAnsiTheme="minorHAnsi"/>
          <w:rPrChange w:id="4720" w:author="Microsoft Office User" w:date="2023-07-10T07:16:00Z">
            <w:rPr/>
          </w:rPrChange>
        </w:rPr>
        <w:instrText>HYPERLINK "https://doi.org/https:/doi.org/10.1111/nph.13995"</w:instrText>
      </w:r>
      <w:r w:rsidR="00000000" w:rsidRPr="00883F17">
        <w:rPr>
          <w:rFonts w:asciiTheme="minorHAnsi" w:hAnsiTheme="minorHAnsi"/>
          <w:rPrChange w:id="4721" w:author="Microsoft Office User" w:date="2023-07-10T07:16:00Z">
            <w:rPr/>
          </w:rPrChange>
        </w:rPr>
      </w:r>
      <w:r w:rsidR="00000000" w:rsidRPr="00883F17">
        <w:rPr>
          <w:rFonts w:asciiTheme="minorHAnsi" w:hAnsiTheme="minorHAnsi"/>
          <w:rPrChange w:id="4722" w:author="Microsoft Office User" w:date="2023-07-10T07:16:00Z">
            <w:rPr/>
          </w:rPrChange>
        </w:rPr>
        <w:fldChar w:fldCharType="separate"/>
      </w:r>
      <w:r w:rsidRPr="00883F17">
        <w:rPr>
          <w:rStyle w:val="Hyperlink"/>
          <w:rFonts w:asciiTheme="minorHAnsi" w:hAnsiTheme="minorHAnsi"/>
          <w:color w:val="000000"/>
          <w:rPrChange w:id="4723" w:author="Microsoft Office User" w:date="2023-07-10T07:16:00Z">
            <w:rPr>
              <w:rStyle w:val="Hyperlink"/>
              <w:rFonts w:ascii="Cambria" w:hAnsi="Cambria"/>
              <w:color w:val="000000"/>
            </w:rPr>
          </w:rPrChange>
        </w:rPr>
        <w:t>https://doi.org/10.1111/nph.13995</w:t>
      </w:r>
      <w:r w:rsidR="00000000" w:rsidRPr="00883F17">
        <w:rPr>
          <w:rStyle w:val="Hyperlink"/>
          <w:rFonts w:asciiTheme="minorHAnsi" w:hAnsiTheme="minorHAnsi"/>
          <w:color w:val="000000"/>
          <w:rPrChange w:id="4724"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725" w:author="Microsoft Office User" w:date="2023-07-10T07:16:00Z">
            <w:rPr>
              <w:rFonts w:ascii="Cambria" w:hAnsi="Cambria"/>
              <w:color w:val="000000"/>
            </w:rPr>
          </w:rPrChange>
        </w:rPr>
        <w:t>.</w:t>
      </w:r>
    </w:p>
    <w:p w14:paraId="38D60649" w14:textId="77777777" w:rsidR="00E56FE4" w:rsidRPr="00883F17" w:rsidRDefault="00E56FE4" w:rsidP="00E56FE4">
      <w:pPr>
        <w:pStyle w:val="NormalWeb"/>
        <w:spacing w:before="0" w:beforeAutospacing="0" w:after="200" w:afterAutospacing="0"/>
        <w:ind w:right="-261"/>
        <w:rPr>
          <w:rFonts w:asciiTheme="minorHAnsi" w:hAnsiTheme="minorHAnsi"/>
          <w:rPrChange w:id="4726" w:author="Microsoft Office User" w:date="2023-07-10T07:16:00Z">
            <w:rPr/>
          </w:rPrChange>
        </w:rPr>
      </w:pPr>
      <w:r w:rsidRPr="00883F17">
        <w:rPr>
          <w:rFonts w:asciiTheme="minorHAnsi" w:hAnsiTheme="minorHAnsi"/>
          <w:color w:val="000000"/>
          <w:rPrChange w:id="4727" w:author="Microsoft Office User" w:date="2023-07-10T07:16:00Z">
            <w:rPr>
              <w:rFonts w:ascii="Cambria" w:hAnsi="Cambria"/>
              <w:color w:val="000000"/>
            </w:rPr>
          </w:rPrChange>
        </w:rPr>
        <w:t xml:space="preserve">Zweifel, R., Zimmermann, L., Zeugin, F., and Newbery, D. M. (2006). Intra-annual radial growth and water relations of trees: implications towards a growth mechanism. </w:t>
      </w:r>
      <w:r w:rsidRPr="00883F17">
        <w:rPr>
          <w:rFonts w:asciiTheme="minorHAnsi" w:hAnsiTheme="minorHAnsi"/>
          <w:i/>
          <w:iCs/>
          <w:color w:val="000000"/>
          <w:rPrChange w:id="4728" w:author="Microsoft Office User" w:date="2023-07-10T07:16:00Z">
            <w:rPr>
              <w:rFonts w:ascii="Cambria" w:hAnsi="Cambria"/>
              <w:i/>
              <w:iCs/>
              <w:color w:val="000000"/>
            </w:rPr>
          </w:rPrChange>
        </w:rPr>
        <w:t>Journal of Experimental Botany</w:t>
      </w:r>
      <w:r w:rsidRPr="00883F17">
        <w:rPr>
          <w:rFonts w:asciiTheme="minorHAnsi" w:hAnsiTheme="minorHAnsi"/>
          <w:color w:val="000000"/>
          <w:rPrChange w:id="4729" w:author="Microsoft Office User" w:date="2023-07-10T07:16:00Z">
            <w:rPr>
              <w:rFonts w:ascii="Cambria" w:hAnsi="Cambria"/>
              <w:color w:val="000000"/>
            </w:rPr>
          </w:rPrChange>
        </w:rPr>
        <w:t xml:space="preserve"> 57, 1445–1459. doi:</w:t>
      </w:r>
      <w:r w:rsidR="00000000" w:rsidRPr="00883F17">
        <w:rPr>
          <w:rFonts w:asciiTheme="minorHAnsi" w:hAnsiTheme="minorHAnsi"/>
          <w:rPrChange w:id="4730" w:author="Microsoft Office User" w:date="2023-07-10T07:16:00Z">
            <w:rPr/>
          </w:rPrChange>
        </w:rPr>
        <w:fldChar w:fldCharType="begin"/>
      </w:r>
      <w:r w:rsidR="00000000" w:rsidRPr="00883F17">
        <w:rPr>
          <w:rFonts w:asciiTheme="minorHAnsi" w:hAnsiTheme="minorHAnsi"/>
          <w:rPrChange w:id="4731" w:author="Microsoft Office User" w:date="2023-07-10T07:16:00Z">
            <w:rPr/>
          </w:rPrChange>
        </w:rPr>
        <w:instrText>HYPERLINK "https://doi.org/10.1093/jxb/erj125"</w:instrText>
      </w:r>
      <w:r w:rsidR="00000000" w:rsidRPr="00883F17">
        <w:rPr>
          <w:rFonts w:asciiTheme="minorHAnsi" w:hAnsiTheme="minorHAnsi"/>
          <w:rPrChange w:id="4732" w:author="Microsoft Office User" w:date="2023-07-10T07:16:00Z">
            <w:rPr/>
          </w:rPrChange>
        </w:rPr>
      </w:r>
      <w:r w:rsidR="00000000" w:rsidRPr="00883F17">
        <w:rPr>
          <w:rFonts w:asciiTheme="minorHAnsi" w:hAnsiTheme="minorHAnsi"/>
          <w:rPrChange w:id="4733" w:author="Microsoft Office User" w:date="2023-07-10T07:16:00Z">
            <w:rPr/>
          </w:rPrChange>
        </w:rPr>
        <w:fldChar w:fldCharType="separate"/>
      </w:r>
      <w:r w:rsidRPr="00883F17">
        <w:rPr>
          <w:rStyle w:val="Hyperlink"/>
          <w:rFonts w:asciiTheme="minorHAnsi" w:hAnsiTheme="minorHAnsi"/>
          <w:color w:val="000000"/>
          <w:rPrChange w:id="4734" w:author="Microsoft Office User" w:date="2023-07-10T07:16:00Z">
            <w:rPr>
              <w:rStyle w:val="Hyperlink"/>
              <w:rFonts w:ascii="Cambria" w:hAnsi="Cambria"/>
              <w:color w:val="000000"/>
            </w:rPr>
          </w:rPrChange>
        </w:rPr>
        <w:t>10.1093/jxb/erj125</w:t>
      </w:r>
      <w:r w:rsidR="00000000" w:rsidRPr="00883F17">
        <w:rPr>
          <w:rStyle w:val="Hyperlink"/>
          <w:rFonts w:asciiTheme="minorHAnsi" w:hAnsiTheme="minorHAnsi"/>
          <w:color w:val="000000"/>
          <w:rPrChange w:id="4735" w:author="Microsoft Office User" w:date="2023-07-10T07:16:00Z">
            <w:rPr>
              <w:rStyle w:val="Hyperlink"/>
              <w:rFonts w:ascii="Cambria" w:hAnsi="Cambria"/>
              <w:color w:val="000000"/>
            </w:rPr>
          </w:rPrChange>
        </w:rPr>
        <w:fldChar w:fldCharType="end"/>
      </w:r>
      <w:r w:rsidRPr="00883F17">
        <w:rPr>
          <w:rFonts w:asciiTheme="minorHAnsi" w:hAnsiTheme="minorHAnsi"/>
          <w:color w:val="000000"/>
          <w:rPrChange w:id="4736" w:author="Microsoft Office User" w:date="2023-07-10T07:16:00Z">
            <w:rPr>
              <w:rFonts w:ascii="Cambria" w:hAnsi="Cambria"/>
              <w:color w:val="000000"/>
            </w:rPr>
          </w:rPrChange>
        </w:rPr>
        <w:t>.</w:t>
      </w:r>
    </w:p>
    <w:p w14:paraId="05BC034D" w14:textId="77777777" w:rsidR="00E56FE4" w:rsidRPr="00883F17" w:rsidRDefault="00E56FE4" w:rsidP="00E56FE4">
      <w:pPr>
        <w:rPr>
          <w:rFonts w:asciiTheme="minorHAnsi" w:hAnsiTheme="minorHAnsi"/>
          <w:rPrChange w:id="4737" w:author="Microsoft Office User" w:date="2023-07-10T07:16:00Z">
            <w:rPr/>
          </w:rPrChange>
        </w:rPr>
      </w:pPr>
    </w:p>
    <w:p w14:paraId="3FA17AC3" w14:textId="71AA1FFE" w:rsidR="00925F8D" w:rsidRPr="00883F17" w:rsidRDefault="00E56FE4">
      <w:pPr>
        <w:pBdr>
          <w:top w:val="nil"/>
          <w:left w:val="nil"/>
          <w:bottom w:val="nil"/>
          <w:right w:val="nil"/>
          <w:between w:val="nil"/>
        </w:pBdr>
        <w:spacing w:line="480" w:lineRule="auto"/>
        <w:ind w:right="-261"/>
        <w:rPr>
          <w:rFonts w:asciiTheme="minorHAnsi" w:eastAsia="Calibri" w:hAnsiTheme="minorHAnsi" w:cs="Calibri"/>
          <w:b/>
          <w:rPrChange w:id="4738" w:author="Microsoft Office User" w:date="2023-07-10T07:16:00Z">
            <w:rPr>
              <w:rFonts w:ascii="Calibri" w:eastAsia="Calibri" w:hAnsi="Calibri" w:cs="Calibri"/>
              <w:b/>
              <w:sz w:val="32"/>
              <w:szCs w:val="32"/>
            </w:rPr>
          </w:rPrChange>
        </w:rPr>
      </w:pPr>
      <w:r w:rsidRPr="00883F17">
        <w:rPr>
          <w:rFonts w:asciiTheme="minorHAnsi" w:eastAsia="Calibri" w:hAnsiTheme="minorHAnsi" w:cs="Calibri"/>
          <w:b/>
          <w:lang w:val="en-US"/>
          <w:rPrChange w:id="4739" w:author="Microsoft Office User" w:date="2023-07-10T07:16:00Z">
            <w:rPr>
              <w:rFonts w:ascii="Calibri" w:eastAsia="Calibri" w:hAnsi="Calibri" w:cs="Calibri"/>
              <w:b/>
              <w:sz w:val="32"/>
              <w:szCs w:val="32"/>
              <w:lang w:val="en-US"/>
            </w:rPr>
          </w:rPrChange>
        </w:rPr>
        <w:t>9</w:t>
      </w:r>
      <w:r w:rsidRPr="00883F17">
        <w:rPr>
          <w:rFonts w:asciiTheme="minorHAnsi" w:eastAsia="Calibri" w:hAnsiTheme="minorHAnsi" w:cs="Calibri"/>
          <w:b/>
          <w:rPrChange w:id="4740" w:author="Microsoft Office User" w:date="2023-07-10T07:16:00Z">
            <w:rPr>
              <w:rFonts w:ascii="Calibri" w:eastAsia="Calibri" w:hAnsi="Calibri" w:cs="Calibri"/>
              <w:b/>
              <w:sz w:val="32"/>
              <w:szCs w:val="32"/>
            </w:rPr>
          </w:rPrChange>
        </w:rPr>
        <w:t>. Tables</w:t>
      </w:r>
    </w:p>
    <w:p w14:paraId="30EF6534" w14:textId="77777777" w:rsidR="00925F8D" w:rsidRPr="00883F17" w:rsidRDefault="00000000">
      <w:pPr>
        <w:spacing w:before="240" w:after="240" w:line="480" w:lineRule="auto"/>
        <w:ind w:right="-261"/>
        <w:rPr>
          <w:rFonts w:asciiTheme="minorHAnsi" w:hAnsiTheme="minorHAnsi"/>
          <w:rPrChange w:id="4741" w:author="Microsoft Office User" w:date="2023-07-10T07:16:00Z">
            <w:rPr/>
          </w:rPrChange>
        </w:rPr>
      </w:pPr>
      <w:r w:rsidRPr="00883F17">
        <w:rPr>
          <w:rFonts w:asciiTheme="minorHAnsi" w:hAnsiTheme="minorHAnsi"/>
          <w:rPrChange w:id="4742" w:author="Microsoft Office User" w:date="2023-07-10T07:16:00Z">
            <w:rPr/>
          </w:rPrChange>
        </w:rPr>
        <w:lastRenderedPageBreak/>
        <w:t xml:space="preserve">Table 1: Species names and traits: wood storage strategy, growth rates, mortality rates, phenology, and the sampling dates. </w:t>
      </w:r>
      <w:r w:rsidRPr="00883F17">
        <w:rPr>
          <w:rFonts w:asciiTheme="minorHAnsi" w:hAnsiTheme="minorHAnsi"/>
          <w:rPrChange w:id="4743" w:author="Microsoft Office User" w:date="2023-07-10T07:16:00Z">
            <w:rPr/>
          </w:rPrChange>
        </w:rPr>
        <w:tab/>
      </w:r>
    </w:p>
    <w:tbl>
      <w:tblPr>
        <w:tblStyle w:val="a1"/>
        <w:tblW w:w="9205"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2395"/>
        <w:gridCol w:w="1290"/>
        <w:gridCol w:w="1440"/>
        <w:gridCol w:w="1395"/>
        <w:gridCol w:w="2685"/>
      </w:tblGrid>
      <w:tr w:rsidR="00925F8D" w:rsidRPr="00883F17" w14:paraId="6E942E70" w14:textId="77777777">
        <w:trPr>
          <w:trHeight w:val="675"/>
        </w:trPr>
        <w:tc>
          <w:tcPr>
            <w:tcW w:w="239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14:paraId="6B0A57FA" w14:textId="77777777" w:rsidR="00925F8D" w:rsidRPr="00883F17" w:rsidRDefault="00000000">
            <w:pPr>
              <w:spacing w:line="480" w:lineRule="auto"/>
              <w:ind w:right="-261"/>
              <w:rPr>
                <w:rFonts w:asciiTheme="minorHAnsi" w:eastAsia="Calibri" w:hAnsiTheme="minorHAnsi" w:cs="Calibri"/>
                <w:rPrChange w:id="4744" w:author="Microsoft Office User" w:date="2023-07-10T07:16:00Z">
                  <w:rPr>
                    <w:rFonts w:ascii="Calibri" w:eastAsia="Calibri" w:hAnsi="Calibri" w:cs="Calibri"/>
                  </w:rPr>
                </w:rPrChange>
              </w:rPr>
            </w:pPr>
            <w:r w:rsidRPr="00883F17">
              <w:rPr>
                <w:rFonts w:asciiTheme="minorHAnsi" w:eastAsia="Calibri" w:hAnsiTheme="minorHAnsi" w:cs="Calibri"/>
                <w:rPrChange w:id="4745" w:author="Microsoft Office User" w:date="2023-07-10T07:16:00Z">
                  <w:rPr>
                    <w:rFonts w:ascii="Calibri" w:eastAsia="Calibri" w:hAnsi="Calibri" w:cs="Calibri"/>
                  </w:rPr>
                </w:rPrChange>
              </w:rPr>
              <w:t>Species name</w:t>
            </w:r>
          </w:p>
        </w:tc>
        <w:tc>
          <w:tcPr>
            <w:tcW w:w="1290"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14:paraId="06DDF4BB" w14:textId="77777777" w:rsidR="00925F8D" w:rsidRPr="00883F17" w:rsidRDefault="00000000">
            <w:pPr>
              <w:spacing w:line="480" w:lineRule="auto"/>
              <w:ind w:right="-261"/>
              <w:rPr>
                <w:rFonts w:asciiTheme="minorHAnsi" w:eastAsia="Calibri" w:hAnsiTheme="minorHAnsi" w:cs="Calibri"/>
                <w:rPrChange w:id="4746" w:author="Microsoft Office User" w:date="2023-07-10T07:16:00Z">
                  <w:rPr>
                    <w:rFonts w:ascii="Calibri" w:eastAsia="Calibri" w:hAnsi="Calibri" w:cs="Calibri"/>
                  </w:rPr>
                </w:rPrChange>
              </w:rPr>
            </w:pPr>
            <w:r w:rsidRPr="00883F17">
              <w:rPr>
                <w:rFonts w:asciiTheme="minorHAnsi" w:eastAsia="Calibri" w:hAnsiTheme="minorHAnsi" w:cs="Calibri"/>
                <w:rPrChange w:id="4747" w:author="Microsoft Office User" w:date="2023-07-10T07:16:00Z">
                  <w:rPr>
                    <w:rFonts w:ascii="Calibri" w:eastAsia="Calibri" w:hAnsi="Calibri" w:cs="Calibri"/>
                  </w:rPr>
                </w:rPrChange>
              </w:rPr>
              <w:t>Growth rate (cm/year)</w:t>
            </w:r>
          </w:p>
        </w:tc>
        <w:tc>
          <w:tcPr>
            <w:tcW w:w="1440"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14:paraId="0C02546C" w14:textId="77777777" w:rsidR="00925F8D" w:rsidRPr="00883F17" w:rsidRDefault="00000000">
            <w:pPr>
              <w:spacing w:line="480" w:lineRule="auto"/>
              <w:ind w:right="-261"/>
              <w:rPr>
                <w:rFonts w:asciiTheme="minorHAnsi" w:eastAsia="Calibri" w:hAnsiTheme="minorHAnsi" w:cs="Calibri"/>
                <w:rPrChange w:id="4748" w:author="Microsoft Office User" w:date="2023-07-10T07:16:00Z">
                  <w:rPr>
                    <w:rFonts w:ascii="Calibri" w:eastAsia="Calibri" w:hAnsi="Calibri" w:cs="Calibri"/>
                  </w:rPr>
                </w:rPrChange>
              </w:rPr>
            </w:pPr>
            <w:r w:rsidRPr="00883F17">
              <w:rPr>
                <w:rFonts w:asciiTheme="minorHAnsi" w:eastAsia="Calibri" w:hAnsiTheme="minorHAnsi" w:cs="Calibri"/>
                <w:rPrChange w:id="4749" w:author="Microsoft Office User" w:date="2023-07-10T07:16:00Z">
                  <w:rPr>
                    <w:rFonts w:ascii="Calibri" w:eastAsia="Calibri" w:hAnsi="Calibri" w:cs="Calibri"/>
                  </w:rPr>
                </w:rPrChange>
              </w:rPr>
              <w:t>Mortality rate</w:t>
            </w:r>
          </w:p>
          <w:p w14:paraId="506D6656" w14:textId="77777777" w:rsidR="00925F8D" w:rsidRPr="00883F17" w:rsidRDefault="00000000">
            <w:pPr>
              <w:spacing w:line="480" w:lineRule="auto"/>
              <w:ind w:right="-261"/>
              <w:rPr>
                <w:rFonts w:asciiTheme="minorHAnsi" w:eastAsia="Calibri" w:hAnsiTheme="minorHAnsi" w:cs="Calibri"/>
                <w:rPrChange w:id="4750" w:author="Microsoft Office User" w:date="2023-07-10T07:16:00Z">
                  <w:rPr>
                    <w:rFonts w:ascii="Calibri" w:eastAsia="Calibri" w:hAnsi="Calibri" w:cs="Calibri"/>
                  </w:rPr>
                </w:rPrChange>
              </w:rPr>
            </w:pPr>
            <w:r w:rsidRPr="00883F17">
              <w:rPr>
                <w:rFonts w:asciiTheme="minorHAnsi" w:eastAsia="Calibri" w:hAnsiTheme="minorHAnsi" w:cs="Calibri"/>
                <w:rPrChange w:id="4751" w:author="Microsoft Office User" w:date="2023-07-10T07:16:00Z">
                  <w:rPr>
                    <w:rFonts w:ascii="Calibri" w:eastAsia="Calibri" w:hAnsi="Calibri" w:cs="Calibri"/>
                  </w:rPr>
                </w:rPrChange>
              </w:rPr>
              <w:t xml:space="preserve"> (%/year)</w:t>
            </w:r>
          </w:p>
        </w:tc>
        <w:tc>
          <w:tcPr>
            <w:tcW w:w="139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14:paraId="0FFBC670" w14:textId="77777777" w:rsidR="00925F8D" w:rsidRPr="00883F17" w:rsidRDefault="00000000">
            <w:pPr>
              <w:spacing w:line="480" w:lineRule="auto"/>
              <w:ind w:right="-261"/>
              <w:rPr>
                <w:rFonts w:asciiTheme="minorHAnsi" w:eastAsia="Calibri" w:hAnsiTheme="minorHAnsi" w:cs="Calibri"/>
                <w:rPrChange w:id="4752" w:author="Microsoft Office User" w:date="2023-07-10T07:16:00Z">
                  <w:rPr>
                    <w:rFonts w:ascii="Calibri" w:eastAsia="Calibri" w:hAnsi="Calibri" w:cs="Calibri"/>
                  </w:rPr>
                </w:rPrChange>
              </w:rPr>
            </w:pPr>
            <w:r w:rsidRPr="00883F17">
              <w:rPr>
                <w:rFonts w:asciiTheme="minorHAnsi" w:eastAsia="Calibri" w:hAnsiTheme="minorHAnsi" w:cs="Calibri"/>
                <w:rPrChange w:id="4753" w:author="Microsoft Office User" w:date="2023-07-10T07:16:00Z">
                  <w:rPr>
                    <w:rFonts w:ascii="Calibri" w:eastAsia="Calibri" w:hAnsi="Calibri" w:cs="Calibri"/>
                  </w:rPr>
                </w:rPrChange>
              </w:rPr>
              <w:t>Storage strategy</w:t>
            </w:r>
          </w:p>
        </w:tc>
        <w:tc>
          <w:tcPr>
            <w:tcW w:w="268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14:paraId="48F87E52" w14:textId="77777777" w:rsidR="00925F8D" w:rsidRPr="00883F17" w:rsidRDefault="00000000">
            <w:pPr>
              <w:spacing w:line="480" w:lineRule="auto"/>
              <w:ind w:right="-261"/>
              <w:rPr>
                <w:rFonts w:asciiTheme="minorHAnsi" w:eastAsia="Calibri" w:hAnsiTheme="minorHAnsi" w:cs="Calibri"/>
                <w:rPrChange w:id="4754" w:author="Microsoft Office User" w:date="2023-07-10T07:16:00Z">
                  <w:rPr>
                    <w:rFonts w:ascii="Calibri" w:eastAsia="Calibri" w:hAnsi="Calibri" w:cs="Calibri"/>
                  </w:rPr>
                </w:rPrChange>
              </w:rPr>
            </w:pPr>
            <w:r w:rsidRPr="00883F17">
              <w:rPr>
                <w:rFonts w:asciiTheme="minorHAnsi" w:eastAsia="Calibri" w:hAnsiTheme="minorHAnsi" w:cs="Calibri"/>
                <w:rPrChange w:id="4755" w:author="Microsoft Office User" w:date="2023-07-10T07:16:00Z">
                  <w:rPr>
                    <w:rFonts w:ascii="Calibri" w:eastAsia="Calibri" w:hAnsi="Calibri" w:cs="Calibri"/>
                  </w:rPr>
                </w:rPrChange>
              </w:rPr>
              <w:t xml:space="preserve">Leaf phenology </w:t>
            </w:r>
          </w:p>
          <w:p w14:paraId="0012DC25" w14:textId="77777777" w:rsidR="00925F8D" w:rsidRPr="00883F17" w:rsidRDefault="00000000">
            <w:pPr>
              <w:spacing w:line="480" w:lineRule="auto"/>
              <w:ind w:right="-261"/>
              <w:rPr>
                <w:rFonts w:asciiTheme="minorHAnsi" w:eastAsia="Calibri" w:hAnsiTheme="minorHAnsi" w:cs="Calibri"/>
                <w:rPrChange w:id="4756" w:author="Microsoft Office User" w:date="2023-07-10T07:16:00Z">
                  <w:rPr>
                    <w:rFonts w:ascii="Calibri" w:eastAsia="Calibri" w:hAnsi="Calibri" w:cs="Calibri"/>
                  </w:rPr>
                </w:rPrChange>
              </w:rPr>
            </w:pPr>
            <w:r w:rsidRPr="00883F17">
              <w:rPr>
                <w:rFonts w:asciiTheme="minorHAnsi" w:eastAsia="Calibri" w:hAnsiTheme="minorHAnsi" w:cs="Calibri"/>
                <w:rPrChange w:id="4757" w:author="Microsoft Office User" w:date="2023-07-10T07:16:00Z">
                  <w:rPr>
                    <w:rFonts w:ascii="Calibri" w:eastAsia="Calibri" w:hAnsi="Calibri" w:cs="Calibri"/>
                  </w:rPr>
                </w:rPrChange>
              </w:rPr>
              <w:t>(~% of leaf loss)</w:t>
            </w:r>
          </w:p>
        </w:tc>
      </w:tr>
      <w:tr w:rsidR="00925F8D" w:rsidRPr="00883F17" w14:paraId="410A64FB" w14:textId="77777777">
        <w:trPr>
          <w:trHeight w:val="675"/>
        </w:trPr>
        <w:tc>
          <w:tcPr>
            <w:tcW w:w="239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14:paraId="45C664F7" w14:textId="77777777" w:rsidR="00925F8D" w:rsidRPr="00883F17" w:rsidRDefault="00000000">
            <w:pPr>
              <w:spacing w:line="480" w:lineRule="auto"/>
              <w:ind w:right="-261"/>
              <w:rPr>
                <w:rFonts w:asciiTheme="minorHAnsi" w:eastAsia="Calibri" w:hAnsiTheme="minorHAnsi" w:cs="Calibri"/>
                <w:rPrChange w:id="4758" w:author="Microsoft Office User" w:date="2023-07-10T07:16:00Z">
                  <w:rPr>
                    <w:rFonts w:ascii="Calibri" w:eastAsia="Calibri" w:hAnsi="Calibri" w:cs="Calibri"/>
                  </w:rPr>
                </w:rPrChange>
              </w:rPr>
            </w:pPr>
            <w:r w:rsidRPr="00883F17">
              <w:rPr>
                <w:rFonts w:asciiTheme="minorHAnsi" w:eastAsia="Calibri" w:hAnsiTheme="minorHAnsi" w:cs="Calibri"/>
                <w:i/>
                <w:rPrChange w:id="4759" w:author="Microsoft Office User" w:date="2023-07-10T07:16:00Z">
                  <w:rPr>
                    <w:rFonts w:ascii="Calibri" w:eastAsia="Calibri" w:hAnsi="Calibri" w:cs="Calibri"/>
                    <w:i/>
                  </w:rPr>
                </w:rPrChange>
              </w:rPr>
              <w:t>Ocotea leucoxylon</w:t>
            </w:r>
            <w:r w:rsidRPr="00883F17">
              <w:rPr>
                <w:rFonts w:asciiTheme="minorHAnsi" w:eastAsia="Calibri" w:hAnsiTheme="minorHAnsi" w:cs="Calibri"/>
                <w:rPrChange w:id="4760" w:author="Microsoft Office User" w:date="2023-07-10T07:16:00Z">
                  <w:rPr>
                    <w:rFonts w:ascii="Calibri" w:eastAsia="Calibri" w:hAnsi="Calibri" w:cs="Calibri"/>
                  </w:rPr>
                </w:rPrChange>
              </w:rPr>
              <w:t xml:space="preserve"> (Sw.) Laness</w:t>
            </w:r>
          </w:p>
        </w:tc>
        <w:tc>
          <w:tcPr>
            <w:tcW w:w="1290"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14:paraId="671C3CF5" w14:textId="77777777" w:rsidR="00925F8D" w:rsidRPr="00883F17" w:rsidRDefault="00000000">
            <w:pPr>
              <w:spacing w:line="480" w:lineRule="auto"/>
              <w:ind w:right="-261"/>
              <w:rPr>
                <w:rFonts w:asciiTheme="minorHAnsi" w:eastAsia="Calibri" w:hAnsiTheme="minorHAnsi" w:cs="Calibri"/>
                <w:rPrChange w:id="4761" w:author="Microsoft Office User" w:date="2023-07-10T07:16:00Z">
                  <w:rPr>
                    <w:rFonts w:ascii="Calibri" w:eastAsia="Calibri" w:hAnsi="Calibri" w:cs="Calibri"/>
                  </w:rPr>
                </w:rPrChange>
              </w:rPr>
            </w:pPr>
            <w:r w:rsidRPr="00883F17">
              <w:rPr>
                <w:rFonts w:asciiTheme="minorHAnsi" w:eastAsia="Calibri" w:hAnsiTheme="minorHAnsi" w:cs="Calibri"/>
                <w:rPrChange w:id="4762" w:author="Microsoft Office User" w:date="2023-07-10T07:16:00Z">
                  <w:rPr>
                    <w:rFonts w:ascii="Calibri" w:eastAsia="Calibri" w:hAnsi="Calibri" w:cs="Calibri"/>
                  </w:rPr>
                </w:rPrChange>
              </w:rPr>
              <w:t>0.295</w:t>
            </w:r>
          </w:p>
        </w:tc>
        <w:tc>
          <w:tcPr>
            <w:tcW w:w="1440"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14:paraId="415B6C0E" w14:textId="77777777" w:rsidR="00925F8D" w:rsidRPr="00883F17" w:rsidRDefault="00000000">
            <w:pPr>
              <w:spacing w:line="480" w:lineRule="auto"/>
              <w:ind w:right="-261"/>
              <w:rPr>
                <w:rFonts w:asciiTheme="minorHAnsi" w:eastAsia="Calibri" w:hAnsiTheme="minorHAnsi" w:cs="Calibri"/>
                <w:rPrChange w:id="4763" w:author="Microsoft Office User" w:date="2023-07-10T07:16:00Z">
                  <w:rPr>
                    <w:rFonts w:ascii="Calibri" w:eastAsia="Calibri" w:hAnsi="Calibri" w:cs="Calibri"/>
                  </w:rPr>
                </w:rPrChange>
              </w:rPr>
            </w:pPr>
            <w:r w:rsidRPr="00883F17">
              <w:rPr>
                <w:rFonts w:asciiTheme="minorHAnsi" w:eastAsia="Calibri" w:hAnsiTheme="minorHAnsi" w:cs="Calibri"/>
                <w:rPrChange w:id="4764" w:author="Microsoft Office User" w:date="2023-07-10T07:16:00Z">
                  <w:rPr>
                    <w:rFonts w:ascii="Calibri" w:eastAsia="Calibri" w:hAnsi="Calibri" w:cs="Calibri"/>
                  </w:rPr>
                </w:rPrChange>
              </w:rPr>
              <w:t>5.7</w:t>
            </w:r>
          </w:p>
        </w:tc>
        <w:tc>
          <w:tcPr>
            <w:tcW w:w="139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14:paraId="6B4D21E3" w14:textId="77777777" w:rsidR="00925F8D" w:rsidRPr="00883F17" w:rsidRDefault="00000000">
            <w:pPr>
              <w:spacing w:line="480" w:lineRule="auto"/>
              <w:ind w:right="-261"/>
              <w:rPr>
                <w:rFonts w:asciiTheme="minorHAnsi" w:eastAsia="Calibri" w:hAnsiTheme="minorHAnsi" w:cs="Calibri"/>
                <w:rPrChange w:id="4765" w:author="Microsoft Office User" w:date="2023-07-10T07:16:00Z">
                  <w:rPr>
                    <w:rFonts w:ascii="Calibri" w:eastAsia="Calibri" w:hAnsi="Calibri" w:cs="Calibri"/>
                  </w:rPr>
                </w:rPrChange>
              </w:rPr>
            </w:pPr>
            <w:r w:rsidRPr="00883F17">
              <w:rPr>
                <w:rFonts w:asciiTheme="minorHAnsi" w:eastAsia="Calibri" w:hAnsiTheme="minorHAnsi" w:cs="Calibri"/>
                <w:rPrChange w:id="4766" w:author="Microsoft Office User" w:date="2023-07-10T07:16:00Z">
                  <w:rPr>
                    <w:rFonts w:ascii="Calibri" w:eastAsia="Calibri" w:hAnsi="Calibri" w:cs="Calibri"/>
                  </w:rPr>
                </w:rPrChange>
              </w:rPr>
              <w:t>Parenchyma</w:t>
            </w:r>
          </w:p>
        </w:tc>
        <w:tc>
          <w:tcPr>
            <w:tcW w:w="268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14:paraId="0919E247" w14:textId="77777777" w:rsidR="00925F8D" w:rsidRPr="00883F17" w:rsidRDefault="00000000">
            <w:pPr>
              <w:spacing w:line="480" w:lineRule="auto"/>
              <w:ind w:right="-261"/>
              <w:rPr>
                <w:rFonts w:asciiTheme="minorHAnsi" w:eastAsia="Calibri" w:hAnsiTheme="minorHAnsi" w:cs="Calibri"/>
                <w:rPrChange w:id="4767" w:author="Microsoft Office User" w:date="2023-07-10T07:16:00Z">
                  <w:rPr>
                    <w:rFonts w:ascii="Calibri" w:eastAsia="Calibri" w:hAnsi="Calibri" w:cs="Calibri"/>
                  </w:rPr>
                </w:rPrChange>
              </w:rPr>
            </w:pPr>
            <w:r w:rsidRPr="00883F17">
              <w:rPr>
                <w:rFonts w:asciiTheme="minorHAnsi" w:eastAsia="Calibri" w:hAnsiTheme="minorHAnsi" w:cs="Calibri"/>
                <w:rPrChange w:id="4768" w:author="Microsoft Office User" w:date="2023-07-10T07:16:00Z">
                  <w:rPr>
                    <w:rFonts w:ascii="Calibri" w:eastAsia="Calibri" w:hAnsi="Calibri" w:cs="Calibri"/>
                  </w:rPr>
                </w:rPrChange>
              </w:rPr>
              <w:t>Evergreen (~30)</w:t>
            </w:r>
          </w:p>
        </w:tc>
      </w:tr>
      <w:tr w:rsidR="00925F8D" w:rsidRPr="00883F17" w14:paraId="7D6E0ECD" w14:textId="77777777">
        <w:trPr>
          <w:trHeight w:val="675"/>
        </w:trPr>
        <w:tc>
          <w:tcPr>
            <w:tcW w:w="239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14:paraId="46D0CAF3" w14:textId="77777777" w:rsidR="00925F8D" w:rsidRPr="00883F17" w:rsidRDefault="00000000">
            <w:pPr>
              <w:spacing w:line="480" w:lineRule="auto"/>
              <w:ind w:right="-261"/>
              <w:rPr>
                <w:rFonts w:asciiTheme="minorHAnsi" w:eastAsia="Calibri" w:hAnsiTheme="minorHAnsi" w:cs="Calibri"/>
                <w:rPrChange w:id="4769" w:author="Microsoft Office User" w:date="2023-07-10T07:16:00Z">
                  <w:rPr>
                    <w:rFonts w:ascii="Calibri" w:eastAsia="Calibri" w:hAnsi="Calibri" w:cs="Calibri"/>
                  </w:rPr>
                </w:rPrChange>
              </w:rPr>
            </w:pPr>
            <w:r w:rsidRPr="00883F17">
              <w:rPr>
                <w:rFonts w:asciiTheme="minorHAnsi" w:eastAsia="Calibri" w:hAnsiTheme="minorHAnsi" w:cs="Calibri"/>
                <w:i/>
                <w:rPrChange w:id="4770" w:author="Microsoft Office User" w:date="2023-07-10T07:16:00Z">
                  <w:rPr>
                    <w:rFonts w:ascii="Calibri" w:eastAsia="Calibri" w:hAnsi="Calibri" w:cs="Calibri"/>
                    <w:i/>
                  </w:rPr>
                </w:rPrChange>
              </w:rPr>
              <w:t>Sacoglottis guianensis</w:t>
            </w:r>
            <w:r w:rsidRPr="00883F17">
              <w:rPr>
                <w:rFonts w:asciiTheme="minorHAnsi" w:eastAsia="Calibri" w:hAnsiTheme="minorHAnsi" w:cs="Calibri"/>
                <w:rPrChange w:id="4771" w:author="Microsoft Office User" w:date="2023-07-10T07:16:00Z">
                  <w:rPr>
                    <w:rFonts w:ascii="Calibri" w:eastAsia="Calibri" w:hAnsi="Calibri" w:cs="Calibri"/>
                  </w:rPr>
                </w:rPrChange>
              </w:rPr>
              <w:t xml:space="preserve"> Benth.</w:t>
            </w:r>
          </w:p>
        </w:tc>
        <w:tc>
          <w:tcPr>
            <w:tcW w:w="1290"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14:paraId="530696FB" w14:textId="77777777" w:rsidR="00925F8D" w:rsidRPr="00883F17" w:rsidRDefault="00000000">
            <w:pPr>
              <w:spacing w:line="480" w:lineRule="auto"/>
              <w:ind w:right="-261"/>
              <w:rPr>
                <w:rFonts w:asciiTheme="minorHAnsi" w:eastAsia="Calibri" w:hAnsiTheme="minorHAnsi" w:cs="Calibri"/>
                <w:rPrChange w:id="4772" w:author="Microsoft Office User" w:date="2023-07-10T07:16:00Z">
                  <w:rPr>
                    <w:rFonts w:ascii="Calibri" w:eastAsia="Calibri" w:hAnsi="Calibri" w:cs="Calibri"/>
                  </w:rPr>
                </w:rPrChange>
              </w:rPr>
            </w:pPr>
            <w:r w:rsidRPr="00883F17">
              <w:rPr>
                <w:rFonts w:asciiTheme="minorHAnsi" w:eastAsia="Calibri" w:hAnsiTheme="minorHAnsi" w:cs="Calibri"/>
                <w:rPrChange w:id="4773" w:author="Microsoft Office User" w:date="2023-07-10T07:16:00Z">
                  <w:rPr>
                    <w:rFonts w:ascii="Calibri" w:eastAsia="Calibri" w:hAnsi="Calibri" w:cs="Calibri"/>
                  </w:rPr>
                </w:rPrChange>
              </w:rPr>
              <w:t>0.72</w:t>
            </w:r>
          </w:p>
        </w:tc>
        <w:tc>
          <w:tcPr>
            <w:tcW w:w="1440"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14:paraId="3EDAF8B2" w14:textId="77777777" w:rsidR="00925F8D" w:rsidRPr="00883F17" w:rsidRDefault="00000000">
            <w:pPr>
              <w:spacing w:line="480" w:lineRule="auto"/>
              <w:ind w:right="-261"/>
              <w:rPr>
                <w:rFonts w:asciiTheme="minorHAnsi" w:eastAsia="Calibri" w:hAnsiTheme="minorHAnsi" w:cs="Calibri"/>
                <w:rPrChange w:id="4774" w:author="Microsoft Office User" w:date="2023-07-10T07:16:00Z">
                  <w:rPr>
                    <w:rFonts w:ascii="Calibri" w:eastAsia="Calibri" w:hAnsi="Calibri" w:cs="Calibri"/>
                  </w:rPr>
                </w:rPrChange>
              </w:rPr>
            </w:pPr>
            <w:r w:rsidRPr="00883F17">
              <w:rPr>
                <w:rFonts w:asciiTheme="minorHAnsi" w:eastAsia="Calibri" w:hAnsiTheme="minorHAnsi" w:cs="Calibri"/>
                <w:rPrChange w:id="4775" w:author="Microsoft Office User" w:date="2023-07-10T07:16:00Z">
                  <w:rPr>
                    <w:rFonts w:ascii="Calibri" w:eastAsia="Calibri" w:hAnsi="Calibri" w:cs="Calibri"/>
                  </w:rPr>
                </w:rPrChange>
              </w:rPr>
              <w:t>5.0</w:t>
            </w:r>
          </w:p>
        </w:tc>
        <w:tc>
          <w:tcPr>
            <w:tcW w:w="139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14:paraId="71839283" w14:textId="77777777" w:rsidR="00925F8D" w:rsidRPr="00883F17" w:rsidRDefault="00000000">
            <w:pPr>
              <w:spacing w:line="480" w:lineRule="auto"/>
              <w:ind w:right="-261"/>
              <w:rPr>
                <w:rFonts w:asciiTheme="minorHAnsi" w:eastAsia="Calibri" w:hAnsiTheme="minorHAnsi" w:cs="Calibri"/>
                <w:rPrChange w:id="4776" w:author="Microsoft Office User" w:date="2023-07-10T07:16:00Z">
                  <w:rPr>
                    <w:rFonts w:ascii="Calibri" w:eastAsia="Calibri" w:hAnsi="Calibri" w:cs="Calibri"/>
                  </w:rPr>
                </w:rPrChange>
              </w:rPr>
            </w:pPr>
            <w:r w:rsidRPr="00883F17">
              <w:rPr>
                <w:rFonts w:asciiTheme="minorHAnsi" w:eastAsia="Calibri" w:hAnsiTheme="minorHAnsi" w:cs="Calibri"/>
                <w:rPrChange w:id="4777" w:author="Microsoft Office User" w:date="2023-07-10T07:16:00Z">
                  <w:rPr>
                    <w:rFonts w:ascii="Calibri" w:eastAsia="Calibri" w:hAnsi="Calibri" w:cs="Calibri"/>
                  </w:rPr>
                </w:rPrChange>
              </w:rPr>
              <w:t>Parenchyma</w:t>
            </w:r>
          </w:p>
        </w:tc>
        <w:tc>
          <w:tcPr>
            <w:tcW w:w="268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14:paraId="5F98A13A" w14:textId="77777777" w:rsidR="00925F8D" w:rsidRPr="00883F17" w:rsidRDefault="00000000">
            <w:pPr>
              <w:spacing w:line="480" w:lineRule="auto"/>
              <w:ind w:right="-261"/>
              <w:rPr>
                <w:rFonts w:asciiTheme="minorHAnsi" w:eastAsia="Calibri" w:hAnsiTheme="minorHAnsi" w:cs="Calibri"/>
                <w:rPrChange w:id="4778" w:author="Microsoft Office User" w:date="2023-07-10T07:16:00Z">
                  <w:rPr>
                    <w:rFonts w:ascii="Calibri" w:eastAsia="Calibri" w:hAnsi="Calibri" w:cs="Calibri"/>
                  </w:rPr>
                </w:rPrChange>
              </w:rPr>
            </w:pPr>
            <w:r w:rsidRPr="00883F17">
              <w:rPr>
                <w:rFonts w:asciiTheme="minorHAnsi" w:eastAsia="Calibri" w:hAnsiTheme="minorHAnsi" w:cs="Calibri"/>
                <w:rPrChange w:id="4779" w:author="Microsoft Office User" w:date="2023-07-10T07:16:00Z">
                  <w:rPr>
                    <w:rFonts w:ascii="Calibri" w:eastAsia="Calibri" w:hAnsi="Calibri" w:cs="Calibri"/>
                  </w:rPr>
                </w:rPrChange>
              </w:rPr>
              <w:t>Semi-deciduous (~45)</w:t>
            </w:r>
          </w:p>
        </w:tc>
      </w:tr>
      <w:tr w:rsidR="00925F8D" w:rsidRPr="00883F17" w14:paraId="2133D762" w14:textId="77777777">
        <w:trPr>
          <w:trHeight w:val="675"/>
        </w:trPr>
        <w:tc>
          <w:tcPr>
            <w:tcW w:w="239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14:paraId="023ABB6C" w14:textId="77777777" w:rsidR="00925F8D" w:rsidRPr="00883F17" w:rsidRDefault="00000000">
            <w:pPr>
              <w:spacing w:line="480" w:lineRule="auto"/>
              <w:ind w:right="-261"/>
              <w:rPr>
                <w:rFonts w:asciiTheme="minorHAnsi" w:eastAsia="Calibri" w:hAnsiTheme="minorHAnsi" w:cs="Calibri"/>
                <w:rPrChange w:id="4780" w:author="Microsoft Office User" w:date="2023-07-10T07:16:00Z">
                  <w:rPr>
                    <w:rFonts w:ascii="Calibri" w:eastAsia="Calibri" w:hAnsi="Calibri" w:cs="Calibri"/>
                  </w:rPr>
                </w:rPrChange>
              </w:rPr>
            </w:pPr>
            <w:r w:rsidRPr="00883F17">
              <w:rPr>
                <w:rFonts w:asciiTheme="minorHAnsi" w:eastAsia="Calibri" w:hAnsiTheme="minorHAnsi" w:cs="Calibri"/>
                <w:i/>
                <w:rPrChange w:id="4781" w:author="Microsoft Office User" w:date="2023-07-10T07:16:00Z">
                  <w:rPr>
                    <w:rFonts w:ascii="Calibri" w:eastAsia="Calibri" w:hAnsi="Calibri" w:cs="Calibri"/>
                    <w:i/>
                  </w:rPr>
                </w:rPrChange>
              </w:rPr>
              <w:t>Dacryodes microcarpa</w:t>
            </w:r>
            <w:r w:rsidRPr="00883F17">
              <w:rPr>
                <w:rFonts w:asciiTheme="minorHAnsi" w:eastAsia="Calibri" w:hAnsiTheme="minorHAnsi" w:cs="Calibri"/>
                <w:rPrChange w:id="4782" w:author="Microsoft Office User" w:date="2023-07-10T07:16:00Z">
                  <w:rPr>
                    <w:rFonts w:ascii="Calibri" w:eastAsia="Calibri" w:hAnsi="Calibri" w:cs="Calibri"/>
                  </w:rPr>
                </w:rPrChange>
              </w:rPr>
              <w:t xml:space="preserve"> Cuart.</w:t>
            </w:r>
          </w:p>
        </w:tc>
        <w:tc>
          <w:tcPr>
            <w:tcW w:w="1290"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14:paraId="2234D5E9" w14:textId="77777777" w:rsidR="00925F8D" w:rsidRPr="00883F17" w:rsidRDefault="00000000">
            <w:pPr>
              <w:spacing w:line="480" w:lineRule="auto"/>
              <w:ind w:right="-261"/>
              <w:rPr>
                <w:rFonts w:asciiTheme="minorHAnsi" w:eastAsia="Calibri" w:hAnsiTheme="minorHAnsi" w:cs="Calibri"/>
                <w:rPrChange w:id="4783" w:author="Microsoft Office User" w:date="2023-07-10T07:16:00Z">
                  <w:rPr>
                    <w:rFonts w:ascii="Calibri" w:eastAsia="Calibri" w:hAnsi="Calibri" w:cs="Calibri"/>
                  </w:rPr>
                </w:rPrChange>
              </w:rPr>
            </w:pPr>
            <w:r w:rsidRPr="00883F17">
              <w:rPr>
                <w:rFonts w:asciiTheme="minorHAnsi" w:eastAsia="Calibri" w:hAnsiTheme="minorHAnsi" w:cs="Calibri"/>
                <w:rPrChange w:id="4784" w:author="Microsoft Office User" w:date="2023-07-10T07:16:00Z">
                  <w:rPr>
                    <w:rFonts w:ascii="Calibri" w:eastAsia="Calibri" w:hAnsi="Calibri" w:cs="Calibri"/>
                  </w:rPr>
                </w:rPrChange>
              </w:rPr>
              <w:t>0.078</w:t>
            </w:r>
          </w:p>
        </w:tc>
        <w:tc>
          <w:tcPr>
            <w:tcW w:w="1440"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14:paraId="5FFEFD8C" w14:textId="77777777" w:rsidR="00925F8D" w:rsidRPr="00883F17" w:rsidRDefault="00000000">
            <w:pPr>
              <w:spacing w:line="480" w:lineRule="auto"/>
              <w:ind w:right="-261"/>
              <w:rPr>
                <w:rFonts w:asciiTheme="minorHAnsi" w:eastAsia="Calibri" w:hAnsiTheme="minorHAnsi" w:cs="Calibri"/>
                <w:rPrChange w:id="4785" w:author="Microsoft Office User" w:date="2023-07-10T07:16:00Z">
                  <w:rPr>
                    <w:rFonts w:ascii="Calibri" w:eastAsia="Calibri" w:hAnsi="Calibri" w:cs="Calibri"/>
                  </w:rPr>
                </w:rPrChange>
              </w:rPr>
            </w:pPr>
            <w:r w:rsidRPr="00883F17">
              <w:rPr>
                <w:rFonts w:asciiTheme="minorHAnsi" w:eastAsia="Calibri" w:hAnsiTheme="minorHAnsi" w:cs="Calibri"/>
                <w:rPrChange w:id="4786" w:author="Microsoft Office User" w:date="2023-07-10T07:16:00Z">
                  <w:rPr>
                    <w:rFonts w:ascii="Calibri" w:eastAsia="Calibri" w:hAnsi="Calibri" w:cs="Calibri"/>
                  </w:rPr>
                </w:rPrChange>
              </w:rPr>
              <w:t>1.6</w:t>
            </w:r>
          </w:p>
        </w:tc>
        <w:tc>
          <w:tcPr>
            <w:tcW w:w="139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14:paraId="5451D3A7" w14:textId="77777777" w:rsidR="00925F8D" w:rsidRPr="00883F17" w:rsidRDefault="00000000">
            <w:pPr>
              <w:spacing w:line="480" w:lineRule="auto"/>
              <w:ind w:right="-261"/>
              <w:rPr>
                <w:rFonts w:asciiTheme="minorHAnsi" w:eastAsia="Calibri" w:hAnsiTheme="minorHAnsi" w:cs="Calibri"/>
                <w:rPrChange w:id="4787" w:author="Microsoft Office User" w:date="2023-07-10T07:16:00Z">
                  <w:rPr>
                    <w:rFonts w:ascii="Calibri" w:eastAsia="Calibri" w:hAnsi="Calibri" w:cs="Calibri"/>
                  </w:rPr>
                </w:rPrChange>
              </w:rPr>
            </w:pPr>
            <w:r w:rsidRPr="00883F17">
              <w:rPr>
                <w:rFonts w:asciiTheme="minorHAnsi" w:eastAsia="Calibri" w:hAnsiTheme="minorHAnsi" w:cs="Calibri"/>
                <w:rPrChange w:id="4788" w:author="Microsoft Office User" w:date="2023-07-10T07:16:00Z">
                  <w:rPr>
                    <w:rFonts w:ascii="Calibri" w:eastAsia="Calibri" w:hAnsi="Calibri" w:cs="Calibri"/>
                  </w:rPr>
                </w:rPrChange>
              </w:rPr>
              <w:t>Fiber</w:t>
            </w:r>
          </w:p>
        </w:tc>
        <w:tc>
          <w:tcPr>
            <w:tcW w:w="268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14:paraId="623187CE" w14:textId="77777777" w:rsidR="00925F8D" w:rsidRPr="00883F17" w:rsidRDefault="00000000">
            <w:pPr>
              <w:spacing w:line="480" w:lineRule="auto"/>
              <w:ind w:right="-261"/>
              <w:rPr>
                <w:rFonts w:asciiTheme="minorHAnsi" w:eastAsia="Calibri" w:hAnsiTheme="minorHAnsi" w:cs="Calibri"/>
                <w:rPrChange w:id="4789" w:author="Microsoft Office User" w:date="2023-07-10T07:16:00Z">
                  <w:rPr>
                    <w:rFonts w:ascii="Calibri" w:eastAsia="Calibri" w:hAnsi="Calibri" w:cs="Calibri"/>
                  </w:rPr>
                </w:rPrChange>
              </w:rPr>
            </w:pPr>
            <w:r w:rsidRPr="00883F17">
              <w:rPr>
                <w:rFonts w:asciiTheme="minorHAnsi" w:eastAsia="Calibri" w:hAnsiTheme="minorHAnsi" w:cs="Calibri"/>
                <w:rPrChange w:id="4790" w:author="Microsoft Office User" w:date="2023-07-10T07:16:00Z">
                  <w:rPr>
                    <w:rFonts w:ascii="Calibri" w:eastAsia="Calibri" w:hAnsi="Calibri" w:cs="Calibri"/>
                  </w:rPr>
                </w:rPrChange>
              </w:rPr>
              <w:t>Semi-deciduous (~60)</w:t>
            </w:r>
          </w:p>
        </w:tc>
      </w:tr>
    </w:tbl>
    <w:p w14:paraId="5CDA9381" w14:textId="2B2D2213" w:rsidR="00925F8D" w:rsidRPr="00883F17" w:rsidRDefault="00925F8D">
      <w:pPr>
        <w:spacing w:before="180" w:after="180" w:line="480" w:lineRule="auto"/>
        <w:ind w:right="-261"/>
        <w:rPr>
          <w:rFonts w:asciiTheme="minorHAnsi" w:hAnsiTheme="minorHAnsi"/>
          <w:rPrChange w:id="4791" w:author="Microsoft Office User" w:date="2023-07-10T07:16:00Z">
            <w:rPr/>
          </w:rPrChange>
        </w:rPr>
      </w:pPr>
    </w:p>
    <w:p w14:paraId="7D80FFA0" w14:textId="0D9D62AD" w:rsidR="00E56FE4" w:rsidRPr="00883F17" w:rsidRDefault="00E56FE4">
      <w:pPr>
        <w:spacing w:before="180" w:after="180" w:line="480" w:lineRule="auto"/>
        <w:ind w:right="-261"/>
        <w:rPr>
          <w:rFonts w:asciiTheme="minorHAnsi" w:hAnsiTheme="minorHAnsi"/>
          <w:rPrChange w:id="4792" w:author="Microsoft Office User" w:date="2023-07-10T07:16:00Z">
            <w:rPr/>
          </w:rPrChange>
        </w:rPr>
      </w:pPr>
    </w:p>
    <w:p w14:paraId="69DF3514" w14:textId="77777777" w:rsidR="00E56FE4" w:rsidRPr="00883F17" w:rsidRDefault="00E56FE4">
      <w:pPr>
        <w:spacing w:before="180" w:after="180" w:line="480" w:lineRule="auto"/>
        <w:ind w:right="-261"/>
        <w:rPr>
          <w:rFonts w:asciiTheme="minorHAnsi" w:hAnsiTheme="minorHAnsi"/>
          <w:rPrChange w:id="4793" w:author="Microsoft Office User" w:date="2023-07-10T07:16:00Z">
            <w:rPr/>
          </w:rPrChange>
        </w:rPr>
      </w:pPr>
    </w:p>
    <w:p w14:paraId="4859B1F3" w14:textId="1EFC8CF7" w:rsidR="00925F8D" w:rsidRPr="00883F17" w:rsidRDefault="00E56FE4">
      <w:pPr>
        <w:spacing w:before="180" w:after="180" w:line="480" w:lineRule="auto"/>
        <w:ind w:right="-261"/>
        <w:rPr>
          <w:rFonts w:asciiTheme="minorHAnsi" w:eastAsia="Calibri" w:hAnsiTheme="minorHAnsi" w:cs="Calibri"/>
          <w:b/>
          <w:rPrChange w:id="4794" w:author="Microsoft Office User" w:date="2023-07-10T07:16:00Z">
            <w:rPr>
              <w:rFonts w:ascii="Calibri" w:eastAsia="Calibri" w:hAnsi="Calibri" w:cs="Calibri"/>
              <w:b/>
              <w:sz w:val="32"/>
              <w:szCs w:val="32"/>
            </w:rPr>
          </w:rPrChange>
        </w:rPr>
      </w:pPr>
      <w:r w:rsidRPr="00883F17">
        <w:rPr>
          <w:rFonts w:asciiTheme="minorHAnsi" w:eastAsia="Calibri" w:hAnsiTheme="minorHAnsi" w:cs="Calibri"/>
          <w:b/>
          <w:lang w:val="en-US"/>
          <w:rPrChange w:id="4795" w:author="Microsoft Office User" w:date="2023-07-10T07:16:00Z">
            <w:rPr>
              <w:rFonts w:ascii="Calibri" w:eastAsia="Calibri" w:hAnsi="Calibri" w:cs="Calibri"/>
              <w:b/>
              <w:sz w:val="32"/>
              <w:szCs w:val="32"/>
              <w:lang w:val="en-US"/>
            </w:rPr>
          </w:rPrChange>
        </w:rPr>
        <w:t>10</w:t>
      </w:r>
      <w:r w:rsidRPr="00883F17">
        <w:rPr>
          <w:rFonts w:asciiTheme="minorHAnsi" w:eastAsia="Calibri" w:hAnsiTheme="minorHAnsi" w:cs="Calibri"/>
          <w:b/>
          <w:rPrChange w:id="4796" w:author="Microsoft Office User" w:date="2023-07-10T07:16:00Z">
            <w:rPr>
              <w:rFonts w:ascii="Calibri" w:eastAsia="Calibri" w:hAnsi="Calibri" w:cs="Calibri"/>
              <w:b/>
              <w:sz w:val="32"/>
              <w:szCs w:val="32"/>
            </w:rPr>
          </w:rPrChange>
        </w:rPr>
        <w:t xml:space="preserve">. Figure Legends </w:t>
      </w:r>
    </w:p>
    <w:p w14:paraId="340C9B4F" w14:textId="77777777" w:rsidR="00925F8D" w:rsidRPr="00883F17" w:rsidRDefault="00000000">
      <w:pPr>
        <w:spacing w:after="240" w:line="480" w:lineRule="auto"/>
        <w:rPr>
          <w:rFonts w:asciiTheme="minorHAnsi" w:hAnsiTheme="minorHAnsi"/>
          <w:b/>
          <w:rPrChange w:id="4797" w:author="Microsoft Office User" w:date="2023-07-10T07:16:00Z">
            <w:rPr>
              <w:b/>
            </w:rPr>
          </w:rPrChange>
        </w:rPr>
      </w:pPr>
      <w:r w:rsidRPr="00883F17">
        <w:rPr>
          <w:rFonts w:asciiTheme="minorHAnsi" w:hAnsiTheme="minorHAnsi"/>
          <w:b/>
          <w:rPrChange w:id="4798" w:author="Microsoft Office User" w:date="2023-07-10T07:16:00Z">
            <w:rPr>
              <w:b/>
            </w:rPr>
          </w:rPrChange>
        </w:rPr>
        <w:t>Figure 1:</w:t>
      </w:r>
      <w:r w:rsidRPr="00883F17">
        <w:rPr>
          <w:rFonts w:asciiTheme="minorHAnsi" w:hAnsiTheme="minorHAnsi"/>
          <w:rPrChange w:id="4799" w:author="Microsoft Office User" w:date="2023-07-10T07:16:00Z">
            <w:rPr/>
          </w:rPrChange>
        </w:rPr>
        <w:t xml:space="preserve"> Conceptual framework that relates the differences in carbon dynamics for trees with different combinations of two functional traits: leaf habit and storage strategy of starch in the stem wood. Here we show the seasonal behavior of carbon sources - photosynthesis (red line)- and carbon sinks - growth (green), respiration (orange), and reproduction (purple) - and their interactions with NSC storage or consumption (blue line). Expected trade-offs between growth and storage are indicated by black arrows and the thickness of the line indicates the strength of the trade-off. Thus, thicker and darker lines indicate strong trade-offs, and dashed and lighter lines indicate weaker or less clear </w:t>
      </w:r>
      <w:r w:rsidRPr="00883F17">
        <w:rPr>
          <w:rFonts w:asciiTheme="minorHAnsi" w:hAnsiTheme="minorHAnsi"/>
          <w:rPrChange w:id="4800" w:author="Microsoft Office User" w:date="2023-07-10T07:16:00Z">
            <w:rPr/>
          </w:rPrChange>
        </w:rPr>
        <w:lastRenderedPageBreak/>
        <w:t xml:space="preserve">trade-offs. The seasonal patterns of photosynthesis are taken from the phenological observations of leaves reported in Fig. S2. </w:t>
      </w:r>
    </w:p>
    <w:p w14:paraId="62AEEBFB" w14:textId="77777777" w:rsidR="00925F8D" w:rsidRPr="00883F17" w:rsidRDefault="00000000">
      <w:pPr>
        <w:spacing w:line="480" w:lineRule="auto"/>
        <w:rPr>
          <w:rFonts w:asciiTheme="minorHAnsi" w:hAnsiTheme="minorHAnsi"/>
          <w:rPrChange w:id="4801" w:author="Microsoft Office User" w:date="2023-07-10T07:16:00Z">
            <w:rPr/>
          </w:rPrChange>
        </w:rPr>
      </w:pPr>
      <w:r w:rsidRPr="00883F17">
        <w:rPr>
          <w:rFonts w:asciiTheme="minorHAnsi" w:hAnsiTheme="minorHAnsi"/>
          <w:b/>
          <w:rPrChange w:id="4802" w:author="Microsoft Office User" w:date="2023-07-10T07:16:00Z">
            <w:rPr>
              <w:b/>
            </w:rPr>
          </w:rPrChange>
        </w:rPr>
        <w:t xml:space="preserve">Figure 2: </w:t>
      </w:r>
      <w:r w:rsidRPr="00883F17">
        <w:rPr>
          <w:rFonts w:asciiTheme="minorHAnsi" w:hAnsiTheme="minorHAnsi"/>
          <w:rPrChange w:id="4803" w:author="Microsoft Office User" w:date="2023-07-10T07:16:00Z">
            <w:rPr/>
          </w:rPrChange>
        </w:rPr>
        <w:t>Mean seasonal course of monthly total precipitation (mm) and relative humidity (%) during 2016-2020 (black lines). Gray areas correspond to the standard deviation. Data provided by IPAM.</w:t>
      </w:r>
    </w:p>
    <w:p w14:paraId="6B9FE48E" w14:textId="77777777" w:rsidR="00925F8D" w:rsidRPr="00883F17" w:rsidRDefault="00925F8D">
      <w:pPr>
        <w:spacing w:line="480" w:lineRule="auto"/>
        <w:rPr>
          <w:rFonts w:asciiTheme="minorHAnsi" w:hAnsiTheme="minorHAnsi"/>
          <w:i/>
          <w:rPrChange w:id="4804" w:author="Microsoft Office User" w:date="2023-07-10T07:16:00Z">
            <w:rPr>
              <w:i/>
            </w:rPr>
          </w:rPrChange>
        </w:rPr>
      </w:pPr>
    </w:p>
    <w:p w14:paraId="70101CC2" w14:textId="77777777" w:rsidR="00925F8D" w:rsidRPr="00883F17" w:rsidRDefault="00000000">
      <w:pPr>
        <w:spacing w:line="480" w:lineRule="auto"/>
        <w:rPr>
          <w:rFonts w:asciiTheme="minorHAnsi" w:hAnsiTheme="minorHAnsi"/>
          <w:rPrChange w:id="4805" w:author="Microsoft Office User" w:date="2023-07-10T07:16:00Z">
            <w:rPr/>
          </w:rPrChange>
        </w:rPr>
      </w:pPr>
      <w:r w:rsidRPr="00883F17">
        <w:rPr>
          <w:rFonts w:asciiTheme="minorHAnsi" w:hAnsiTheme="minorHAnsi"/>
          <w:b/>
          <w:rPrChange w:id="4806" w:author="Microsoft Office User" w:date="2023-07-10T07:16:00Z">
            <w:rPr>
              <w:b/>
            </w:rPr>
          </w:rPrChange>
        </w:rPr>
        <w:t>Figure 3:</w:t>
      </w:r>
      <w:r w:rsidRPr="00883F17">
        <w:rPr>
          <w:rFonts w:asciiTheme="minorHAnsi" w:hAnsiTheme="minorHAnsi"/>
          <w:rPrChange w:id="4807" w:author="Microsoft Office User" w:date="2023-07-10T07:16:00Z">
            <w:rPr/>
          </w:rPrChange>
        </w:rPr>
        <w:t xml:space="preserve"> Box-plots that show the dispersion of the starch mass measured in the wood cores from trees of each evaluated species at different times/seasons during 2019. The yellow shaded area corresponds to the dry season, while the blue shaded areas correspond to the wet season. Differences between groups are indicated by different letters (with 95% confidence) above the box-plots and show the observed seasonality of starch mass in stem wood.</w:t>
      </w:r>
    </w:p>
    <w:p w14:paraId="352C4460" w14:textId="77777777" w:rsidR="00925F8D" w:rsidRPr="00883F17" w:rsidRDefault="00925F8D">
      <w:pPr>
        <w:spacing w:line="480" w:lineRule="auto"/>
        <w:rPr>
          <w:rFonts w:asciiTheme="minorHAnsi" w:hAnsiTheme="minorHAnsi"/>
          <w:rPrChange w:id="4808" w:author="Microsoft Office User" w:date="2023-07-10T07:16:00Z">
            <w:rPr/>
          </w:rPrChange>
        </w:rPr>
      </w:pPr>
    </w:p>
    <w:p w14:paraId="7E47E120" w14:textId="77777777" w:rsidR="00925F8D" w:rsidRPr="00883F17" w:rsidRDefault="00000000">
      <w:pPr>
        <w:spacing w:line="480" w:lineRule="auto"/>
        <w:rPr>
          <w:rFonts w:asciiTheme="minorHAnsi" w:hAnsiTheme="minorHAnsi"/>
          <w:rPrChange w:id="4809" w:author="Microsoft Office User" w:date="2023-07-10T07:16:00Z">
            <w:rPr/>
          </w:rPrChange>
        </w:rPr>
      </w:pPr>
      <w:r w:rsidRPr="00883F17">
        <w:rPr>
          <w:rFonts w:asciiTheme="minorHAnsi" w:hAnsiTheme="minorHAnsi"/>
          <w:b/>
          <w:rPrChange w:id="4810" w:author="Microsoft Office User" w:date="2023-07-10T07:16:00Z">
            <w:rPr>
              <w:b/>
            </w:rPr>
          </w:rPrChange>
        </w:rPr>
        <w:t xml:space="preserve">Figure 4: </w:t>
      </w:r>
      <w:r w:rsidRPr="00883F17">
        <w:rPr>
          <w:rFonts w:asciiTheme="minorHAnsi" w:hAnsiTheme="minorHAnsi"/>
          <w:rPrChange w:id="4811" w:author="Microsoft Office User" w:date="2023-07-10T07:16:00Z">
            <w:rPr/>
          </w:rPrChange>
        </w:rPr>
        <w:t xml:space="preserve">Seasonal trend of growth rates for the three species evaluated. Solid lines show the smoothing trends, while the dispersion of the measurements is shown by box-plots. The lines inside the box-plots show the median of the distribution of the measurements. Yellow shaded areas indicate the dry season and blue shaded areas indicate the wet season. </w:t>
      </w:r>
    </w:p>
    <w:p w14:paraId="2694890E" w14:textId="77777777" w:rsidR="00925F8D" w:rsidRPr="00883F17" w:rsidRDefault="00925F8D">
      <w:pPr>
        <w:spacing w:line="480" w:lineRule="auto"/>
        <w:rPr>
          <w:rFonts w:asciiTheme="minorHAnsi" w:hAnsiTheme="minorHAnsi"/>
          <w:b/>
          <w:i/>
          <w:rPrChange w:id="4812" w:author="Microsoft Office User" w:date="2023-07-10T07:16:00Z">
            <w:rPr>
              <w:b/>
              <w:i/>
            </w:rPr>
          </w:rPrChange>
        </w:rPr>
      </w:pPr>
    </w:p>
    <w:p w14:paraId="2B5A9E73" w14:textId="77777777" w:rsidR="00925F8D" w:rsidRPr="00883F17" w:rsidRDefault="00000000">
      <w:pPr>
        <w:spacing w:line="480" w:lineRule="auto"/>
        <w:rPr>
          <w:rFonts w:asciiTheme="minorHAnsi" w:hAnsiTheme="minorHAnsi"/>
          <w:rPrChange w:id="4813" w:author="Microsoft Office User" w:date="2023-07-10T07:16:00Z">
            <w:rPr/>
          </w:rPrChange>
        </w:rPr>
      </w:pPr>
      <w:r w:rsidRPr="00883F17">
        <w:rPr>
          <w:rFonts w:asciiTheme="minorHAnsi" w:hAnsiTheme="minorHAnsi"/>
          <w:b/>
          <w:rPrChange w:id="4814" w:author="Microsoft Office User" w:date="2023-07-10T07:16:00Z">
            <w:rPr>
              <w:b/>
            </w:rPr>
          </w:rPrChange>
        </w:rPr>
        <w:t>Figure 5:</w:t>
      </w:r>
      <w:r w:rsidRPr="00883F17">
        <w:rPr>
          <w:rFonts w:asciiTheme="minorHAnsi" w:hAnsiTheme="minorHAnsi"/>
          <w:rPrChange w:id="4815" w:author="Microsoft Office User" w:date="2023-07-10T07:16:00Z">
            <w:rPr/>
          </w:rPrChange>
        </w:rPr>
        <w:t xml:space="preserve"> Box-plots showing the dispersion of the measured CO</w:t>
      </w:r>
      <w:r w:rsidRPr="00883F17">
        <w:rPr>
          <w:rFonts w:asciiTheme="minorHAnsi" w:hAnsiTheme="minorHAnsi"/>
          <w:vertAlign w:val="subscript"/>
          <w:rPrChange w:id="4816" w:author="Microsoft Office User" w:date="2023-07-10T07:16:00Z">
            <w:rPr>
              <w:vertAlign w:val="subscript"/>
            </w:rPr>
          </w:rPrChange>
        </w:rPr>
        <w:t>2</w:t>
      </w:r>
      <w:r w:rsidRPr="00883F17">
        <w:rPr>
          <w:rFonts w:asciiTheme="minorHAnsi" w:hAnsiTheme="minorHAnsi"/>
          <w:rPrChange w:id="4817" w:author="Microsoft Office User" w:date="2023-07-10T07:16:00Z">
            <w:rPr/>
          </w:rPrChange>
        </w:rPr>
        <w:t xml:space="preserve"> efflux from the stem core of the studied trees during the wet and the dry seasons of 2018, for each species. There were no significant differences between the wet and dry seasons for any species.</w:t>
      </w:r>
    </w:p>
    <w:p w14:paraId="4E7D7CBD" w14:textId="77777777" w:rsidR="00925F8D" w:rsidRPr="00883F17" w:rsidRDefault="00925F8D">
      <w:pPr>
        <w:spacing w:line="480" w:lineRule="auto"/>
        <w:rPr>
          <w:rFonts w:asciiTheme="minorHAnsi" w:hAnsiTheme="minorHAnsi"/>
          <w:b/>
          <w:i/>
          <w:rPrChange w:id="4818" w:author="Microsoft Office User" w:date="2023-07-10T07:16:00Z">
            <w:rPr>
              <w:b/>
              <w:i/>
            </w:rPr>
          </w:rPrChange>
        </w:rPr>
      </w:pPr>
    </w:p>
    <w:p w14:paraId="3F274C21" w14:textId="77777777" w:rsidR="00925F8D" w:rsidRPr="00883F17" w:rsidRDefault="00000000">
      <w:pPr>
        <w:spacing w:line="480" w:lineRule="auto"/>
        <w:rPr>
          <w:rFonts w:asciiTheme="minorHAnsi" w:hAnsiTheme="minorHAnsi"/>
          <w:i/>
          <w:rPrChange w:id="4819" w:author="Microsoft Office User" w:date="2023-07-10T07:16:00Z">
            <w:rPr>
              <w:i/>
            </w:rPr>
          </w:rPrChange>
        </w:rPr>
      </w:pPr>
      <w:r w:rsidRPr="00883F17">
        <w:rPr>
          <w:rFonts w:asciiTheme="minorHAnsi" w:hAnsiTheme="minorHAnsi"/>
          <w:b/>
          <w:rPrChange w:id="4820" w:author="Microsoft Office User" w:date="2023-07-10T07:16:00Z">
            <w:rPr>
              <w:b/>
            </w:rPr>
          </w:rPrChange>
        </w:rPr>
        <w:lastRenderedPageBreak/>
        <w:t>Figure 6:</w:t>
      </w:r>
      <w:r w:rsidRPr="00883F17">
        <w:rPr>
          <w:rFonts w:asciiTheme="minorHAnsi" w:hAnsiTheme="minorHAnsi"/>
          <w:rPrChange w:id="4821" w:author="Microsoft Office User" w:date="2023-07-10T07:16:00Z">
            <w:rPr/>
          </w:rPrChange>
        </w:rPr>
        <w:t xml:space="preserve"> Box-plots showing the dispersion of the estimated starch mass in the wood of the selected trees and its changes with respect to 4 levels of monthly precipitation and the three months average relative humidity. The continuous lines in each plot show the general trend between the groups.</w:t>
      </w:r>
    </w:p>
    <w:p w14:paraId="61A07649" w14:textId="77777777" w:rsidR="00925F8D" w:rsidRPr="00883F17" w:rsidRDefault="00925F8D">
      <w:pPr>
        <w:spacing w:line="480" w:lineRule="auto"/>
        <w:rPr>
          <w:rFonts w:asciiTheme="minorHAnsi" w:hAnsiTheme="minorHAnsi"/>
          <w:i/>
          <w:rPrChange w:id="4822" w:author="Microsoft Office User" w:date="2023-07-10T07:16:00Z">
            <w:rPr>
              <w:i/>
            </w:rPr>
          </w:rPrChange>
        </w:rPr>
      </w:pPr>
    </w:p>
    <w:p w14:paraId="63E6C8BA" w14:textId="77777777" w:rsidR="00925F8D" w:rsidRPr="00883F17" w:rsidRDefault="00000000">
      <w:pPr>
        <w:spacing w:line="480" w:lineRule="auto"/>
        <w:rPr>
          <w:rFonts w:asciiTheme="minorHAnsi" w:hAnsiTheme="minorHAnsi"/>
          <w:b/>
          <w:i/>
          <w:rPrChange w:id="4823" w:author="Microsoft Office User" w:date="2023-07-10T07:16:00Z">
            <w:rPr>
              <w:b/>
              <w:i/>
            </w:rPr>
          </w:rPrChange>
        </w:rPr>
      </w:pPr>
      <w:r w:rsidRPr="00883F17">
        <w:rPr>
          <w:rFonts w:asciiTheme="minorHAnsi" w:hAnsiTheme="minorHAnsi"/>
          <w:b/>
          <w:rPrChange w:id="4824" w:author="Microsoft Office User" w:date="2023-07-10T07:16:00Z">
            <w:rPr>
              <w:b/>
            </w:rPr>
          </w:rPrChange>
        </w:rPr>
        <w:t>Figure 7:</w:t>
      </w:r>
      <w:r w:rsidRPr="00883F17">
        <w:rPr>
          <w:rFonts w:asciiTheme="minorHAnsi" w:hAnsiTheme="minorHAnsi"/>
          <w:rPrChange w:id="4825" w:author="Microsoft Office User" w:date="2023-07-10T07:16:00Z">
            <w:rPr/>
          </w:rPrChange>
        </w:rPr>
        <w:t xml:space="preserve"> Relationship between changes in starch mass (accumulation or consumption of starch) and three-month growth in 2019 for the three species studied. The dotted line marks the 0, points on the left indicate starch consumption and those on the right indicate scratch accumulation. The dry season is indicated by shaded yellow areas, while the wet season is indicated by shaded blue areas. </w:t>
      </w:r>
    </w:p>
    <w:p w14:paraId="27AF6B3A" w14:textId="77777777" w:rsidR="00925F8D" w:rsidRPr="00883F17" w:rsidRDefault="00000000">
      <w:pPr>
        <w:spacing w:line="480" w:lineRule="auto"/>
        <w:rPr>
          <w:rFonts w:asciiTheme="minorHAnsi" w:hAnsiTheme="minorHAnsi"/>
          <w:i/>
          <w:rPrChange w:id="4826" w:author="Microsoft Office User" w:date="2023-07-10T07:16:00Z">
            <w:rPr>
              <w:i/>
            </w:rPr>
          </w:rPrChange>
        </w:rPr>
      </w:pPr>
      <w:r w:rsidRPr="00883F17">
        <w:rPr>
          <w:rFonts w:asciiTheme="minorHAnsi" w:hAnsiTheme="minorHAnsi"/>
          <w:b/>
          <w:rPrChange w:id="4827" w:author="Microsoft Office User" w:date="2023-07-10T07:16:00Z">
            <w:rPr>
              <w:b/>
            </w:rPr>
          </w:rPrChange>
        </w:rPr>
        <w:t xml:space="preserve">Figure 8: </w:t>
      </w:r>
      <w:r w:rsidRPr="00883F17">
        <w:rPr>
          <w:rFonts w:asciiTheme="minorHAnsi" w:hAnsiTheme="minorHAnsi"/>
          <w:rPrChange w:id="4828" w:author="Microsoft Office User" w:date="2023-07-10T07:16:00Z">
            <w:rPr/>
          </w:rPrChange>
        </w:rPr>
        <w:t xml:space="preserve">Relationship between annual growth and the starch content at different times of the year for each of the species studied. The yellow shaded panels correspond to the dry season, while the blue shaded panels correspond to the wet season. </w:t>
      </w:r>
      <w:r w:rsidRPr="00883F17">
        <w:rPr>
          <w:rFonts w:asciiTheme="minorHAnsi" w:hAnsiTheme="minorHAnsi"/>
          <w:i/>
          <w:rPrChange w:id="4829" w:author="Microsoft Office User" w:date="2023-07-10T07:16:00Z">
            <w:rPr>
              <w:i/>
            </w:rPr>
          </w:rPrChange>
        </w:rPr>
        <w:tab/>
      </w:r>
    </w:p>
    <w:p w14:paraId="0FB159E1" w14:textId="77777777" w:rsidR="00925F8D" w:rsidRPr="00883F17" w:rsidRDefault="00925F8D">
      <w:pPr>
        <w:spacing w:line="480" w:lineRule="auto"/>
        <w:rPr>
          <w:rFonts w:asciiTheme="minorHAnsi" w:hAnsiTheme="minorHAnsi"/>
          <w:b/>
          <w:i/>
          <w:rPrChange w:id="4830" w:author="Microsoft Office User" w:date="2023-07-10T07:16:00Z">
            <w:rPr>
              <w:b/>
              <w:i/>
            </w:rPr>
          </w:rPrChange>
        </w:rPr>
      </w:pPr>
    </w:p>
    <w:p w14:paraId="21D1BCFF" w14:textId="77777777" w:rsidR="00925F8D" w:rsidRPr="00883F17" w:rsidRDefault="00925F8D">
      <w:pPr>
        <w:spacing w:before="180" w:after="180" w:line="480" w:lineRule="auto"/>
        <w:ind w:right="-261"/>
        <w:rPr>
          <w:rFonts w:asciiTheme="minorHAnsi" w:eastAsia="Calibri" w:hAnsiTheme="minorHAnsi" w:cs="Calibri"/>
          <w:b/>
          <w:rPrChange w:id="4831" w:author="Microsoft Office User" w:date="2023-07-10T07:16:00Z">
            <w:rPr>
              <w:rFonts w:ascii="Calibri" w:eastAsia="Calibri" w:hAnsi="Calibri" w:cs="Calibri"/>
              <w:b/>
            </w:rPr>
          </w:rPrChange>
        </w:rPr>
      </w:pPr>
    </w:p>
    <w:p w14:paraId="064C3538" w14:textId="77777777" w:rsidR="00925F8D" w:rsidRPr="00883F17" w:rsidRDefault="00925F8D">
      <w:pPr>
        <w:spacing w:before="180" w:after="180" w:line="480" w:lineRule="auto"/>
        <w:ind w:right="-261"/>
        <w:rPr>
          <w:rFonts w:asciiTheme="minorHAnsi" w:hAnsiTheme="minorHAnsi"/>
          <w:rPrChange w:id="4832" w:author="Microsoft Office User" w:date="2023-07-10T07:16:00Z">
            <w:rPr/>
          </w:rPrChange>
        </w:rPr>
      </w:pPr>
    </w:p>
    <w:p w14:paraId="34A249C3" w14:textId="77777777" w:rsidR="00925F8D" w:rsidRPr="00883F17" w:rsidRDefault="00925F8D">
      <w:pPr>
        <w:pBdr>
          <w:top w:val="nil"/>
          <w:left w:val="nil"/>
          <w:bottom w:val="nil"/>
          <w:right w:val="nil"/>
          <w:between w:val="nil"/>
        </w:pBdr>
        <w:spacing w:line="480" w:lineRule="auto"/>
        <w:ind w:right="-261"/>
        <w:rPr>
          <w:rFonts w:asciiTheme="minorHAnsi" w:hAnsiTheme="minorHAnsi"/>
          <w:rPrChange w:id="4833" w:author="Microsoft Office User" w:date="2023-07-10T07:16:00Z">
            <w:rPr/>
          </w:rPrChange>
        </w:rPr>
      </w:pPr>
    </w:p>
    <w:sectPr w:rsidR="00925F8D" w:rsidRPr="00883F17" w:rsidSect="00544818">
      <w:headerReference w:type="default" r:id="rId26"/>
      <w:footerReference w:type="even" r:id="rId27"/>
      <w:footerReference w:type="default" r:id="rId28"/>
      <w:pgSz w:w="11900" w:h="16840"/>
      <w:pgMar w:top="1440" w:right="1440" w:bottom="1440" w:left="1133" w:header="360" w:footer="36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67" w:author="Microsoft Office User" w:date="2023-07-08T10:04:00Z" w:initials="MOU">
    <w:p w14:paraId="38B95F79" w14:textId="77777777" w:rsidR="007A3FD0" w:rsidRDefault="007A3FD0">
      <w:pPr>
        <w:pStyle w:val="CommentText"/>
        <w:rPr>
          <w:lang w:val="en-US"/>
        </w:rPr>
      </w:pPr>
      <w:r>
        <w:rPr>
          <w:rStyle w:val="CommentReference"/>
        </w:rPr>
        <w:annotationRef/>
      </w:r>
      <w:r>
        <w:rPr>
          <w:lang w:val="en-US"/>
        </w:rPr>
        <w:t>Leo, Divino, can you help me here?</w:t>
      </w:r>
    </w:p>
    <w:p w14:paraId="632D0D6F" w14:textId="77777777" w:rsidR="007A3FD0" w:rsidRDefault="007A3FD0">
      <w:pPr>
        <w:pStyle w:val="CommentText"/>
        <w:rPr>
          <w:lang w:val="en-US"/>
        </w:rPr>
      </w:pPr>
    </w:p>
    <w:p w14:paraId="2ADEFCA4" w14:textId="62B0CBB4" w:rsidR="007A3FD0" w:rsidRPr="007A3FD0" w:rsidRDefault="007A3FD0">
      <w:pPr>
        <w:pStyle w:val="CommentText"/>
        <w:rPr>
          <w:lang w:val="en-US"/>
        </w:rPr>
      </w:pPr>
      <w:r>
        <w:rPr>
          <w:rFonts w:ascii="Cambria" w:eastAsia="Cambria" w:hAnsi="Cambria" w:cs="Cambria"/>
          <w:lang w:val="en-US"/>
        </w:rPr>
        <w:t>Leo, Divino  can you help here?  Can you give a little bit more infor abour the species, do we have reproductive traits like seed/fruit size?</w:t>
      </w:r>
    </w:p>
  </w:comment>
  <w:comment w:id="866" w:author="Microsoft Office User" w:date="2023-06-28T14:11:00Z" w:initials="MOU">
    <w:p w14:paraId="5F04B934" w14:textId="1975B934" w:rsidR="00506F15" w:rsidRPr="00506F15" w:rsidRDefault="00506F15">
      <w:pPr>
        <w:pStyle w:val="CommentText"/>
        <w:rPr>
          <w:lang w:val="en-US"/>
        </w:rPr>
      </w:pPr>
      <w:r>
        <w:rPr>
          <w:rStyle w:val="CommentReference"/>
        </w:rPr>
        <w:annotationRef/>
      </w:r>
      <w:r>
        <w:rPr>
          <w:lang w:val="en-US"/>
        </w:rPr>
        <w:t xml:space="preserve">Estimate confidence intervals of the slope of the regression and report them here. </w:t>
      </w:r>
    </w:p>
  </w:comment>
  <w:comment w:id="1687" w:author="Microsoft Office User" w:date="2023-05-16T15:13:00Z" w:initials="MOU">
    <w:p w14:paraId="701DC971" w14:textId="0ADCC639" w:rsidR="005915BA" w:rsidRPr="005915BA" w:rsidRDefault="005915BA">
      <w:pPr>
        <w:pStyle w:val="CommentText"/>
        <w:rPr>
          <w:lang w:val="en-US"/>
        </w:rPr>
      </w:pPr>
      <w:r>
        <w:rPr>
          <w:rStyle w:val="CommentReference"/>
        </w:rPr>
        <w:annotationRef/>
      </w:r>
      <w:r>
        <w:rPr>
          <w:lang w:val="en-US"/>
        </w:rPr>
        <w:t xml:space="preserve">Refer to the comparison between the seasonal range of the starch change. </w:t>
      </w:r>
    </w:p>
  </w:comment>
  <w:comment w:id="1705" w:author="Microsoft Office User" w:date="2023-05-16T15:15:00Z" w:initials="MOU">
    <w:p w14:paraId="5C9C74DF" w14:textId="7F8338E5" w:rsidR="005915BA" w:rsidRPr="005915BA" w:rsidRDefault="005915BA">
      <w:pPr>
        <w:pStyle w:val="CommentText"/>
        <w:rPr>
          <w:lang w:val="en-US"/>
        </w:rPr>
      </w:pPr>
      <w:r>
        <w:rPr>
          <w:rStyle w:val="CommentReference"/>
        </w:rPr>
        <w:annotationRef/>
      </w:r>
      <w:r>
        <w:rPr>
          <w:lang w:val="en-US"/>
        </w:rPr>
        <w:t xml:space="preserve">Also comparison between the strength of the seasonal change. </w:t>
      </w:r>
    </w:p>
  </w:comment>
  <w:comment w:id="3373" w:author="Microsoft Office User" w:date="2023-05-12T12:09:00Z" w:initials="MOU">
    <w:p w14:paraId="5E0C1ACA" w14:textId="16583A4D" w:rsidR="00C94E73" w:rsidRPr="00C94E73" w:rsidRDefault="00C94E73">
      <w:pPr>
        <w:pStyle w:val="CommentText"/>
        <w:rPr>
          <w:lang w:val="en-US"/>
        </w:rPr>
      </w:pPr>
      <w:r>
        <w:rPr>
          <w:rStyle w:val="CommentReference"/>
        </w:rPr>
        <w:annotationRef/>
      </w:r>
      <w:r>
        <w:rPr>
          <w:lang w:val="en-US"/>
        </w:rPr>
        <w:t>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DEFCA4" w15:done="0"/>
  <w15:commentEx w15:paraId="5F04B934" w15:done="0"/>
  <w15:commentEx w15:paraId="701DC971" w15:done="0"/>
  <w15:commentEx w15:paraId="5C9C74DF" w15:done="0"/>
  <w15:commentEx w15:paraId="5E0C1A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3B31E" w16cex:dateUtc="2023-07-08T04:34:00Z"/>
  <w16cex:commentExtensible w16cex:durableId="2846BE16" w16cex:dateUtc="2023-06-28T12:11:00Z"/>
  <w16cex:commentExtensible w16cex:durableId="280E1C32" w16cex:dateUtc="2023-05-16T13:13:00Z"/>
  <w16cex:commentExtensible w16cex:durableId="280E1C79" w16cex:dateUtc="2023-05-16T13:15:00Z"/>
  <w16cex:commentExtensible w16cex:durableId="2808AAF1" w16cex:dateUtc="2023-05-12T1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DEFCA4" w16cid:durableId="2853B31E"/>
  <w16cid:commentId w16cid:paraId="5F04B934" w16cid:durableId="2846BE16"/>
  <w16cid:commentId w16cid:paraId="701DC971" w16cid:durableId="280E1C32"/>
  <w16cid:commentId w16cid:paraId="5C9C74DF" w16cid:durableId="280E1C79"/>
  <w16cid:commentId w16cid:paraId="5E0C1ACA" w16cid:durableId="2808A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0FE2B" w14:textId="77777777" w:rsidR="0067417F" w:rsidRDefault="0067417F">
      <w:r>
        <w:separator/>
      </w:r>
    </w:p>
  </w:endnote>
  <w:endnote w:type="continuationSeparator" w:id="0">
    <w:p w14:paraId="5B3BDCC8" w14:textId="77777777" w:rsidR="0067417F" w:rsidRDefault="006741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22644749"/>
      <w:docPartObj>
        <w:docPartGallery w:val="Page Numbers (Bottom of Page)"/>
        <w:docPartUnique/>
      </w:docPartObj>
    </w:sdtPr>
    <w:sdtContent>
      <w:p w14:paraId="1586017D" w14:textId="33A537DB" w:rsidR="00183FE1" w:rsidRDefault="00183FE1" w:rsidP="00941A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9C340F" w14:textId="77777777" w:rsidR="00183FE1" w:rsidRDefault="00183FE1" w:rsidP="00183F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479041"/>
      <w:docPartObj>
        <w:docPartGallery w:val="Page Numbers (Bottom of Page)"/>
        <w:docPartUnique/>
      </w:docPartObj>
    </w:sdtPr>
    <w:sdtContent>
      <w:p w14:paraId="0B333D9D" w14:textId="5AFFB447" w:rsidR="00183FE1" w:rsidRDefault="00183FE1" w:rsidP="00941A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A4F40C" w14:textId="77777777" w:rsidR="00183FE1" w:rsidRDefault="00183FE1" w:rsidP="00183FE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91134" w14:textId="77777777" w:rsidR="0067417F" w:rsidRDefault="0067417F">
      <w:r>
        <w:separator/>
      </w:r>
    </w:p>
  </w:footnote>
  <w:footnote w:type="continuationSeparator" w:id="0">
    <w:p w14:paraId="7138B939" w14:textId="77777777" w:rsidR="0067417F" w:rsidRDefault="006741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2D7A8" w14:textId="77777777" w:rsidR="00925F8D" w:rsidRDefault="00925F8D">
    <w:pPr>
      <w:spacing w:before="180" w:after="180"/>
      <w:ind w:left="5040" w:right="-26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EE3D4B"/>
    <w:multiLevelType w:val="multilevel"/>
    <w:tmpl w:val="68003A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AC2343"/>
    <w:multiLevelType w:val="multilevel"/>
    <w:tmpl w:val="000E713E"/>
    <w:lvl w:ilvl="0">
      <w:start w:val="1"/>
      <w:numFmt w:val="decimal"/>
      <w:lvlText w:val="%1."/>
      <w:lvlJc w:val="left"/>
      <w:pPr>
        <w:ind w:left="720" w:hanging="360"/>
      </w:pPr>
      <w:rPr>
        <w:rFonts w:ascii="Calibri" w:eastAsia="Calibri" w:hAnsi="Calibri" w:cs="Calibri"/>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09459236">
    <w:abstractNumId w:val="0"/>
  </w:num>
  <w:num w:numId="2" w16cid:durableId="55555513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F8D"/>
    <w:rsid w:val="000332F4"/>
    <w:rsid w:val="00054D1E"/>
    <w:rsid w:val="000810AC"/>
    <w:rsid w:val="00086675"/>
    <w:rsid w:val="00096D61"/>
    <w:rsid w:val="000C1C8D"/>
    <w:rsid w:val="000C7CB6"/>
    <w:rsid w:val="000E1979"/>
    <w:rsid w:val="00111081"/>
    <w:rsid w:val="00112E99"/>
    <w:rsid w:val="00126047"/>
    <w:rsid w:val="00134F6A"/>
    <w:rsid w:val="00156BB0"/>
    <w:rsid w:val="0017216E"/>
    <w:rsid w:val="00183FE1"/>
    <w:rsid w:val="0019477B"/>
    <w:rsid w:val="001D5359"/>
    <w:rsid w:val="002139A7"/>
    <w:rsid w:val="0027588C"/>
    <w:rsid w:val="00291904"/>
    <w:rsid w:val="002B768D"/>
    <w:rsid w:val="002D73BC"/>
    <w:rsid w:val="00325107"/>
    <w:rsid w:val="00355511"/>
    <w:rsid w:val="003B6992"/>
    <w:rsid w:val="003F0300"/>
    <w:rsid w:val="003F5493"/>
    <w:rsid w:val="00414129"/>
    <w:rsid w:val="00427138"/>
    <w:rsid w:val="0044468B"/>
    <w:rsid w:val="004475BE"/>
    <w:rsid w:val="00496B98"/>
    <w:rsid w:val="004B16A7"/>
    <w:rsid w:val="004D0632"/>
    <w:rsid w:val="004F1C4D"/>
    <w:rsid w:val="00506F15"/>
    <w:rsid w:val="005231CA"/>
    <w:rsid w:val="00537DE3"/>
    <w:rsid w:val="00544818"/>
    <w:rsid w:val="005601F7"/>
    <w:rsid w:val="005721F7"/>
    <w:rsid w:val="005915BA"/>
    <w:rsid w:val="005A3B97"/>
    <w:rsid w:val="005A6D6D"/>
    <w:rsid w:val="005C7CE4"/>
    <w:rsid w:val="005D242A"/>
    <w:rsid w:val="005F42E4"/>
    <w:rsid w:val="00603EAA"/>
    <w:rsid w:val="00630885"/>
    <w:rsid w:val="0063472D"/>
    <w:rsid w:val="00647FE5"/>
    <w:rsid w:val="00650AAD"/>
    <w:rsid w:val="00652FA3"/>
    <w:rsid w:val="0067417F"/>
    <w:rsid w:val="006A4C8D"/>
    <w:rsid w:val="006B38DF"/>
    <w:rsid w:val="006F5525"/>
    <w:rsid w:val="007124BB"/>
    <w:rsid w:val="007302C6"/>
    <w:rsid w:val="00746F3F"/>
    <w:rsid w:val="007862D7"/>
    <w:rsid w:val="007A3FD0"/>
    <w:rsid w:val="007F5DA5"/>
    <w:rsid w:val="00805E4A"/>
    <w:rsid w:val="0082719C"/>
    <w:rsid w:val="008356CF"/>
    <w:rsid w:val="00853504"/>
    <w:rsid w:val="00883F17"/>
    <w:rsid w:val="008913C4"/>
    <w:rsid w:val="0089672E"/>
    <w:rsid w:val="008D6414"/>
    <w:rsid w:val="00925F8D"/>
    <w:rsid w:val="00945F2E"/>
    <w:rsid w:val="00964260"/>
    <w:rsid w:val="00997206"/>
    <w:rsid w:val="009A0123"/>
    <w:rsid w:val="009A2D86"/>
    <w:rsid w:val="009B44A9"/>
    <w:rsid w:val="00A06401"/>
    <w:rsid w:val="00A71250"/>
    <w:rsid w:val="00A868CD"/>
    <w:rsid w:val="00A967B0"/>
    <w:rsid w:val="00AA1BA9"/>
    <w:rsid w:val="00AA1F83"/>
    <w:rsid w:val="00AA22FF"/>
    <w:rsid w:val="00AA7A10"/>
    <w:rsid w:val="00AB24F1"/>
    <w:rsid w:val="00AB79C2"/>
    <w:rsid w:val="00AC77B7"/>
    <w:rsid w:val="00AE15AA"/>
    <w:rsid w:val="00AF5CA0"/>
    <w:rsid w:val="00AF67B4"/>
    <w:rsid w:val="00B101EA"/>
    <w:rsid w:val="00BC6713"/>
    <w:rsid w:val="00BD3527"/>
    <w:rsid w:val="00C060D0"/>
    <w:rsid w:val="00C0683D"/>
    <w:rsid w:val="00C50110"/>
    <w:rsid w:val="00C663E9"/>
    <w:rsid w:val="00C66685"/>
    <w:rsid w:val="00C94E73"/>
    <w:rsid w:val="00CB267A"/>
    <w:rsid w:val="00CC17DA"/>
    <w:rsid w:val="00CD7541"/>
    <w:rsid w:val="00D01E21"/>
    <w:rsid w:val="00D048F6"/>
    <w:rsid w:val="00D161C1"/>
    <w:rsid w:val="00D26297"/>
    <w:rsid w:val="00D27B3F"/>
    <w:rsid w:val="00D47096"/>
    <w:rsid w:val="00D52DA1"/>
    <w:rsid w:val="00D60B92"/>
    <w:rsid w:val="00D72D70"/>
    <w:rsid w:val="00D732CE"/>
    <w:rsid w:val="00D75153"/>
    <w:rsid w:val="00D84BE3"/>
    <w:rsid w:val="00D93EA6"/>
    <w:rsid w:val="00DE3D17"/>
    <w:rsid w:val="00E26EDB"/>
    <w:rsid w:val="00E300E9"/>
    <w:rsid w:val="00E56FE4"/>
    <w:rsid w:val="00EA13D1"/>
    <w:rsid w:val="00EA1B7F"/>
    <w:rsid w:val="00F273A0"/>
    <w:rsid w:val="00F27B36"/>
    <w:rsid w:val="00F3331E"/>
    <w:rsid w:val="00F65C37"/>
    <w:rsid w:val="00FD0E0A"/>
    <w:rsid w:val="00FE0D2F"/>
    <w:rsid w:val="00FE6F2F"/>
    <w:rsid w:val="00FF213C"/>
    <w:rsid w:val="00FF71A6"/>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28A5C"/>
  <w15:docId w15:val="{1B22E1E4-6836-584F-A273-D20C51A9E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GB"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675"/>
    <w:pPr>
      <w:spacing w:after="0"/>
    </w:pPr>
    <w:rPr>
      <w:rFonts w:ascii="Times New Roman" w:eastAsia="Times New Roman" w:hAnsi="Times New Roman" w:cs="Times New Roman"/>
      <w:lang w:val="en-DE"/>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semiHidden/>
    <w:unhideWhenUsed/>
    <w:qFormat/>
    <w:pPr>
      <w:keepNext/>
      <w:keepLines/>
      <w:spacing w:before="20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semiHidden/>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semiHidden/>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semiHidden/>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086675"/>
    <w:pPr>
      <w:spacing w:before="100" w:beforeAutospacing="1" w:after="100" w:afterAutospacing="1"/>
    </w:pPr>
  </w:style>
  <w:style w:type="character" w:customStyle="1" w:styleId="apple-tab-span">
    <w:name w:val="apple-tab-span"/>
    <w:basedOn w:val="DefaultParagraphFont"/>
    <w:rsid w:val="00086675"/>
  </w:style>
  <w:style w:type="paragraph" w:styleId="ListParagraph">
    <w:name w:val="List Paragraph"/>
    <w:basedOn w:val="Normal"/>
    <w:uiPriority w:val="34"/>
    <w:qFormat/>
    <w:rsid w:val="004F1C4D"/>
    <w:pPr>
      <w:ind w:left="720"/>
      <w:contextualSpacing/>
    </w:pPr>
  </w:style>
  <w:style w:type="paragraph" w:styleId="Footer">
    <w:name w:val="footer"/>
    <w:basedOn w:val="Normal"/>
    <w:link w:val="FooterChar"/>
    <w:uiPriority w:val="99"/>
    <w:unhideWhenUsed/>
    <w:rsid w:val="00183FE1"/>
    <w:pPr>
      <w:tabs>
        <w:tab w:val="center" w:pos="4513"/>
        <w:tab w:val="right" w:pos="9026"/>
      </w:tabs>
    </w:pPr>
  </w:style>
  <w:style w:type="character" w:customStyle="1" w:styleId="FooterChar">
    <w:name w:val="Footer Char"/>
    <w:basedOn w:val="DefaultParagraphFont"/>
    <w:link w:val="Footer"/>
    <w:uiPriority w:val="99"/>
    <w:rsid w:val="00183FE1"/>
    <w:rPr>
      <w:rFonts w:ascii="Times New Roman" w:eastAsia="Times New Roman" w:hAnsi="Times New Roman" w:cs="Times New Roman"/>
      <w:lang w:val="en-DE"/>
    </w:rPr>
  </w:style>
  <w:style w:type="character" w:styleId="PageNumber">
    <w:name w:val="page number"/>
    <w:basedOn w:val="DefaultParagraphFont"/>
    <w:uiPriority w:val="99"/>
    <w:semiHidden/>
    <w:unhideWhenUsed/>
    <w:rsid w:val="00183FE1"/>
  </w:style>
  <w:style w:type="character" w:styleId="LineNumber">
    <w:name w:val="line number"/>
    <w:basedOn w:val="DefaultParagraphFont"/>
    <w:uiPriority w:val="99"/>
    <w:semiHidden/>
    <w:unhideWhenUsed/>
    <w:rsid w:val="00183FE1"/>
  </w:style>
  <w:style w:type="paragraph" w:styleId="Revision">
    <w:name w:val="Revision"/>
    <w:hidden/>
    <w:uiPriority w:val="99"/>
    <w:semiHidden/>
    <w:rsid w:val="000810AC"/>
    <w:pPr>
      <w:spacing w:after="0"/>
    </w:pPr>
    <w:rPr>
      <w:rFonts w:ascii="Times New Roman" w:eastAsia="Times New Roman" w:hAnsi="Times New Roman" w:cs="Times New Roman"/>
      <w:lang w:val="en-DE"/>
    </w:rPr>
  </w:style>
  <w:style w:type="character" w:styleId="CommentReference">
    <w:name w:val="annotation reference"/>
    <w:basedOn w:val="DefaultParagraphFont"/>
    <w:uiPriority w:val="99"/>
    <w:semiHidden/>
    <w:unhideWhenUsed/>
    <w:rsid w:val="00C94E73"/>
    <w:rPr>
      <w:sz w:val="16"/>
      <w:szCs w:val="16"/>
    </w:rPr>
  </w:style>
  <w:style w:type="paragraph" w:styleId="CommentText">
    <w:name w:val="annotation text"/>
    <w:basedOn w:val="Normal"/>
    <w:link w:val="CommentTextChar"/>
    <w:uiPriority w:val="99"/>
    <w:semiHidden/>
    <w:unhideWhenUsed/>
    <w:rsid w:val="00C94E73"/>
    <w:rPr>
      <w:sz w:val="20"/>
      <w:szCs w:val="20"/>
    </w:rPr>
  </w:style>
  <w:style w:type="character" w:customStyle="1" w:styleId="CommentTextChar">
    <w:name w:val="Comment Text Char"/>
    <w:basedOn w:val="DefaultParagraphFont"/>
    <w:link w:val="CommentText"/>
    <w:uiPriority w:val="99"/>
    <w:semiHidden/>
    <w:rsid w:val="00C94E73"/>
    <w:rPr>
      <w:rFonts w:ascii="Times New Roman" w:eastAsia="Times New Roman" w:hAnsi="Times New Roman" w:cs="Times New Roman"/>
      <w:sz w:val="20"/>
      <w:szCs w:val="20"/>
      <w:lang w:val="en-DE"/>
    </w:rPr>
  </w:style>
  <w:style w:type="paragraph" w:styleId="CommentSubject">
    <w:name w:val="annotation subject"/>
    <w:basedOn w:val="CommentText"/>
    <w:next w:val="CommentText"/>
    <w:link w:val="CommentSubjectChar"/>
    <w:uiPriority w:val="99"/>
    <w:semiHidden/>
    <w:unhideWhenUsed/>
    <w:rsid w:val="00C94E73"/>
    <w:rPr>
      <w:b/>
      <w:bCs/>
    </w:rPr>
  </w:style>
  <w:style w:type="character" w:customStyle="1" w:styleId="CommentSubjectChar">
    <w:name w:val="Comment Subject Char"/>
    <w:basedOn w:val="CommentTextChar"/>
    <w:link w:val="CommentSubject"/>
    <w:uiPriority w:val="99"/>
    <w:semiHidden/>
    <w:rsid w:val="00C94E73"/>
    <w:rPr>
      <w:rFonts w:ascii="Times New Roman" w:eastAsia="Times New Roman" w:hAnsi="Times New Roman" w:cs="Times New Roman"/>
      <w:b/>
      <w:bCs/>
      <w:sz w:val="20"/>
      <w:szCs w:val="20"/>
      <w:lang w:val="en-DE"/>
    </w:rPr>
  </w:style>
  <w:style w:type="character" w:styleId="PlaceholderText">
    <w:name w:val="Placeholder Text"/>
    <w:basedOn w:val="DefaultParagraphFont"/>
    <w:uiPriority w:val="99"/>
    <w:semiHidden/>
    <w:rsid w:val="003F54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668920">
      <w:bodyDiv w:val="1"/>
      <w:marLeft w:val="0"/>
      <w:marRight w:val="0"/>
      <w:marTop w:val="0"/>
      <w:marBottom w:val="0"/>
      <w:divBdr>
        <w:top w:val="none" w:sz="0" w:space="0" w:color="auto"/>
        <w:left w:val="none" w:sz="0" w:space="0" w:color="auto"/>
        <w:bottom w:val="none" w:sz="0" w:space="0" w:color="auto"/>
        <w:right w:val="none" w:sz="0" w:space="0" w:color="auto"/>
      </w:divBdr>
    </w:div>
    <w:div w:id="588319178">
      <w:bodyDiv w:val="1"/>
      <w:marLeft w:val="0"/>
      <w:marRight w:val="0"/>
      <w:marTop w:val="0"/>
      <w:marBottom w:val="0"/>
      <w:divBdr>
        <w:top w:val="none" w:sz="0" w:space="0" w:color="auto"/>
        <w:left w:val="none" w:sz="0" w:space="0" w:color="auto"/>
        <w:bottom w:val="none" w:sz="0" w:space="0" w:color="auto"/>
        <w:right w:val="none" w:sz="0" w:space="0" w:color="auto"/>
      </w:divBdr>
      <w:divsChild>
        <w:div w:id="1947039366">
          <w:marLeft w:val="-10"/>
          <w:marRight w:val="0"/>
          <w:marTop w:val="0"/>
          <w:marBottom w:val="0"/>
          <w:divBdr>
            <w:top w:val="none" w:sz="0" w:space="0" w:color="auto"/>
            <w:left w:val="none" w:sz="0" w:space="0" w:color="auto"/>
            <w:bottom w:val="none" w:sz="0" w:space="0" w:color="auto"/>
            <w:right w:val="none" w:sz="0" w:space="0" w:color="auto"/>
          </w:divBdr>
        </w:div>
      </w:divsChild>
    </w:div>
    <w:div w:id="644703194">
      <w:bodyDiv w:val="1"/>
      <w:marLeft w:val="0"/>
      <w:marRight w:val="0"/>
      <w:marTop w:val="0"/>
      <w:marBottom w:val="0"/>
      <w:divBdr>
        <w:top w:val="none" w:sz="0" w:space="0" w:color="auto"/>
        <w:left w:val="none" w:sz="0" w:space="0" w:color="auto"/>
        <w:bottom w:val="none" w:sz="0" w:space="0" w:color="auto"/>
        <w:right w:val="none" w:sz="0" w:space="0" w:color="auto"/>
      </w:divBdr>
    </w:div>
    <w:div w:id="11128191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82OEyC/fluTsMbl8PPOTyOY+ew==">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4773</TotalTime>
  <Pages>36</Pages>
  <Words>12540</Words>
  <Characters>71481</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Herrera-Ramírez; Christine Römermann; Henrik Hartmann; Susan Trumbore; Jan Muhr; Paulo Brando; Divino Silvério; Carlos A. Sierra</dc:creator>
  <cp:lastModifiedBy>Microsoft Office User</cp:lastModifiedBy>
  <cp:revision>48</cp:revision>
  <cp:lastPrinted>2023-03-31T11:18:00Z</cp:lastPrinted>
  <dcterms:created xsi:type="dcterms:W3CDTF">2023-03-31T18:03:00Z</dcterms:created>
  <dcterms:modified xsi:type="dcterms:W3CDTF">2023-07-10T03:11:00Z</dcterms:modified>
</cp:coreProperties>
</file>